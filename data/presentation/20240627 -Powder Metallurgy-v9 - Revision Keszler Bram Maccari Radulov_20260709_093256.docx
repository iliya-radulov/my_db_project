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F0B6D" w14:textId="7F2C4705" w:rsidR="00BA434A" w:rsidRPr="00037A19" w:rsidRDefault="009A66DA" w:rsidP="009A66DA">
      <w:pPr>
        <w:spacing w:after="0" w:line="360" w:lineRule="auto"/>
        <w:jc w:val="right"/>
        <w:rPr>
          <w:rFonts w:ascii="Times New Roman" w:hAnsi="Times New Roman" w:cs="Times New Roman"/>
          <w:sz w:val="24"/>
          <w:szCs w:val="24"/>
          <w:lang w:val="de-DE"/>
        </w:rPr>
      </w:pPr>
      <w:r w:rsidRPr="00037A19">
        <w:rPr>
          <w:rFonts w:ascii="Times New Roman" w:hAnsi="Times New Roman" w:cs="Times New Roman"/>
          <w:sz w:val="24"/>
          <w:szCs w:val="24"/>
          <w:lang w:val="de-DE"/>
        </w:rPr>
        <w:t>Keszler, 03.05.2024</w:t>
      </w:r>
    </w:p>
    <w:p w14:paraId="319C62F3" w14:textId="25676306" w:rsidR="009A66DA" w:rsidRPr="00037A19" w:rsidRDefault="009A66DA" w:rsidP="009A66DA">
      <w:pPr>
        <w:spacing w:after="0" w:line="360" w:lineRule="auto"/>
        <w:jc w:val="right"/>
        <w:rPr>
          <w:rFonts w:ascii="Times New Roman" w:hAnsi="Times New Roman" w:cs="Times New Roman"/>
          <w:sz w:val="24"/>
          <w:szCs w:val="24"/>
          <w:lang w:val="de-DE"/>
        </w:rPr>
      </w:pPr>
      <w:r w:rsidRPr="00037A19">
        <w:rPr>
          <w:rFonts w:ascii="Times New Roman" w:hAnsi="Times New Roman" w:cs="Times New Roman"/>
          <w:sz w:val="24"/>
          <w:szCs w:val="24"/>
          <w:lang w:val="de-DE"/>
        </w:rPr>
        <w:t xml:space="preserve">Bram, </w:t>
      </w:r>
      <w:r w:rsidR="00E0675A" w:rsidRPr="00037A19">
        <w:rPr>
          <w:rFonts w:ascii="Times New Roman" w:hAnsi="Times New Roman" w:cs="Times New Roman"/>
          <w:sz w:val="24"/>
          <w:szCs w:val="24"/>
          <w:lang w:val="de-DE"/>
        </w:rPr>
        <w:t>2</w:t>
      </w:r>
      <w:r w:rsidR="00E63EC8" w:rsidRPr="00037A19">
        <w:rPr>
          <w:rFonts w:ascii="Times New Roman" w:hAnsi="Times New Roman" w:cs="Times New Roman"/>
          <w:sz w:val="24"/>
          <w:szCs w:val="24"/>
          <w:lang w:val="de-DE"/>
        </w:rPr>
        <w:t>3</w:t>
      </w:r>
      <w:r w:rsidRPr="00037A19">
        <w:rPr>
          <w:rFonts w:ascii="Times New Roman" w:hAnsi="Times New Roman" w:cs="Times New Roman"/>
          <w:sz w:val="24"/>
          <w:szCs w:val="24"/>
          <w:lang w:val="de-DE"/>
        </w:rPr>
        <w:t>.05.2024</w:t>
      </w:r>
    </w:p>
    <w:p w14:paraId="0A4E9827" w14:textId="06AAD8E0" w:rsidR="00B95EA7" w:rsidRPr="00037A19" w:rsidRDefault="00B95EA7" w:rsidP="009A66DA">
      <w:pPr>
        <w:spacing w:after="0" w:line="360" w:lineRule="auto"/>
        <w:jc w:val="right"/>
        <w:rPr>
          <w:rFonts w:ascii="Times New Roman" w:hAnsi="Times New Roman" w:cs="Times New Roman"/>
          <w:sz w:val="24"/>
          <w:szCs w:val="24"/>
          <w:lang w:val="de-DE"/>
        </w:rPr>
      </w:pPr>
      <w:r w:rsidRPr="00037A19">
        <w:rPr>
          <w:rFonts w:ascii="Times New Roman" w:hAnsi="Times New Roman" w:cs="Times New Roman"/>
          <w:sz w:val="24"/>
          <w:szCs w:val="24"/>
          <w:lang w:val="de-DE"/>
        </w:rPr>
        <w:t>Bram, Keszler 04.06.2024</w:t>
      </w:r>
    </w:p>
    <w:p w14:paraId="634EBDE6" w14:textId="2F695D71" w:rsidR="00F7068D" w:rsidRPr="00037A19" w:rsidRDefault="00F7068D" w:rsidP="009A66DA">
      <w:pPr>
        <w:spacing w:after="0" w:line="360" w:lineRule="auto"/>
        <w:jc w:val="right"/>
        <w:rPr>
          <w:rFonts w:ascii="Times New Roman" w:hAnsi="Times New Roman" w:cs="Times New Roman"/>
          <w:sz w:val="24"/>
          <w:szCs w:val="24"/>
          <w:lang w:val="de-DE"/>
        </w:rPr>
      </w:pPr>
      <w:r w:rsidRPr="00037A19">
        <w:rPr>
          <w:rFonts w:ascii="Times New Roman" w:hAnsi="Times New Roman" w:cs="Times New Roman"/>
          <w:sz w:val="24"/>
          <w:szCs w:val="24"/>
          <w:lang w:val="de-DE"/>
        </w:rPr>
        <w:t>Maccari, 10.06.2024</w:t>
      </w:r>
    </w:p>
    <w:p w14:paraId="77A76523" w14:textId="783276C3" w:rsidR="00AB5C93" w:rsidRDefault="00AB5C93" w:rsidP="009A66DA">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Radulov 20.06.2024</w:t>
      </w:r>
    </w:p>
    <w:p w14:paraId="652BC10F" w14:textId="70EEB910" w:rsidR="00AB5C93" w:rsidRDefault="00AB5C93" w:rsidP="009A66DA">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Bram, </w:t>
      </w:r>
      <w:r w:rsidR="002471D6">
        <w:rPr>
          <w:rFonts w:ascii="Times New Roman" w:hAnsi="Times New Roman" w:cs="Times New Roman"/>
          <w:sz w:val="24"/>
          <w:szCs w:val="24"/>
        </w:rPr>
        <w:t>27</w:t>
      </w:r>
      <w:r>
        <w:rPr>
          <w:rFonts w:ascii="Times New Roman" w:hAnsi="Times New Roman" w:cs="Times New Roman"/>
          <w:sz w:val="24"/>
          <w:szCs w:val="24"/>
        </w:rPr>
        <w:t>.06.2024</w:t>
      </w:r>
    </w:p>
    <w:p w14:paraId="56936C51" w14:textId="70AF3E95" w:rsidR="009A66DA" w:rsidRDefault="009A66DA" w:rsidP="009A66DA">
      <w:pPr>
        <w:spacing w:after="0" w:line="360" w:lineRule="auto"/>
        <w:rPr>
          <w:rFonts w:ascii="Times New Roman" w:hAnsi="Times New Roman" w:cs="Times New Roman"/>
          <w:sz w:val="24"/>
          <w:szCs w:val="24"/>
        </w:rPr>
      </w:pPr>
    </w:p>
    <w:p w14:paraId="0E00CE32" w14:textId="106246B7" w:rsidR="009A66DA" w:rsidRDefault="00AB5C93" w:rsidP="009A66DA">
      <w:pPr>
        <w:spacing w:after="0" w:line="360" w:lineRule="auto"/>
        <w:rPr>
          <w:rFonts w:ascii="Times New Roman" w:hAnsi="Times New Roman" w:cs="Times New Roman"/>
          <w:sz w:val="24"/>
          <w:szCs w:val="24"/>
        </w:rPr>
      </w:pPr>
      <w:r>
        <w:rPr>
          <w:rFonts w:ascii="Times New Roman" w:hAnsi="Times New Roman" w:cs="Times New Roman"/>
          <w:sz w:val="24"/>
          <w:szCs w:val="24"/>
        </w:rPr>
        <w:t>Re-submission</w:t>
      </w:r>
      <w:r w:rsidR="009A66DA">
        <w:rPr>
          <w:rFonts w:ascii="Times New Roman" w:hAnsi="Times New Roman" w:cs="Times New Roman"/>
          <w:sz w:val="24"/>
          <w:szCs w:val="24"/>
        </w:rPr>
        <w:t xml:space="preserve"> of manuscript PMG-24-0005</w:t>
      </w:r>
    </w:p>
    <w:p w14:paraId="38EB88C0" w14:textId="43031851" w:rsidR="009A66DA" w:rsidRPr="00F7068D" w:rsidRDefault="009A66DA" w:rsidP="00603BCA">
      <w:pPr>
        <w:spacing w:after="0" w:line="360" w:lineRule="auto"/>
        <w:jc w:val="both"/>
        <w:rPr>
          <w:rFonts w:ascii="Times New Roman" w:hAnsi="Times New Roman" w:cs="Times New Roman"/>
          <w:b/>
          <w:bCs/>
          <w:sz w:val="24"/>
          <w:szCs w:val="24"/>
        </w:rPr>
      </w:pPr>
      <w:bookmarkStart w:id="0" w:name="_Hlk170136298"/>
      <w:r w:rsidRPr="00F7068D">
        <w:rPr>
          <w:rFonts w:ascii="Times New Roman" w:hAnsi="Times New Roman" w:cs="Times New Roman"/>
          <w:b/>
          <w:bCs/>
          <w:sz w:val="24"/>
          <w:szCs w:val="24"/>
        </w:rPr>
        <w:t>Field assisted sintering and spark plasma texturing of Nd-Fe-B magnets with anisotropic magnetic properties</w:t>
      </w:r>
    </w:p>
    <w:bookmarkEnd w:id="0"/>
    <w:p w14:paraId="653041BA" w14:textId="77777777" w:rsidR="009A66DA" w:rsidRDefault="009A66DA" w:rsidP="009A66DA">
      <w:pPr>
        <w:spacing w:after="0" w:line="360" w:lineRule="auto"/>
        <w:rPr>
          <w:rFonts w:ascii="Times New Roman" w:hAnsi="Times New Roman" w:cs="Times New Roman"/>
          <w:sz w:val="24"/>
          <w:szCs w:val="24"/>
          <w:lang w:val="en-US"/>
        </w:rPr>
      </w:pPr>
    </w:p>
    <w:p w14:paraId="598B2824" w14:textId="12DE2F64" w:rsidR="009A66DA" w:rsidRPr="00C513C8" w:rsidRDefault="009A66DA" w:rsidP="009A66DA">
      <w:pPr>
        <w:spacing w:after="0" w:line="360" w:lineRule="auto"/>
        <w:rPr>
          <w:rFonts w:ascii="Times New Roman" w:hAnsi="Times New Roman" w:cs="Times New Roman"/>
          <w:sz w:val="24"/>
          <w:szCs w:val="24"/>
          <w:lang w:val="de-DE"/>
        </w:rPr>
      </w:pPr>
      <w:bookmarkStart w:id="1" w:name="_Hlk170136342"/>
      <w:r w:rsidRPr="00C513C8">
        <w:rPr>
          <w:rFonts w:ascii="Times New Roman" w:hAnsi="Times New Roman" w:cs="Times New Roman"/>
          <w:sz w:val="24"/>
          <w:szCs w:val="24"/>
          <w:lang w:val="de-DE"/>
        </w:rPr>
        <w:t>M. Keszler</w:t>
      </w:r>
      <w:r w:rsidRPr="00C513C8">
        <w:rPr>
          <w:rFonts w:ascii="Times New Roman" w:hAnsi="Times New Roman" w:cs="Times New Roman"/>
          <w:sz w:val="24"/>
          <w:szCs w:val="24"/>
          <w:vertAlign w:val="superscript"/>
          <w:lang w:val="de-DE"/>
        </w:rPr>
        <w:t>1</w:t>
      </w:r>
      <w:r w:rsidRPr="00C513C8">
        <w:rPr>
          <w:rFonts w:ascii="Times New Roman" w:hAnsi="Times New Roman" w:cs="Times New Roman"/>
          <w:sz w:val="24"/>
          <w:szCs w:val="24"/>
          <w:lang w:val="de-DE"/>
        </w:rPr>
        <w:t>, I. Radulov</w:t>
      </w:r>
      <w:r w:rsidRPr="00C513C8">
        <w:rPr>
          <w:rFonts w:ascii="Times New Roman" w:hAnsi="Times New Roman" w:cs="Times New Roman"/>
          <w:sz w:val="24"/>
          <w:szCs w:val="24"/>
          <w:vertAlign w:val="superscript"/>
          <w:lang w:val="de-DE"/>
        </w:rPr>
        <w:t>2</w:t>
      </w:r>
      <w:r w:rsidRPr="00C513C8">
        <w:rPr>
          <w:rFonts w:ascii="Times New Roman" w:hAnsi="Times New Roman" w:cs="Times New Roman"/>
          <w:sz w:val="24"/>
          <w:szCs w:val="24"/>
          <w:lang w:val="de-DE"/>
        </w:rPr>
        <w:t>, F. Maccari</w:t>
      </w:r>
      <w:r w:rsidRPr="00C513C8">
        <w:rPr>
          <w:rFonts w:ascii="Times New Roman" w:hAnsi="Times New Roman" w:cs="Times New Roman"/>
          <w:sz w:val="24"/>
          <w:szCs w:val="24"/>
          <w:vertAlign w:val="superscript"/>
          <w:lang w:val="de-DE"/>
        </w:rPr>
        <w:t>3</w:t>
      </w:r>
      <w:r w:rsidRPr="00C513C8">
        <w:rPr>
          <w:rFonts w:ascii="Times New Roman" w:hAnsi="Times New Roman" w:cs="Times New Roman"/>
          <w:sz w:val="24"/>
          <w:szCs w:val="24"/>
          <w:lang w:val="de-DE"/>
        </w:rPr>
        <w:t>, T. Mutuk</w:t>
      </w:r>
      <w:r w:rsidRPr="00C513C8">
        <w:rPr>
          <w:rFonts w:ascii="Times New Roman" w:hAnsi="Times New Roman" w:cs="Times New Roman"/>
          <w:sz w:val="24"/>
          <w:szCs w:val="24"/>
          <w:vertAlign w:val="superscript"/>
          <w:lang w:val="de-DE"/>
        </w:rPr>
        <w:t>1,4</w:t>
      </w:r>
      <w:r w:rsidRPr="00C513C8">
        <w:rPr>
          <w:rFonts w:ascii="Times New Roman" w:hAnsi="Times New Roman" w:cs="Times New Roman"/>
          <w:sz w:val="24"/>
          <w:szCs w:val="24"/>
          <w:lang w:val="de-DE"/>
        </w:rPr>
        <w:t>, M. Krengel</w:t>
      </w:r>
      <w:r w:rsidRPr="00C513C8">
        <w:rPr>
          <w:rFonts w:ascii="Times New Roman" w:hAnsi="Times New Roman" w:cs="Times New Roman"/>
          <w:sz w:val="24"/>
          <w:szCs w:val="24"/>
          <w:vertAlign w:val="superscript"/>
          <w:lang w:val="de-DE"/>
        </w:rPr>
        <w:t>5</w:t>
      </w:r>
      <w:r w:rsidRPr="00C513C8">
        <w:rPr>
          <w:rFonts w:ascii="Times New Roman" w:hAnsi="Times New Roman" w:cs="Times New Roman"/>
          <w:sz w:val="24"/>
          <w:szCs w:val="24"/>
          <w:lang w:val="de-DE"/>
        </w:rPr>
        <w:t>, O. Guillon</w:t>
      </w:r>
      <w:r w:rsidRPr="00C513C8">
        <w:rPr>
          <w:rFonts w:ascii="Times New Roman" w:hAnsi="Times New Roman" w:cs="Times New Roman"/>
          <w:sz w:val="24"/>
          <w:szCs w:val="24"/>
          <w:vertAlign w:val="superscript"/>
          <w:lang w:val="de-DE"/>
        </w:rPr>
        <w:t>1,6</w:t>
      </w:r>
      <w:r w:rsidRPr="00C513C8">
        <w:rPr>
          <w:rFonts w:ascii="Times New Roman" w:hAnsi="Times New Roman" w:cs="Times New Roman"/>
          <w:sz w:val="24"/>
          <w:szCs w:val="24"/>
          <w:lang w:val="de-DE"/>
        </w:rPr>
        <w:t>, O. Gutfleisch</w:t>
      </w:r>
      <w:r w:rsidRPr="00C513C8">
        <w:rPr>
          <w:rFonts w:ascii="Times New Roman" w:hAnsi="Times New Roman" w:cs="Times New Roman"/>
          <w:sz w:val="24"/>
          <w:szCs w:val="24"/>
          <w:vertAlign w:val="superscript"/>
          <w:lang w:val="de-DE"/>
        </w:rPr>
        <w:t>3</w:t>
      </w:r>
      <w:r w:rsidRPr="00C513C8">
        <w:rPr>
          <w:rFonts w:ascii="Times New Roman" w:hAnsi="Times New Roman" w:cs="Times New Roman"/>
          <w:sz w:val="24"/>
          <w:szCs w:val="24"/>
          <w:lang w:val="de-DE"/>
        </w:rPr>
        <w:t>, M. Bram</w:t>
      </w:r>
      <w:r w:rsidRPr="00C513C8">
        <w:rPr>
          <w:rFonts w:ascii="Times New Roman" w:hAnsi="Times New Roman" w:cs="Times New Roman"/>
          <w:sz w:val="24"/>
          <w:szCs w:val="24"/>
          <w:vertAlign w:val="superscript"/>
          <w:lang w:val="de-DE"/>
        </w:rPr>
        <w:t>1,7</w:t>
      </w:r>
    </w:p>
    <w:bookmarkEnd w:id="1"/>
    <w:p w14:paraId="1876F236" w14:textId="2636D0AB" w:rsidR="009A66DA" w:rsidRPr="00C513C8" w:rsidRDefault="009A66DA" w:rsidP="009A66DA">
      <w:pPr>
        <w:spacing w:after="0" w:line="360" w:lineRule="auto"/>
        <w:rPr>
          <w:rFonts w:ascii="Times New Roman" w:hAnsi="Times New Roman" w:cs="Times New Roman"/>
          <w:sz w:val="24"/>
          <w:szCs w:val="24"/>
          <w:lang w:val="de-DE"/>
        </w:rPr>
      </w:pPr>
    </w:p>
    <w:p w14:paraId="1F9B4B1D"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1) </w:t>
      </w:r>
      <w:proofErr w:type="spellStart"/>
      <w:r w:rsidRPr="00E92F9F">
        <w:rPr>
          <w:rFonts w:ascii="Times New Roman" w:hAnsi="Times New Roman" w:cs="Times New Roman"/>
          <w:sz w:val="24"/>
          <w:szCs w:val="24"/>
          <w:lang w:val="en-US"/>
        </w:rPr>
        <w:t>Forschungszentrum</w:t>
      </w:r>
      <w:proofErr w:type="spellEnd"/>
      <w:r w:rsidRPr="00E92F9F">
        <w:rPr>
          <w:rFonts w:ascii="Times New Roman" w:hAnsi="Times New Roman" w:cs="Times New Roman"/>
          <w:sz w:val="24"/>
          <w:szCs w:val="24"/>
          <w:lang w:val="en-US"/>
        </w:rPr>
        <w:t xml:space="preserve"> </w:t>
      </w:r>
      <w:proofErr w:type="spellStart"/>
      <w:r w:rsidRPr="00E92F9F">
        <w:rPr>
          <w:rFonts w:ascii="Times New Roman" w:hAnsi="Times New Roman" w:cs="Times New Roman"/>
          <w:sz w:val="24"/>
          <w:szCs w:val="24"/>
          <w:lang w:val="en-US"/>
        </w:rPr>
        <w:t>Jülich</w:t>
      </w:r>
      <w:proofErr w:type="spellEnd"/>
      <w:r w:rsidRPr="00E92F9F">
        <w:rPr>
          <w:rFonts w:ascii="Times New Roman" w:hAnsi="Times New Roman" w:cs="Times New Roman"/>
          <w:sz w:val="24"/>
          <w:szCs w:val="24"/>
          <w:lang w:val="en-US"/>
        </w:rPr>
        <w:t xml:space="preserve">, Institute of Energy and Climate Research, IEK-1: Materials Synthesis and Processing, 52425 </w:t>
      </w:r>
      <w:proofErr w:type="spellStart"/>
      <w:r w:rsidRPr="00E92F9F">
        <w:rPr>
          <w:rFonts w:ascii="Times New Roman" w:hAnsi="Times New Roman" w:cs="Times New Roman"/>
          <w:sz w:val="24"/>
          <w:szCs w:val="24"/>
          <w:lang w:val="en-US"/>
        </w:rPr>
        <w:t>Jülich</w:t>
      </w:r>
      <w:proofErr w:type="spellEnd"/>
      <w:r w:rsidRPr="00E92F9F">
        <w:rPr>
          <w:rFonts w:ascii="Times New Roman" w:hAnsi="Times New Roman" w:cs="Times New Roman"/>
          <w:sz w:val="24"/>
          <w:szCs w:val="24"/>
          <w:lang w:val="en-US"/>
        </w:rPr>
        <w:t>, Germany.</w:t>
      </w:r>
    </w:p>
    <w:p w14:paraId="239D54C1"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2) Fraunhofer Research Institution for Materials Recycling and Resource Strategies IWKS, 63457 Hanau, Germany.</w:t>
      </w:r>
    </w:p>
    <w:p w14:paraId="65C932F3"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3) Technical University of Darmstadt, Institute for Materials Science, Functional Materials, 64287 Darmstadt, Germany.</w:t>
      </w:r>
    </w:p>
    <w:p w14:paraId="72B46F03"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4) </w:t>
      </w:r>
      <w:proofErr w:type="spellStart"/>
      <w:r w:rsidRPr="00E92F9F">
        <w:rPr>
          <w:rFonts w:ascii="Times New Roman" w:hAnsi="Times New Roman" w:cs="Times New Roman"/>
          <w:sz w:val="24"/>
          <w:szCs w:val="24"/>
          <w:lang w:val="en-US"/>
        </w:rPr>
        <w:t>Ondokuz</w:t>
      </w:r>
      <w:proofErr w:type="spellEnd"/>
      <w:r w:rsidRPr="00E92F9F">
        <w:rPr>
          <w:rFonts w:ascii="Times New Roman" w:hAnsi="Times New Roman" w:cs="Times New Roman"/>
          <w:sz w:val="24"/>
          <w:szCs w:val="24"/>
          <w:lang w:val="en-US"/>
        </w:rPr>
        <w:t xml:space="preserve"> </w:t>
      </w:r>
      <w:proofErr w:type="spellStart"/>
      <w:r w:rsidRPr="00E92F9F">
        <w:rPr>
          <w:rFonts w:ascii="Times New Roman" w:hAnsi="Times New Roman" w:cs="Times New Roman"/>
          <w:sz w:val="24"/>
          <w:szCs w:val="24"/>
          <w:lang w:val="en-US"/>
        </w:rPr>
        <w:t>Mayis</w:t>
      </w:r>
      <w:proofErr w:type="spellEnd"/>
      <w:r w:rsidRPr="00E92F9F">
        <w:rPr>
          <w:rFonts w:ascii="Times New Roman" w:hAnsi="Times New Roman" w:cs="Times New Roman"/>
          <w:sz w:val="24"/>
          <w:szCs w:val="24"/>
          <w:lang w:val="en-US"/>
        </w:rPr>
        <w:t xml:space="preserve"> University, Department of Metallurgical and Material Engineering, 55139, </w:t>
      </w:r>
      <w:proofErr w:type="spellStart"/>
      <w:r w:rsidRPr="00E92F9F">
        <w:rPr>
          <w:rFonts w:ascii="Times New Roman" w:hAnsi="Times New Roman" w:cs="Times New Roman"/>
          <w:sz w:val="24"/>
          <w:szCs w:val="24"/>
          <w:lang w:val="en-US"/>
        </w:rPr>
        <w:t>Atakum</w:t>
      </w:r>
      <w:proofErr w:type="spellEnd"/>
      <w:r w:rsidRPr="00E92F9F">
        <w:rPr>
          <w:rFonts w:ascii="Times New Roman" w:hAnsi="Times New Roman" w:cs="Times New Roman"/>
          <w:sz w:val="24"/>
          <w:szCs w:val="24"/>
          <w:lang w:val="en-US"/>
        </w:rPr>
        <w:t>, Samsun, Turkey.</w:t>
      </w:r>
    </w:p>
    <w:p w14:paraId="0F13C506"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5) M. </w:t>
      </w:r>
      <w:proofErr w:type="spellStart"/>
      <w:r w:rsidRPr="00E92F9F">
        <w:rPr>
          <w:rFonts w:ascii="Times New Roman" w:hAnsi="Times New Roman" w:cs="Times New Roman"/>
          <w:sz w:val="24"/>
          <w:szCs w:val="24"/>
          <w:lang w:val="en-US"/>
        </w:rPr>
        <w:t>Krengel</w:t>
      </w:r>
      <w:proofErr w:type="spellEnd"/>
      <w:r w:rsidRPr="00E92F9F">
        <w:rPr>
          <w:rFonts w:ascii="Times New Roman" w:hAnsi="Times New Roman" w:cs="Times New Roman"/>
          <w:sz w:val="24"/>
          <w:szCs w:val="24"/>
          <w:lang w:val="en-US"/>
        </w:rPr>
        <w:t xml:space="preserve">, </w:t>
      </w:r>
      <w:proofErr w:type="spellStart"/>
      <w:r w:rsidRPr="00E92F9F">
        <w:rPr>
          <w:rFonts w:ascii="Times New Roman" w:hAnsi="Times New Roman" w:cs="Times New Roman"/>
          <w:sz w:val="24"/>
          <w:szCs w:val="24"/>
          <w:lang w:val="en-US"/>
        </w:rPr>
        <w:t>Wilo</w:t>
      </w:r>
      <w:proofErr w:type="spellEnd"/>
      <w:r w:rsidRPr="00E92F9F">
        <w:rPr>
          <w:rFonts w:ascii="Times New Roman" w:hAnsi="Times New Roman" w:cs="Times New Roman"/>
          <w:sz w:val="24"/>
          <w:szCs w:val="24"/>
          <w:lang w:val="en-US"/>
        </w:rPr>
        <w:t xml:space="preserve"> SE, </w:t>
      </w:r>
      <w:proofErr w:type="spellStart"/>
      <w:r w:rsidRPr="00E92F9F">
        <w:rPr>
          <w:rFonts w:ascii="Times New Roman" w:hAnsi="Times New Roman" w:cs="Times New Roman"/>
          <w:sz w:val="24"/>
          <w:szCs w:val="24"/>
          <w:lang w:val="en-US"/>
        </w:rPr>
        <w:t>Magnetprototyping</w:t>
      </w:r>
      <w:proofErr w:type="spellEnd"/>
      <w:r w:rsidRPr="00E92F9F">
        <w:rPr>
          <w:rFonts w:ascii="Times New Roman" w:hAnsi="Times New Roman" w:cs="Times New Roman"/>
          <w:sz w:val="24"/>
          <w:szCs w:val="24"/>
          <w:lang w:val="en-US"/>
        </w:rPr>
        <w:t xml:space="preserve"> &amp; Development Magnetic Materials, 44263 Dortmund, Germany.</w:t>
      </w:r>
    </w:p>
    <w:p w14:paraId="047A1F45"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6) </w:t>
      </w:r>
      <w:proofErr w:type="spellStart"/>
      <w:r w:rsidRPr="00E92F9F">
        <w:rPr>
          <w:rFonts w:ascii="Times New Roman" w:hAnsi="Times New Roman" w:cs="Times New Roman"/>
          <w:sz w:val="24"/>
          <w:szCs w:val="24"/>
          <w:lang w:val="en-US"/>
        </w:rPr>
        <w:t>Jülich</w:t>
      </w:r>
      <w:proofErr w:type="spellEnd"/>
      <w:r w:rsidRPr="00E92F9F">
        <w:rPr>
          <w:rFonts w:ascii="Times New Roman" w:hAnsi="Times New Roman" w:cs="Times New Roman"/>
          <w:sz w:val="24"/>
          <w:szCs w:val="24"/>
          <w:lang w:val="en-US"/>
        </w:rPr>
        <w:t xml:space="preserve"> Aachen Research Alliance, JARA-FIT, 52425 </w:t>
      </w:r>
      <w:proofErr w:type="spellStart"/>
      <w:r w:rsidRPr="00E92F9F">
        <w:rPr>
          <w:rFonts w:ascii="Times New Roman" w:hAnsi="Times New Roman" w:cs="Times New Roman"/>
          <w:sz w:val="24"/>
          <w:szCs w:val="24"/>
          <w:lang w:val="en-US"/>
        </w:rPr>
        <w:t>Jülich</w:t>
      </w:r>
      <w:proofErr w:type="spellEnd"/>
      <w:r w:rsidRPr="00E92F9F">
        <w:rPr>
          <w:rFonts w:ascii="Times New Roman" w:hAnsi="Times New Roman" w:cs="Times New Roman"/>
          <w:sz w:val="24"/>
          <w:szCs w:val="24"/>
          <w:lang w:val="en-US"/>
        </w:rPr>
        <w:t>, Germany.</w:t>
      </w:r>
    </w:p>
    <w:p w14:paraId="5C0E545C"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7) Ruhr University Bochum, Institute for Materials, 44801 Bochum, Germany.</w:t>
      </w:r>
    </w:p>
    <w:p w14:paraId="1FEFFBCD" w14:textId="2CC73367" w:rsidR="009A66DA" w:rsidRDefault="009A66DA" w:rsidP="009A66DA">
      <w:pPr>
        <w:spacing w:after="0" w:line="360" w:lineRule="auto"/>
        <w:rPr>
          <w:rFonts w:ascii="Times New Roman" w:hAnsi="Times New Roman" w:cs="Times New Roman"/>
          <w:sz w:val="24"/>
          <w:szCs w:val="24"/>
          <w:lang w:val="en-US"/>
        </w:rPr>
      </w:pPr>
    </w:p>
    <w:p w14:paraId="710BB20F" w14:textId="10051E3F" w:rsidR="009A66DA" w:rsidRPr="009A66DA" w:rsidRDefault="009A66DA" w:rsidP="009A66DA">
      <w:pPr>
        <w:spacing w:after="0" w:line="360" w:lineRule="auto"/>
        <w:rPr>
          <w:rFonts w:ascii="Times New Roman" w:hAnsi="Times New Roman" w:cs="Times New Roman"/>
          <w:b/>
          <w:bCs/>
          <w:sz w:val="24"/>
          <w:szCs w:val="24"/>
          <w:lang w:val="en-US"/>
        </w:rPr>
      </w:pPr>
      <w:r w:rsidRPr="009A66DA">
        <w:rPr>
          <w:rFonts w:ascii="Times New Roman" w:hAnsi="Times New Roman" w:cs="Times New Roman"/>
          <w:b/>
          <w:bCs/>
          <w:sz w:val="24"/>
          <w:szCs w:val="24"/>
          <w:lang w:val="en-US"/>
        </w:rPr>
        <w:t>Abstract</w:t>
      </w:r>
    </w:p>
    <w:p w14:paraId="2F6618C0" w14:textId="49808A88" w:rsidR="009A66DA" w:rsidRDefault="009A66DA" w:rsidP="009A66DA">
      <w:pPr>
        <w:spacing w:after="0" w:line="360" w:lineRule="auto"/>
        <w:jc w:val="both"/>
        <w:rPr>
          <w:rFonts w:ascii="Times New Roman" w:hAnsi="Times New Roman" w:cs="Times New Roman"/>
          <w:sz w:val="24"/>
          <w:szCs w:val="24"/>
          <w:lang w:val="en-US"/>
        </w:rPr>
      </w:pPr>
      <w:r w:rsidRPr="00F7068D">
        <w:rPr>
          <w:rFonts w:ascii="Times New Roman" w:hAnsi="Times New Roman" w:cs="Times New Roman"/>
          <w:sz w:val="24"/>
          <w:szCs w:val="24"/>
          <w:lang w:val="en-US"/>
        </w:rPr>
        <w:t xml:space="preserve">Field assisted sintering technologies like spark plasma sintering (FAST/SPS) are attractive alternative methods for the processing of nanocrystalline Nd-Fe-B magnets with well-pronounced anisotropic magnetic properties. </w:t>
      </w:r>
      <w:r w:rsidR="00A2239E" w:rsidRPr="00F7068D">
        <w:rPr>
          <w:rFonts w:ascii="Times New Roman" w:hAnsi="Times New Roman" w:cs="Times New Roman"/>
          <w:sz w:val="24"/>
          <w:szCs w:val="24"/>
          <w:lang w:val="en-US"/>
        </w:rPr>
        <w:t>For conducting a respective FAST/SPS cycle</w:t>
      </w:r>
      <w:r w:rsidRPr="00F7068D">
        <w:rPr>
          <w:rFonts w:ascii="Times New Roman" w:hAnsi="Times New Roman" w:cs="Times New Roman"/>
          <w:sz w:val="24"/>
          <w:szCs w:val="24"/>
          <w:lang w:val="en-US"/>
        </w:rPr>
        <w:t xml:space="preserve">, a </w:t>
      </w:r>
      <w:r w:rsidR="00E0675A" w:rsidRPr="00F7068D">
        <w:rPr>
          <w:rFonts w:ascii="Times New Roman" w:hAnsi="Times New Roman" w:cs="Times New Roman"/>
          <w:sz w:val="24"/>
          <w:szCs w:val="24"/>
          <w:lang w:val="en-US"/>
        </w:rPr>
        <w:t xml:space="preserve">moderate </w:t>
      </w:r>
      <w:r w:rsidRPr="00F7068D">
        <w:rPr>
          <w:rFonts w:ascii="Times New Roman" w:hAnsi="Times New Roman" w:cs="Times New Roman"/>
          <w:sz w:val="24"/>
          <w:szCs w:val="24"/>
          <w:lang w:val="en-US"/>
        </w:rPr>
        <w:t xml:space="preserve">load is applied on a pre-compacted or pre-sintered sample, followed by pre-heating in </w:t>
      </w:r>
      <w:r w:rsidR="00A2239E" w:rsidRPr="00F7068D">
        <w:rPr>
          <w:rFonts w:ascii="Times New Roman" w:hAnsi="Times New Roman" w:cs="Times New Roman"/>
          <w:sz w:val="24"/>
          <w:szCs w:val="24"/>
          <w:lang w:val="en-US"/>
        </w:rPr>
        <w:t xml:space="preserve">a </w:t>
      </w:r>
      <w:r w:rsidRPr="00F7068D">
        <w:rPr>
          <w:rFonts w:ascii="Times New Roman" w:hAnsi="Times New Roman" w:cs="Times New Roman"/>
          <w:sz w:val="24"/>
          <w:szCs w:val="24"/>
          <w:lang w:val="en-US"/>
        </w:rPr>
        <w:t xml:space="preserve">suitable designed </w:t>
      </w:r>
      <w:r w:rsidRPr="00F7068D">
        <w:rPr>
          <w:rFonts w:ascii="Times New Roman" w:hAnsi="Times New Roman" w:cs="Times New Roman"/>
          <w:sz w:val="24"/>
          <w:szCs w:val="24"/>
          <w:lang w:val="en-US"/>
        </w:rPr>
        <w:lastRenderedPageBreak/>
        <w:t>tool</w:t>
      </w:r>
      <w:r w:rsidR="00E0675A" w:rsidRPr="00F7068D">
        <w:rPr>
          <w:rFonts w:ascii="Times New Roman" w:hAnsi="Times New Roman" w:cs="Times New Roman"/>
          <w:sz w:val="24"/>
          <w:szCs w:val="24"/>
          <w:lang w:val="en-US"/>
        </w:rPr>
        <w:t xml:space="preserve"> up to the deformation temperature</w:t>
      </w:r>
      <w:r w:rsidR="00A2239E" w:rsidRPr="00F7068D">
        <w:rPr>
          <w:rFonts w:ascii="Times New Roman" w:hAnsi="Times New Roman" w:cs="Times New Roman"/>
          <w:sz w:val="24"/>
          <w:szCs w:val="24"/>
          <w:lang w:val="en-US"/>
        </w:rPr>
        <w:t>. Then</w:t>
      </w:r>
      <w:r w:rsidRPr="00F7068D">
        <w:rPr>
          <w:rFonts w:ascii="Times New Roman" w:hAnsi="Times New Roman" w:cs="Times New Roman"/>
          <w:sz w:val="24"/>
          <w:szCs w:val="24"/>
          <w:lang w:val="en-US"/>
        </w:rPr>
        <w:t xml:space="preserve">, hot deformation </w:t>
      </w:r>
      <w:r w:rsidR="00E0675A" w:rsidRPr="00F7068D">
        <w:rPr>
          <w:rFonts w:ascii="Times New Roman" w:hAnsi="Times New Roman" w:cs="Times New Roman"/>
          <w:sz w:val="24"/>
          <w:szCs w:val="24"/>
          <w:lang w:val="en-US"/>
        </w:rPr>
        <w:t>is</w:t>
      </w:r>
      <w:r w:rsidRPr="00F7068D">
        <w:rPr>
          <w:rFonts w:ascii="Times New Roman" w:hAnsi="Times New Roman" w:cs="Times New Roman"/>
          <w:sz w:val="24"/>
          <w:szCs w:val="24"/>
          <w:lang w:val="en-US"/>
        </w:rPr>
        <w:t xml:space="preserve"> done by increase of the load at deformation temperature. This work aims to </w:t>
      </w:r>
      <w:r w:rsidR="00A2239E" w:rsidRPr="00F7068D">
        <w:rPr>
          <w:rFonts w:ascii="Times New Roman" w:hAnsi="Times New Roman" w:cs="Times New Roman"/>
          <w:sz w:val="24"/>
          <w:szCs w:val="24"/>
          <w:lang w:val="en-US"/>
        </w:rPr>
        <w:t>investigate the potential</w:t>
      </w:r>
      <w:r w:rsidRPr="00F7068D">
        <w:rPr>
          <w:rFonts w:ascii="Times New Roman" w:hAnsi="Times New Roman" w:cs="Times New Roman"/>
          <w:sz w:val="24"/>
          <w:szCs w:val="24"/>
          <w:lang w:val="en-US"/>
        </w:rPr>
        <w:t xml:space="preserve"> of hot</w:t>
      </w:r>
      <w:r w:rsidR="00E0675A" w:rsidRPr="00F7068D">
        <w:rPr>
          <w:rFonts w:ascii="Times New Roman" w:hAnsi="Times New Roman" w:cs="Times New Roman"/>
          <w:sz w:val="24"/>
          <w:szCs w:val="24"/>
          <w:lang w:val="en-US"/>
        </w:rPr>
        <w:t xml:space="preserve"> </w:t>
      </w:r>
      <w:r w:rsidRPr="00F7068D">
        <w:rPr>
          <w:rFonts w:ascii="Times New Roman" w:hAnsi="Times New Roman" w:cs="Times New Roman"/>
          <w:sz w:val="24"/>
          <w:szCs w:val="24"/>
          <w:lang w:val="en-US"/>
        </w:rPr>
        <w:t>deformation through FAST/SPS, a method commonly referred to as spark plasma texturing (SPT). As SPT can have its parameters, such as heating rate and applied uniaxial pressure, fine-tuned and closely monitored, optimization of SPT may lead to finer microstructure development control and reproducibility when compared to traditional hot deformation. This fine control has the potential to expand beyond the consolidation of nanocrystalline melt-spun starting powder and into other starting powders. This work focuses on two different routes of SPT</w:t>
      </w:r>
      <w:r w:rsidR="00E0675A" w:rsidRPr="00F7068D">
        <w:rPr>
          <w:rFonts w:ascii="Times New Roman" w:hAnsi="Times New Roman" w:cs="Times New Roman"/>
          <w:sz w:val="24"/>
          <w:szCs w:val="24"/>
          <w:lang w:val="en-US"/>
        </w:rPr>
        <w:t xml:space="preserve"> both starting from the same commercial melt-spun Nd-Fe-B powder (</w:t>
      </w:r>
      <w:proofErr w:type="spellStart"/>
      <w:r w:rsidR="00E0675A" w:rsidRPr="00F7068D">
        <w:rPr>
          <w:rFonts w:ascii="Times New Roman" w:hAnsi="Times New Roman" w:cs="Times New Roman"/>
          <w:sz w:val="24"/>
          <w:szCs w:val="24"/>
          <w:lang w:val="en-US"/>
        </w:rPr>
        <w:t>Magnequench</w:t>
      </w:r>
      <w:proofErr w:type="spellEnd"/>
      <w:r w:rsidR="00E0675A" w:rsidRPr="00F7068D">
        <w:rPr>
          <w:rFonts w:ascii="Times New Roman" w:hAnsi="Times New Roman" w:cs="Times New Roman"/>
          <w:sz w:val="24"/>
          <w:szCs w:val="24"/>
          <w:lang w:val="en-US"/>
        </w:rPr>
        <w:t xml:space="preserve"> MQU-F)</w:t>
      </w:r>
      <w:r w:rsidRPr="00F7068D">
        <w:rPr>
          <w:rFonts w:ascii="Times New Roman" w:hAnsi="Times New Roman" w:cs="Times New Roman"/>
          <w:sz w:val="24"/>
          <w:szCs w:val="24"/>
          <w:lang w:val="en-US"/>
        </w:rPr>
        <w:t xml:space="preserve">. One </w:t>
      </w:r>
      <w:r w:rsidR="00E0675A" w:rsidRPr="00F7068D">
        <w:rPr>
          <w:rFonts w:ascii="Times New Roman" w:hAnsi="Times New Roman" w:cs="Times New Roman"/>
          <w:sz w:val="24"/>
          <w:szCs w:val="24"/>
          <w:lang w:val="en-US"/>
        </w:rPr>
        <w:t>deals with</w:t>
      </w:r>
      <w:r w:rsidRPr="00F7068D">
        <w:rPr>
          <w:rFonts w:ascii="Times New Roman" w:hAnsi="Times New Roman" w:cs="Times New Roman"/>
          <w:sz w:val="24"/>
          <w:szCs w:val="24"/>
          <w:lang w:val="en-US"/>
        </w:rPr>
        <w:t xml:space="preserve"> the SPT of semi-dense MQU-F compacts</w:t>
      </w:r>
      <w:r w:rsidR="00F7068D" w:rsidRPr="00F7068D">
        <w:rPr>
          <w:rFonts w:ascii="Times New Roman" w:hAnsi="Times New Roman" w:cs="Times New Roman"/>
          <w:sz w:val="24"/>
          <w:szCs w:val="24"/>
          <w:lang w:val="en-US"/>
        </w:rPr>
        <w:t xml:space="preserve"> (~ 70% density)</w:t>
      </w:r>
      <w:r w:rsidRPr="00F7068D">
        <w:rPr>
          <w:rFonts w:ascii="Times New Roman" w:hAnsi="Times New Roman" w:cs="Times New Roman"/>
          <w:sz w:val="24"/>
          <w:szCs w:val="24"/>
          <w:lang w:val="en-US"/>
        </w:rPr>
        <w:t xml:space="preserve">, while the other focuses on deformation of MQU-F </w:t>
      </w:r>
      <w:r w:rsidR="00F7068D" w:rsidRPr="00F7068D">
        <w:rPr>
          <w:rFonts w:ascii="Times New Roman" w:hAnsi="Times New Roman" w:cs="Times New Roman"/>
          <w:sz w:val="24"/>
          <w:szCs w:val="24"/>
          <w:lang w:val="en-US"/>
        </w:rPr>
        <w:t xml:space="preserve">fully </w:t>
      </w:r>
      <w:r w:rsidRPr="00F7068D">
        <w:rPr>
          <w:rFonts w:ascii="Times New Roman" w:hAnsi="Times New Roman" w:cs="Times New Roman"/>
          <w:sz w:val="24"/>
          <w:szCs w:val="24"/>
          <w:lang w:val="en-US"/>
        </w:rPr>
        <w:t xml:space="preserve">dense compacts. Semi-dense compact SPT could lead to new routes for the consolidation of anisotropic </w:t>
      </w:r>
      <w:r w:rsidR="00901081" w:rsidRPr="00F7068D">
        <w:rPr>
          <w:rFonts w:ascii="Times New Roman" w:hAnsi="Times New Roman" w:cs="Times New Roman"/>
          <w:sz w:val="24"/>
          <w:szCs w:val="24"/>
          <w:lang w:val="en-US"/>
        </w:rPr>
        <w:t xml:space="preserve">Nd-Fe-B magnet </w:t>
      </w:r>
      <w:r w:rsidRPr="00F7068D">
        <w:rPr>
          <w:rFonts w:ascii="Times New Roman" w:hAnsi="Times New Roman" w:cs="Times New Roman"/>
          <w:sz w:val="24"/>
          <w:szCs w:val="24"/>
          <w:lang w:val="en-US"/>
        </w:rPr>
        <w:t>scrap without inducing excessive grain growth, while dense compact SPT has the possibility of greater microstructural development control when compared to traditional hot deformation.</w:t>
      </w:r>
      <w:r w:rsidR="00F7068D" w:rsidRPr="00F7068D">
        <w:rPr>
          <w:rFonts w:ascii="Times New Roman" w:hAnsi="Times New Roman" w:cs="Times New Roman"/>
          <w:sz w:val="24"/>
          <w:szCs w:val="24"/>
          <w:lang w:val="en-US"/>
        </w:rPr>
        <w:t xml:space="preserve"> </w:t>
      </w:r>
      <w:r w:rsidR="00F7068D">
        <w:rPr>
          <w:rFonts w:ascii="Times New Roman" w:hAnsi="Times New Roman" w:cs="Times New Roman"/>
          <w:sz w:val="24"/>
          <w:szCs w:val="24"/>
          <w:lang w:val="en-US"/>
        </w:rPr>
        <w:t xml:space="preserve">The best balance of properties </w:t>
      </w:r>
      <w:r w:rsidR="00A43865">
        <w:rPr>
          <w:rFonts w:ascii="Times New Roman" w:hAnsi="Times New Roman" w:cs="Times New Roman"/>
          <w:sz w:val="24"/>
          <w:szCs w:val="24"/>
          <w:lang w:val="en-US"/>
        </w:rPr>
        <w:t>for a magnet produced from a semi-dense compact was B</w:t>
      </w:r>
      <w:r w:rsidR="00A43865" w:rsidRPr="00A43865">
        <w:rPr>
          <w:rFonts w:ascii="Times New Roman" w:hAnsi="Times New Roman" w:cs="Times New Roman"/>
          <w:sz w:val="24"/>
          <w:szCs w:val="24"/>
          <w:vertAlign w:val="subscript"/>
          <w:lang w:val="en-US"/>
        </w:rPr>
        <w:t>r</w:t>
      </w:r>
      <w:r w:rsidR="00A43865">
        <w:rPr>
          <w:rFonts w:ascii="Times New Roman" w:hAnsi="Times New Roman" w:cs="Times New Roman"/>
          <w:sz w:val="24"/>
          <w:szCs w:val="24"/>
          <w:lang w:val="en-US"/>
        </w:rPr>
        <w:t xml:space="preserve"> = 1.18 T, </w:t>
      </w:r>
      <w:proofErr w:type="spellStart"/>
      <w:r w:rsidR="00A43865">
        <w:rPr>
          <w:rFonts w:ascii="Times New Roman" w:hAnsi="Times New Roman" w:cs="Times New Roman"/>
          <w:sz w:val="24"/>
          <w:szCs w:val="24"/>
          <w:lang w:val="en-US"/>
        </w:rPr>
        <w:t>H</w:t>
      </w:r>
      <w:r w:rsidR="00A43865" w:rsidRPr="00A43865">
        <w:rPr>
          <w:rFonts w:ascii="Times New Roman" w:hAnsi="Times New Roman" w:cs="Times New Roman"/>
          <w:sz w:val="24"/>
          <w:szCs w:val="24"/>
          <w:vertAlign w:val="subscript"/>
          <w:lang w:val="en-US"/>
        </w:rPr>
        <w:t>cj</w:t>
      </w:r>
      <w:proofErr w:type="spellEnd"/>
      <w:r w:rsidR="00A43865">
        <w:rPr>
          <w:rFonts w:ascii="Times New Roman" w:hAnsi="Times New Roman" w:cs="Times New Roman"/>
          <w:sz w:val="24"/>
          <w:szCs w:val="24"/>
          <w:lang w:val="en-US"/>
        </w:rPr>
        <w:t xml:space="preserve"> = 1203 kA</w:t>
      </w:r>
      <w:r w:rsidR="00A43865">
        <w:rPr>
          <w:rFonts w:ascii="Times New Roman" w:hAnsi="Times New Roman" w:cs="Times New Roman"/>
          <w:sz w:val="24"/>
          <w:szCs w:val="24"/>
          <w:lang w:val="en-US"/>
        </w:rPr>
        <w:sym w:font="Symbol" w:char="F0D7"/>
      </w:r>
      <w:r w:rsidR="00A43865">
        <w:rPr>
          <w:rFonts w:ascii="Times New Roman" w:hAnsi="Times New Roman" w:cs="Times New Roman"/>
          <w:sz w:val="24"/>
          <w:szCs w:val="24"/>
          <w:lang w:val="en-US"/>
        </w:rPr>
        <w:t>m</w:t>
      </w:r>
      <w:r w:rsidR="00A43865" w:rsidRPr="00A43865">
        <w:rPr>
          <w:rFonts w:ascii="Times New Roman" w:hAnsi="Times New Roman" w:cs="Times New Roman"/>
          <w:sz w:val="24"/>
          <w:szCs w:val="24"/>
          <w:vertAlign w:val="superscript"/>
          <w:lang w:val="en-US"/>
        </w:rPr>
        <w:t>-1</w:t>
      </w:r>
      <w:r w:rsidR="00A43865">
        <w:rPr>
          <w:rFonts w:ascii="Times New Roman" w:hAnsi="Times New Roman" w:cs="Times New Roman"/>
          <w:sz w:val="24"/>
          <w:szCs w:val="24"/>
          <w:lang w:val="en-US"/>
        </w:rPr>
        <w:t xml:space="preserve"> and </w:t>
      </w:r>
      <w:proofErr w:type="spellStart"/>
      <w:r w:rsidR="00A43865">
        <w:rPr>
          <w:rFonts w:ascii="Times New Roman" w:hAnsi="Times New Roman" w:cs="Times New Roman"/>
          <w:sz w:val="24"/>
          <w:szCs w:val="24"/>
          <w:lang w:val="en-US"/>
        </w:rPr>
        <w:t>BH</w:t>
      </w:r>
      <w:r w:rsidR="00A43865" w:rsidRPr="00A43865">
        <w:rPr>
          <w:rFonts w:ascii="Times New Roman" w:hAnsi="Times New Roman" w:cs="Times New Roman"/>
          <w:sz w:val="24"/>
          <w:szCs w:val="24"/>
          <w:vertAlign w:val="subscript"/>
          <w:lang w:val="en-US"/>
        </w:rPr>
        <w:t>max</w:t>
      </w:r>
      <w:proofErr w:type="spellEnd"/>
      <w:r w:rsidR="00A43865">
        <w:rPr>
          <w:rFonts w:ascii="Times New Roman" w:hAnsi="Times New Roman" w:cs="Times New Roman"/>
          <w:sz w:val="24"/>
          <w:szCs w:val="24"/>
          <w:lang w:val="en-US"/>
        </w:rPr>
        <w:t xml:space="preserve"> = 249 kJ</w:t>
      </w:r>
      <w:r w:rsidR="00A43865">
        <w:rPr>
          <w:rFonts w:ascii="Times New Roman" w:hAnsi="Times New Roman" w:cs="Times New Roman"/>
          <w:sz w:val="24"/>
          <w:szCs w:val="24"/>
          <w:lang w:val="en-US"/>
        </w:rPr>
        <w:sym w:font="Symbol" w:char="F0D7"/>
      </w:r>
      <w:r w:rsidR="00A43865">
        <w:rPr>
          <w:rFonts w:ascii="Times New Roman" w:hAnsi="Times New Roman" w:cs="Times New Roman"/>
          <w:sz w:val="24"/>
          <w:szCs w:val="24"/>
          <w:lang w:val="en-US"/>
        </w:rPr>
        <w:t>m</w:t>
      </w:r>
      <w:r w:rsidR="00A43865" w:rsidRPr="00A43865">
        <w:rPr>
          <w:rFonts w:ascii="Times New Roman" w:hAnsi="Times New Roman" w:cs="Times New Roman"/>
          <w:sz w:val="24"/>
          <w:szCs w:val="24"/>
          <w:vertAlign w:val="superscript"/>
          <w:lang w:val="en-US"/>
        </w:rPr>
        <w:t>-1</w:t>
      </w:r>
      <w:r w:rsidR="00A43865">
        <w:rPr>
          <w:rFonts w:ascii="Times New Roman" w:hAnsi="Times New Roman" w:cs="Times New Roman"/>
          <w:sz w:val="24"/>
          <w:szCs w:val="24"/>
          <w:lang w:val="en-US"/>
        </w:rPr>
        <w:t>. When starting from a dense compact, the best performance was B</w:t>
      </w:r>
      <w:r w:rsidR="00A43865" w:rsidRPr="00A43865">
        <w:rPr>
          <w:rFonts w:ascii="Times New Roman" w:hAnsi="Times New Roman" w:cs="Times New Roman"/>
          <w:sz w:val="24"/>
          <w:szCs w:val="24"/>
          <w:vertAlign w:val="subscript"/>
          <w:lang w:val="en-US"/>
        </w:rPr>
        <w:t>r</w:t>
      </w:r>
      <w:r w:rsidR="00A43865">
        <w:rPr>
          <w:rFonts w:ascii="Times New Roman" w:hAnsi="Times New Roman" w:cs="Times New Roman"/>
          <w:sz w:val="24"/>
          <w:szCs w:val="24"/>
          <w:lang w:val="en-US"/>
        </w:rPr>
        <w:t xml:space="preserve"> = 1.38 T, </w:t>
      </w:r>
      <w:proofErr w:type="spellStart"/>
      <w:r w:rsidR="00A43865">
        <w:rPr>
          <w:rFonts w:ascii="Times New Roman" w:hAnsi="Times New Roman" w:cs="Times New Roman"/>
          <w:sz w:val="24"/>
          <w:szCs w:val="24"/>
          <w:lang w:val="en-US"/>
        </w:rPr>
        <w:t>H</w:t>
      </w:r>
      <w:r w:rsidR="00A43865" w:rsidRPr="00A43865">
        <w:rPr>
          <w:rFonts w:ascii="Times New Roman" w:hAnsi="Times New Roman" w:cs="Times New Roman"/>
          <w:sz w:val="24"/>
          <w:szCs w:val="24"/>
          <w:vertAlign w:val="subscript"/>
          <w:lang w:val="en-US"/>
        </w:rPr>
        <w:t>cj</w:t>
      </w:r>
      <w:proofErr w:type="spellEnd"/>
      <w:r w:rsidR="00A43865">
        <w:rPr>
          <w:rFonts w:ascii="Times New Roman" w:hAnsi="Times New Roman" w:cs="Times New Roman"/>
          <w:sz w:val="24"/>
          <w:szCs w:val="24"/>
          <w:lang w:val="en-US"/>
        </w:rPr>
        <w:t xml:space="preserve"> = 1180 kA</w:t>
      </w:r>
      <w:r w:rsidR="00A43865">
        <w:rPr>
          <w:rFonts w:ascii="Times New Roman" w:hAnsi="Times New Roman" w:cs="Times New Roman"/>
          <w:sz w:val="24"/>
          <w:szCs w:val="24"/>
          <w:lang w:val="en-US"/>
        </w:rPr>
        <w:sym w:font="Symbol" w:char="F0D7"/>
      </w:r>
      <w:r w:rsidR="00A43865">
        <w:rPr>
          <w:rFonts w:ascii="Times New Roman" w:hAnsi="Times New Roman" w:cs="Times New Roman"/>
          <w:sz w:val="24"/>
          <w:szCs w:val="24"/>
          <w:lang w:val="en-US"/>
        </w:rPr>
        <w:t>m</w:t>
      </w:r>
      <w:r w:rsidR="00A43865" w:rsidRPr="00A43865">
        <w:rPr>
          <w:rFonts w:ascii="Times New Roman" w:hAnsi="Times New Roman" w:cs="Times New Roman"/>
          <w:sz w:val="24"/>
          <w:szCs w:val="24"/>
          <w:vertAlign w:val="superscript"/>
          <w:lang w:val="en-US"/>
        </w:rPr>
        <w:t>-1</w:t>
      </w:r>
      <w:r w:rsidR="00A43865">
        <w:rPr>
          <w:rFonts w:ascii="Times New Roman" w:hAnsi="Times New Roman" w:cs="Times New Roman"/>
          <w:sz w:val="24"/>
          <w:szCs w:val="24"/>
          <w:lang w:val="en-US"/>
        </w:rPr>
        <w:t xml:space="preserve"> and </w:t>
      </w:r>
      <w:proofErr w:type="spellStart"/>
      <w:r w:rsidR="00A43865">
        <w:rPr>
          <w:rFonts w:ascii="Times New Roman" w:hAnsi="Times New Roman" w:cs="Times New Roman"/>
          <w:sz w:val="24"/>
          <w:szCs w:val="24"/>
          <w:lang w:val="en-US"/>
        </w:rPr>
        <w:t>BH</w:t>
      </w:r>
      <w:r w:rsidR="00A43865" w:rsidRPr="00A43865">
        <w:rPr>
          <w:rFonts w:ascii="Times New Roman" w:hAnsi="Times New Roman" w:cs="Times New Roman"/>
          <w:sz w:val="24"/>
          <w:szCs w:val="24"/>
          <w:vertAlign w:val="subscript"/>
          <w:lang w:val="en-US"/>
        </w:rPr>
        <w:t>max</w:t>
      </w:r>
      <w:proofErr w:type="spellEnd"/>
      <w:r w:rsidR="00A43865">
        <w:rPr>
          <w:rFonts w:ascii="Times New Roman" w:hAnsi="Times New Roman" w:cs="Times New Roman"/>
          <w:sz w:val="24"/>
          <w:szCs w:val="24"/>
          <w:lang w:val="en-US"/>
        </w:rPr>
        <w:t xml:space="preserve"> = 353 kJ</w:t>
      </w:r>
      <w:r w:rsidR="00A43865">
        <w:rPr>
          <w:rFonts w:ascii="Times New Roman" w:hAnsi="Times New Roman" w:cs="Times New Roman"/>
          <w:sz w:val="24"/>
          <w:szCs w:val="24"/>
          <w:lang w:val="en-US"/>
        </w:rPr>
        <w:sym w:font="Symbol" w:char="F0D7"/>
      </w:r>
      <w:r w:rsidR="00A43865">
        <w:rPr>
          <w:rFonts w:ascii="Times New Roman" w:hAnsi="Times New Roman" w:cs="Times New Roman"/>
          <w:sz w:val="24"/>
          <w:szCs w:val="24"/>
          <w:lang w:val="en-US"/>
        </w:rPr>
        <w:t>m</w:t>
      </w:r>
      <w:r w:rsidR="00A43865" w:rsidRPr="00A43865">
        <w:rPr>
          <w:rFonts w:ascii="Times New Roman" w:hAnsi="Times New Roman" w:cs="Times New Roman"/>
          <w:sz w:val="24"/>
          <w:szCs w:val="24"/>
          <w:vertAlign w:val="superscript"/>
          <w:lang w:val="en-US"/>
        </w:rPr>
        <w:t>-1</w:t>
      </w:r>
      <w:r w:rsidR="00A43865">
        <w:rPr>
          <w:rFonts w:ascii="Times New Roman" w:hAnsi="Times New Roman" w:cs="Times New Roman"/>
          <w:sz w:val="24"/>
          <w:szCs w:val="24"/>
          <w:lang w:val="en-US"/>
        </w:rPr>
        <w:t>.</w:t>
      </w:r>
    </w:p>
    <w:p w14:paraId="634118D4" w14:textId="60925517" w:rsidR="009A66DA" w:rsidRDefault="009A66DA" w:rsidP="009A66DA">
      <w:pPr>
        <w:spacing w:after="0" w:line="360" w:lineRule="auto"/>
        <w:rPr>
          <w:rFonts w:ascii="Times New Roman" w:hAnsi="Times New Roman" w:cs="Times New Roman"/>
          <w:sz w:val="24"/>
          <w:szCs w:val="24"/>
          <w:lang w:val="en-US"/>
        </w:rPr>
      </w:pPr>
    </w:p>
    <w:p w14:paraId="44858FA1" w14:textId="77777777" w:rsidR="00901081" w:rsidRPr="00E92F9F" w:rsidRDefault="00901081" w:rsidP="00901081">
      <w:pPr>
        <w:spacing w:after="0" w:line="360" w:lineRule="auto"/>
        <w:rPr>
          <w:rFonts w:ascii="Times New Roman" w:hAnsi="Times New Roman" w:cs="Times New Roman"/>
          <w:b/>
          <w:bCs/>
          <w:sz w:val="24"/>
          <w:szCs w:val="24"/>
          <w:lang w:val="en-US"/>
        </w:rPr>
      </w:pPr>
      <w:r w:rsidRPr="00E92F9F">
        <w:rPr>
          <w:rFonts w:ascii="Times New Roman" w:hAnsi="Times New Roman" w:cs="Times New Roman"/>
          <w:b/>
          <w:bCs/>
          <w:sz w:val="24"/>
          <w:szCs w:val="24"/>
          <w:lang w:val="en-US"/>
        </w:rPr>
        <w:t>1. Introduction</w:t>
      </w:r>
    </w:p>
    <w:p w14:paraId="52E3E084" w14:textId="77777777" w:rsidR="00901081" w:rsidRPr="00E92F9F" w:rsidRDefault="00901081" w:rsidP="00901081">
      <w:pPr>
        <w:spacing w:after="0" w:line="360" w:lineRule="auto"/>
        <w:jc w:val="both"/>
        <w:rPr>
          <w:rFonts w:ascii="Times New Roman" w:hAnsi="Times New Roman" w:cs="Times New Roman"/>
          <w:sz w:val="24"/>
          <w:szCs w:val="24"/>
          <w:lang w:val="en-US"/>
        </w:rPr>
      </w:pPr>
      <w:r w:rsidRPr="00E92F9F">
        <w:rPr>
          <w:rFonts w:ascii="Times New Roman" w:hAnsi="Times New Roman" w:cs="Times New Roman"/>
          <w:sz w:val="24"/>
          <w:szCs w:val="24"/>
          <w:lang w:val="en-US"/>
        </w:rPr>
        <w:t>Nd-Fe-B magnets play an important role in our daily life due to their widespread application in wind turbines, electric vehicles, hybrid electric vehicles, e-bikes, consumer goods, computers and green energy technologies [</w:t>
      </w:r>
      <w:r w:rsidRPr="00E92F9F">
        <w:rPr>
          <w:rFonts w:ascii="Times New Roman" w:hAnsi="Times New Roman" w:cs="Times New Roman"/>
          <w:b/>
          <w:bCs/>
          <w:color w:val="0000FF"/>
          <w:sz w:val="24"/>
          <w:szCs w:val="24"/>
          <w:lang w:val="en-US"/>
        </w:rPr>
        <w:t>Sugimoto 2011, Gutfleisch 2011</w:t>
      </w:r>
      <w:r w:rsidRPr="00E92F9F">
        <w:rPr>
          <w:rFonts w:ascii="Times New Roman" w:hAnsi="Times New Roman" w:cs="Times New Roman"/>
          <w:sz w:val="24"/>
          <w:szCs w:val="24"/>
          <w:lang w:val="en-US"/>
        </w:rPr>
        <w:t>]. The weight of magnets in these applications varies from tons down to several grams [</w:t>
      </w:r>
      <w:r w:rsidRPr="00E92F9F">
        <w:rPr>
          <w:rFonts w:ascii="Times New Roman" w:hAnsi="Times New Roman" w:cs="Times New Roman"/>
          <w:b/>
          <w:bCs/>
          <w:color w:val="0000FF"/>
          <w:sz w:val="24"/>
          <w:szCs w:val="24"/>
          <w:lang w:val="en-US"/>
        </w:rPr>
        <w:t>Yang 2017</w:t>
      </w:r>
      <w:r w:rsidRPr="00E92F9F">
        <w:rPr>
          <w:rFonts w:ascii="Times New Roman" w:hAnsi="Times New Roman" w:cs="Times New Roman"/>
          <w:sz w:val="24"/>
          <w:szCs w:val="24"/>
          <w:lang w:val="en-US"/>
        </w:rPr>
        <w:t>]. The preference for using Nd-Fe-B magnets is derived from these magnets having the highest energy-product, (BH)</w:t>
      </w:r>
      <w:r w:rsidRPr="00E92F9F">
        <w:rPr>
          <w:rFonts w:ascii="Times New Roman" w:hAnsi="Times New Roman" w:cs="Times New Roman"/>
          <w:sz w:val="24"/>
          <w:szCs w:val="24"/>
          <w:vertAlign w:val="subscript"/>
          <w:lang w:val="en-US"/>
        </w:rPr>
        <w:t>max</w:t>
      </w:r>
      <w:r w:rsidRPr="00E92F9F">
        <w:rPr>
          <w:rFonts w:ascii="Times New Roman" w:hAnsi="Times New Roman" w:cs="Times New Roman"/>
          <w:sz w:val="24"/>
          <w:szCs w:val="24"/>
          <w:lang w:val="en-US"/>
        </w:rPr>
        <w:t>, at room temperature (theoretical 512 kJ</w:t>
      </w:r>
      <w:r w:rsidRPr="00E92F9F">
        <w:rPr>
          <w:rFonts w:ascii="Times New Roman" w:hAnsi="Times New Roman" w:cs="Times New Roman"/>
          <w:sz w:val="24"/>
          <w:szCs w:val="24"/>
          <w:lang w:val="en-US"/>
        </w:rPr>
        <w:sym w:font="Symbol" w:char="F0D7"/>
      </w:r>
      <w:r w:rsidRPr="00E92F9F">
        <w:rPr>
          <w:rFonts w:ascii="Times New Roman" w:hAnsi="Times New Roman" w:cs="Times New Roman"/>
          <w:sz w:val="24"/>
          <w:szCs w:val="24"/>
          <w:lang w:val="en-US"/>
        </w:rPr>
        <w:t>m</w:t>
      </w:r>
      <w:r w:rsidRPr="00E92F9F">
        <w:rPr>
          <w:rFonts w:ascii="Times New Roman" w:hAnsi="Times New Roman" w:cs="Times New Roman"/>
          <w:sz w:val="24"/>
          <w:szCs w:val="24"/>
          <w:vertAlign w:val="superscript"/>
          <w:lang w:val="en-US"/>
        </w:rPr>
        <w:t>-3</w:t>
      </w:r>
      <w:r w:rsidRPr="00E92F9F">
        <w:rPr>
          <w:rFonts w:ascii="Times New Roman" w:hAnsi="Times New Roman" w:cs="Times New Roman"/>
          <w:sz w:val="24"/>
          <w:szCs w:val="24"/>
          <w:lang w:val="en-US"/>
        </w:rPr>
        <w:t>) among 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68D72D7E" w14:textId="3DA42C86" w:rsidR="00901081" w:rsidRDefault="00901081" w:rsidP="009A66DA">
      <w:pPr>
        <w:spacing w:after="0" w:line="360" w:lineRule="auto"/>
        <w:rPr>
          <w:rFonts w:ascii="Times New Roman" w:hAnsi="Times New Roman" w:cs="Times New Roman"/>
          <w:sz w:val="24"/>
          <w:szCs w:val="24"/>
          <w:lang w:val="en-US"/>
        </w:rPr>
      </w:pPr>
    </w:p>
    <w:p w14:paraId="5E4CEB91" w14:textId="69CB1926" w:rsidR="00901081" w:rsidRDefault="00901081" w:rsidP="00901081">
      <w:pPr>
        <w:spacing w:after="0" w:line="360" w:lineRule="auto"/>
        <w:jc w:val="both"/>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For the manufacturing of </w:t>
      </w:r>
      <w:r w:rsidRPr="00A43865">
        <w:rPr>
          <w:rFonts w:ascii="Times New Roman" w:hAnsi="Times New Roman" w:cs="Times New Roman"/>
          <w:sz w:val="24"/>
          <w:szCs w:val="24"/>
          <w:lang w:val="en-US"/>
        </w:rPr>
        <w:t xml:space="preserve">microcrystalline </w:t>
      </w:r>
      <w:r w:rsidR="00C20F4B" w:rsidRPr="00A43865">
        <w:rPr>
          <w:rFonts w:ascii="Times New Roman" w:hAnsi="Times New Roman" w:cs="Times New Roman"/>
          <w:sz w:val="24"/>
          <w:szCs w:val="24"/>
          <w:lang w:val="en-US"/>
        </w:rPr>
        <w:t xml:space="preserve">Nd-Fe-B </w:t>
      </w:r>
      <w:r w:rsidRPr="00A43865">
        <w:rPr>
          <w:rFonts w:ascii="Times New Roman" w:hAnsi="Times New Roman" w:cs="Times New Roman"/>
          <w:sz w:val="24"/>
          <w:szCs w:val="24"/>
          <w:lang w:val="en-US"/>
        </w:rPr>
        <w:t>magnets</w:t>
      </w:r>
      <w:r w:rsidRPr="00E92F9F">
        <w:rPr>
          <w:rFonts w:ascii="Times New Roman" w:hAnsi="Times New Roman" w:cs="Times New Roman"/>
          <w:sz w:val="24"/>
          <w:szCs w:val="24"/>
          <w:lang w:val="en-US"/>
        </w:rPr>
        <w:t>, powder production starts from melting and strip casting of the alloy [</w:t>
      </w:r>
      <w:r w:rsidRPr="00E92F9F">
        <w:rPr>
          <w:rFonts w:ascii="Times New Roman" w:hAnsi="Times New Roman" w:cs="Times New Roman"/>
          <w:b/>
          <w:bCs/>
          <w:color w:val="0000FF"/>
          <w:sz w:val="24"/>
          <w:szCs w:val="24"/>
          <w:lang w:val="en-US"/>
        </w:rPr>
        <w:t>Yang 2017, Gutfleisch 2000a</w:t>
      </w:r>
      <w:r w:rsidRPr="00E92F9F">
        <w:rPr>
          <w:rFonts w:ascii="Times New Roman" w:hAnsi="Times New Roman" w:cs="Times New Roman"/>
          <w:sz w:val="24"/>
          <w:szCs w:val="24"/>
          <w:lang w:val="en-US"/>
        </w:rPr>
        <w:t xml:space="preserve">]. The produced flakes are comminuted by hydrogen decrepitation and afterwards jet milled, resulting in a </w:t>
      </w:r>
      <w:r w:rsidR="00A43865">
        <w:rPr>
          <w:rFonts w:ascii="Times New Roman" w:hAnsi="Times New Roman" w:cs="Times New Roman"/>
          <w:sz w:val="24"/>
          <w:szCs w:val="24"/>
          <w:lang w:val="en-US"/>
        </w:rPr>
        <w:t xml:space="preserve">monocrystalline </w:t>
      </w:r>
      <w:r w:rsidRPr="00E92F9F">
        <w:rPr>
          <w:rFonts w:ascii="Times New Roman" w:hAnsi="Times New Roman" w:cs="Times New Roman"/>
          <w:sz w:val="24"/>
          <w:szCs w:val="24"/>
          <w:lang w:val="en-US"/>
        </w:rPr>
        <w:lastRenderedPageBreak/>
        <w:t xml:space="preserve">powder with a particle size in the range of 1 – 10 µm. The shaping of the powder is done by conventional powder metallurgical methods like uniaxial or cold isostatic pressing. A peculiarity of magnet production is the alignment of the powder particles before or during compaction by applying a magnetic field in the range of 10 – 20 </w:t>
      </w:r>
      <w:proofErr w:type="spellStart"/>
      <w:r w:rsidRPr="00E92F9F">
        <w:rPr>
          <w:rFonts w:ascii="Times New Roman" w:hAnsi="Times New Roman" w:cs="Times New Roman"/>
          <w:sz w:val="24"/>
          <w:szCs w:val="24"/>
          <w:lang w:val="en-US"/>
        </w:rPr>
        <w:t>kOe</w:t>
      </w:r>
      <w:proofErr w:type="spellEnd"/>
      <w:r w:rsidRPr="00E92F9F">
        <w:rPr>
          <w:rFonts w:ascii="Times New Roman" w:hAnsi="Times New Roman" w:cs="Times New Roman"/>
          <w:sz w:val="24"/>
          <w:szCs w:val="24"/>
          <w:lang w:val="en-US"/>
        </w:rPr>
        <w:t xml:space="preserve"> (1 – 2 T, 796 – 1592 kA</w:t>
      </w:r>
      <w:r w:rsidRPr="00E92F9F">
        <w:rPr>
          <w:rFonts w:ascii="Times New Roman" w:hAnsi="Times New Roman" w:cs="Times New Roman"/>
          <w:sz w:val="24"/>
          <w:szCs w:val="24"/>
          <w:lang w:val="en-US"/>
        </w:rPr>
        <w:sym w:font="Symbol" w:char="F0D7"/>
      </w:r>
      <w:r w:rsidRPr="00E92F9F">
        <w:rPr>
          <w:rFonts w:ascii="Times New Roman" w:hAnsi="Times New Roman" w:cs="Times New Roman"/>
          <w:sz w:val="24"/>
          <w:szCs w:val="24"/>
          <w:lang w:val="en-US"/>
        </w:rPr>
        <w:t>m</w:t>
      </w:r>
      <w:r w:rsidRPr="00E92F9F">
        <w:rPr>
          <w:rFonts w:ascii="Times New Roman" w:hAnsi="Times New Roman" w:cs="Times New Roman"/>
          <w:sz w:val="24"/>
          <w:szCs w:val="24"/>
          <w:vertAlign w:val="superscript"/>
          <w:lang w:val="en-US"/>
        </w:rPr>
        <w:t>-1</w:t>
      </w:r>
      <w:r w:rsidRPr="00E92F9F">
        <w:rPr>
          <w:rFonts w:ascii="Times New Roman" w:hAnsi="Times New Roman" w:cs="Times New Roman"/>
          <w:sz w:val="24"/>
          <w:szCs w:val="24"/>
          <w:lang w:val="en-US"/>
        </w:rPr>
        <w:t>). Finally, the magnets are sintered with a transient liquid phase under protective atmosphere at temperatures in the range of 1000 – 1100°C.</w:t>
      </w:r>
    </w:p>
    <w:p w14:paraId="5A87F474" w14:textId="2CB9E7C6" w:rsidR="00901081" w:rsidRDefault="00901081" w:rsidP="009A66DA">
      <w:pPr>
        <w:spacing w:after="0" w:line="360" w:lineRule="auto"/>
        <w:rPr>
          <w:rFonts w:ascii="Times New Roman" w:hAnsi="Times New Roman" w:cs="Times New Roman"/>
          <w:sz w:val="24"/>
          <w:szCs w:val="24"/>
          <w:lang w:val="en-US"/>
        </w:rPr>
      </w:pPr>
    </w:p>
    <w:p w14:paraId="10AE96D3" w14:textId="619E70B7" w:rsidR="00705CC2" w:rsidRPr="00557CE1" w:rsidRDefault="00901081" w:rsidP="00705CC2">
      <w:pPr>
        <w:spacing w:after="0" w:line="360" w:lineRule="auto"/>
        <w:jc w:val="both"/>
        <w:rPr>
          <w:rFonts w:ascii="Times New Roman" w:hAnsi="Times New Roman" w:cs="Times New Roman"/>
          <w:sz w:val="24"/>
          <w:szCs w:val="24"/>
          <w:lang w:val="en-US"/>
        </w:rPr>
      </w:pPr>
      <w:r w:rsidRPr="00557CE1">
        <w:rPr>
          <w:rFonts w:ascii="Times New Roman" w:hAnsi="Times New Roman" w:cs="Times New Roman"/>
          <w:sz w:val="24"/>
          <w:szCs w:val="24"/>
          <w:lang w:val="en-US"/>
        </w:rPr>
        <w:t xml:space="preserve">For the manufacturing of nanocrystalline </w:t>
      </w:r>
      <w:r w:rsidR="00C20F4B" w:rsidRPr="00557CE1">
        <w:rPr>
          <w:rFonts w:ascii="Times New Roman" w:hAnsi="Times New Roman" w:cs="Times New Roman"/>
          <w:sz w:val="24"/>
          <w:szCs w:val="24"/>
          <w:lang w:val="en-US"/>
        </w:rPr>
        <w:t xml:space="preserve">Nd-Fe-B </w:t>
      </w:r>
      <w:r w:rsidRPr="00557CE1">
        <w:rPr>
          <w:rFonts w:ascii="Times New Roman" w:hAnsi="Times New Roman" w:cs="Times New Roman"/>
          <w:sz w:val="24"/>
          <w:szCs w:val="24"/>
          <w:lang w:val="en-US"/>
        </w:rPr>
        <w:t xml:space="preserve">magnets, </w:t>
      </w:r>
      <w:r w:rsidR="00C20F4B" w:rsidRPr="00557CE1">
        <w:rPr>
          <w:rFonts w:ascii="Times New Roman" w:hAnsi="Times New Roman" w:cs="Times New Roman"/>
          <w:sz w:val="24"/>
          <w:szCs w:val="24"/>
          <w:lang w:val="en-US"/>
        </w:rPr>
        <w:t xml:space="preserve">different </w:t>
      </w:r>
      <w:r w:rsidR="00585BA7" w:rsidRPr="00557CE1">
        <w:rPr>
          <w:rFonts w:ascii="Times New Roman" w:hAnsi="Times New Roman" w:cs="Times New Roman"/>
          <w:sz w:val="24"/>
          <w:szCs w:val="24"/>
          <w:lang w:val="en-US"/>
        </w:rPr>
        <w:t>kinds of</w:t>
      </w:r>
      <w:r w:rsidR="00C20F4B" w:rsidRPr="00557CE1">
        <w:rPr>
          <w:rFonts w:ascii="Times New Roman" w:hAnsi="Times New Roman" w:cs="Times New Roman"/>
          <w:sz w:val="24"/>
          <w:szCs w:val="24"/>
          <w:lang w:val="en-US"/>
        </w:rPr>
        <w:t xml:space="preserve"> </w:t>
      </w:r>
      <w:r w:rsidR="00585BA7" w:rsidRPr="00557CE1">
        <w:rPr>
          <w:rFonts w:ascii="Times New Roman" w:hAnsi="Times New Roman" w:cs="Times New Roman"/>
          <w:sz w:val="24"/>
          <w:szCs w:val="24"/>
          <w:lang w:val="en-US"/>
        </w:rPr>
        <w:t xml:space="preserve">nanocrystalline </w:t>
      </w:r>
      <w:r w:rsidR="00C20F4B" w:rsidRPr="00557CE1">
        <w:rPr>
          <w:rFonts w:ascii="Times New Roman" w:hAnsi="Times New Roman" w:cs="Times New Roman"/>
          <w:sz w:val="24"/>
          <w:szCs w:val="24"/>
          <w:lang w:val="en-US"/>
        </w:rPr>
        <w:t xml:space="preserve">starting powders </w:t>
      </w:r>
      <w:r w:rsidR="003E6699" w:rsidRPr="00557CE1">
        <w:rPr>
          <w:rFonts w:ascii="Times New Roman" w:hAnsi="Times New Roman" w:cs="Times New Roman"/>
          <w:sz w:val="24"/>
          <w:szCs w:val="24"/>
          <w:lang w:val="en-US"/>
        </w:rPr>
        <w:t>can be</w:t>
      </w:r>
      <w:r w:rsidR="00585BA7" w:rsidRPr="00557CE1">
        <w:rPr>
          <w:rFonts w:ascii="Times New Roman" w:hAnsi="Times New Roman" w:cs="Times New Roman"/>
          <w:sz w:val="24"/>
          <w:szCs w:val="24"/>
          <w:lang w:val="en-US"/>
        </w:rPr>
        <w:t xml:space="preserve"> applied,</w:t>
      </w:r>
      <w:r w:rsidR="001E2A54" w:rsidRPr="00557CE1">
        <w:rPr>
          <w:rFonts w:ascii="Times New Roman" w:hAnsi="Times New Roman" w:cs="Times New Roman"/>
          <w:sz w:val="24"/>
          <w:szCs w:val="24"/>
          <w:lang w:val="en-US"/>
        </w:rPr>
        <w:t xml:space="preserve"> </w:t>
      </w:r>
      <w:r w:rsidR="00585BA7" w:rsidRPr="00557CE1">
        <w:rPr>
          <w:rFonts w:ascii="Times New Roman" w:hAnsi="Times New Roman" w:cs="Times New Roman"/>
          <w:sz w:val="24"/>
          <w:szCs w:val="24"/>
          <w:lang w:val="en-US"/>
        </w:rPr>
        <w:t>melt-spun powders</w:t>
      </w:r>
      <w:r w:rsidR="003C6DF8" w:rsidRPr="00557CE1">
        <w:rPr>
          <w:rFonts w:ascii="Times New Roman" w:hAnsi="Times New Roman" w:cs="Times New Roman"/>
          <w:sz w:val="24"/>
          <w:szCs w:val="24"/>
          <w:lang w:val="en-US"/>
        </w:rPr>
        <w:t xml:space="preserve"> [</w:t>
      </w:r>
      <w:r w:rsidR="003C6DF8" w:rsidRPr="009C6F2F">
        <w:rPr>
          <w:rFonts w:ascii="Times New Roman" w:hAnsi="Times New Roman" w:cs="Times New Roman"/>
          <w:b/>
          <w:bCs/>
          <w:color w:val="0000FF"/>
          <w:sz w:val="24"/>
          <w:szCs w:val="24"/>
          <w:lang w:val="en-US"/>
        </w:rPr>
        <w:t>Croat 1984</w:t>
      </w:r>
      <w:r w:rsidR="009C6F2F" w:rsidRPr="009C6F2F">
        <w:rPr>
          <w:rFonts w:ascii="Times New Roman" w:hAnsi="Times New Roman" w:cs="Times New Roman"/>
          <w:b/>
          <w:bCs/>
          <w:color w:val="0000FF"/>
          <w:sz w:val="24"/>
          <w:szCs w:val="24"/>
          <w:lang w:val="en-US"/>
        </w:rPr>
        <w:t>, Lee 1985</w:t>
      </w:r>
      <w:r w:rsidR="003C6DF8" w:rsidRPr="00557CE1">
        <w:rPr>
          <w:rFonts w:ascii="Times New Roman" w:hAnsi="Times New Roman" w:cs="Times New Roman"/>
          <w:sz w:val="24"/>
          <w:szCs w:val="24"/>
          <w:lang w:val="en-US"/>
        </w:rPr>
        <w:t>]</w:t>
      </w:r>
      <w:r w:rsidR="001E2A54" w:rsidRPr="00557CE1">
        <w:rPr>
          <w:rFonts w:ascii="Times New Roman" w:hAnsi="Times New Roman" w:cs="Times New Roman"/>
          <w:sz w:val="24"/>
          <w:szCs w:val="24"/>
          <w:lang w:val="en-US"/>
        </w:rPr>
        <w:t xml:space="preserve">, </w:t>
      </w:r>
      <w:r w:rsidR="003E6699" w:rsidRPr="00557CE1">
        <w:rPr>
          <w:rFonts w:ascii="Times New Roman" w:hAnsi="Times New Roman" w:cs="Times New Roman"/>
          <w:sz w:val="24"/>
          <w:szCs w:val="24"/>
          <w:lang w:val="en-US"/>
        </w:rPr>
        <w:t>mechanically alloyed powders [</w:t>
      </w:r>
      <w:r w:rsidR="003E6699" w:rsidRPr="003E6699">
        <w:rPr>
          <w:rFonts w:ascii="Times New Roman" w:hAnsi="Times New Roman" w:cs="Times New Roman"/>
          <w:b/>
          <w:bCs/>
          <w:color w:val="0000FF"/>
          <w:sz w:val="24"/>
          <w:szCs w:val="24"/>
          <w:lang w:val="en-US"/>
        </w:rPr>
        <w:t>Schultz 1987</w:t>
      </w:r>
      <w:r w:rsidR="003E6699" w:rsidRPr="00557CE1">
        <w:rPr>
          <w:rFonts w:ascii="Times New Roman" w:hAnsi="Times New Roman" w:cs="Times New Roman"/>
          <w:sz w:val="24"/>
          <w:szCs w:val="24"/>
          <w:lang w:val="en-US"/>
        </w:rPr>
        <w:t xml:space="preserve">] </w:t>
      </w:r>
      <w:r w:rsidR="001E2A54" w:rsidRPr="00557CE1">
        <w:rPr>
          <w:rFonts w:ascii="Times New Roman" w:hAnsi="Times New Roman" w:cs="Times New Roman"/>
          <w:sz w:val="24"/>
          <w:szCs w:val="24"/>
          <w:lang w:val="en-US"/>
        </w:rPr>
        <w:t>and</w:t>
      </w:r>
      <w:r w:rsidR="003E6699" w:rsidRPr="00557CE1">
        <w:rPr>
          <w:rFonts w:ascii="Times New Roman" w:hAnsi="Times New Roman" w:cs="Times New Roman"/>
          <w:sz w:val="24"/>
          <w:szCs w:val="24"/>
          <w:lang w:val="en-US"/>
        </w:rPr>
        <w:t>,</w:t>
      </w:r>
      <w:r w:rsidR="001E2A54" w:rsidRPr="00557CE1">
        <w:rPr>
          <w:rFonts w:ascii="Times New Roman" w:hAnsi="Times New Roman" w:cs="Times New Roman"/>
          <w:sz w:val="24"/>
          <w:szCs w:val="24"/>
          <w:lang w:val="en-US"/>
        </w:rPr>
        <w:t xml:space="preserve"> hydrogenation-disproportionation-desorption-recombination (HDDR)</w:t>
      </w:r>
      <w:r w:rsidR="003C6DF8" w:rsidRPr="00557CE1">
        <w:rPr>
          <w:rFonts w:ascii="Times New Roman" w:hAnsi="Times New Roman" w:cs="Times New Roman"/>
          <w:sz w:val="24"/>
          <w:szCs w:val="24"/>
          <w:lang w:val="en-US"/>
        </w:rPr>
        <w:t xml:space="preserve"> </w:t>
      </w:r>
      <w:r w:rsidR="00585BA7" w:rsidRPr="00557CE1">
        <w:rPr>
          <w:rFonts w:ascii="Times New Roman" w:hAnsi="Times New Roman" w:cs="Times New Roman"/>
          <w:sz w:val="24"/>
          <w:szCs w:val="24"/>
          <w:lang w:val="en-US"/>
        </w:rPr>
        <w:t xml:space="preserve">powders </w:t>
      </w:r>
      <w:r w:rsidR="009C6F2F" w:rsidRPr="00557CE1">
        <w:rPr>
          <w:rFonts w:ascii="Times New Roman" w:hAnsi="Times New Roman" w:cs="Times New Roman"/>
          <w:sz w:val="24"/>
          <w:szCs w:val="24"/>
          <w:lang w:val="en-US"/>
        </w:rPr>
        <w:t>[</w:t>
      </w:r>
      <w:r w:rsidR="009C6F2F" w:rsidRPr="009C6F2F">
        <w:rPr>
          <w:rFonts w:ascii="Times New Roman" w:hAnsi="Times New Roman" w:cs="Times New Roman"/>
          <w:b/>
          <w:bCs/>
          <w:color w:val="0000FF"/>
          <w:sz w:val="24"/>
          <w:szCs w:val="24"/>
          <w:lang w:val="en-US"/>
        </w:rPr>
        <w:t>McGuiness 1992</w:t>
      </w:r>
      <w:r w:rsidR="007D6952">
        <w:rPr>
          <w:rFonts w:ascii="Times New Roman" w:hAnsi="Times New Roman" w:cs="Times New Roman"/>
          <w:b/>
          <w:bCs/>
          <w:color w:val="0000FF"/>
          <w:sz w:val="24"/>
          <w:szCs w:val="24"/>
          <w:lang w:val="en-US"/>
        </w:rPr>
        <w:t xml:space="preserve">, </w:t>
      </w:r>
      <w:r w:rsidR="00E64F11">
        <w:rPr>
          <w:rFonts w:ascii="Times New Roman" w:hAnsi="Times New Roman" w:cs="Times New Roman"/>
          <w:b/>
          <w:bCs/>
          <w:color w:val="0000FF"/>
          <w:sz w:val="24"/>
          <w:szCs w:val="24"/>
          <w:lang w:val="en-US"/>
        </w:rPr>
        <w:t>Nakayama 1993</w:t>
      </w:r>
      <w:r w:rsidR="009C6F2F" w:rsidRPr="00557CE1">
        <w:rPr>
          <w:rFonts w:ascii="Times New Roman" w:hAnsi="Times New Roman" w:cs="Times New Roman"/>
          <w:sz w:val="24"/>
          <w:szCs w:val="24"/>
          <w:lang w:val="en-US"/>
        </w:rPr>
        <w:t>]</w:t>
      </w:r>
      <w:r w:rsidR="001E2A54" w:rsidRPr="00557CE1">
        <w:rPr>
          <w:rFonts w:ascii="Times New Roman" w:hAnsi="Times New Roman" w:cs="Times New Roman"/>
          <w:sz w:val="24"/>
          <w:szCs w:val="24"/>
          <w:lang w:val="en-US"/>
        </w:rPr>
        <w:t xml:space="preserve">. In the case of melt-spinning, </w:t>
      </w:r>
      <w:r w:rsidRPr="00557CE1">
        <w:rPr>
          <w:rFonts w:ascii="Times New Roman" w:hAnsi="Times New Roman" w:cs="Times New Roman"/>
          <w:sz w:val="24"/>
          <w:szCs w:val="24"/>
          <w:lang w:val="en-US"/>
        </w:rPr>
        <w:t xml:space="preserve">the Nd-Fe-B alloy </w:t>
      </w:r>
      <w:r w:rsidR="001E2A54" w:rsidRPr="00557CE1">
        <w:rPr>
          <w:rFonts w:ascii="Times New Roman" w:hAnsi="Times New Roman" w:cs="Times New Roman"/>
          <w:sz w:val="24"/>
          <w:szCs w:val="24"/>
          <w:lang w:val="en-US"/>
        </w:rPr>
        <w:t xml:space="preserve">containing all alloying elements </w:t>
      </w:r>
      <w:r w:rsidR="002031A2" w:rsidRPr="00557CE1">
        <w:rPr>
          <w:rFonts w:ascii="Times New Roman" w:hAnsi="Times New Roman" w:cs="Times New Roman"/>
          <w:sz w:val="24"/>
          <w:szCs w:val="24"/>
          <w:lang w:val="en-US"/>
        </w:rPr>
        <w:t>is molten and</w:t>
      </w:r>
      <w:r w:rsidRPr="00557CE1">
        <w:rPr>
          <w:rFonts w:ascii="Times New Roman" w:hAnsi="Times New Roman" w:cs="Times New Roman"/>
          <w:sz w:val="24"/>
          <w:szCs w:val="24"/>
          <w:lang w:val="en-US"/>
        </w:rPr>
        <w:t xml:space="preserve"> eject</w:t>
      </w:r>
      <w:r w:rsidR="001E2A54" w:rsidRPr="00557CE1">
        <w:rPr>
          <w:rFonts w:ascii="Times New Roman" w:hAnsi="Times New Roman" w:cs="Times New Roman"/>
          <w:sz w:val="24"/>
          <w:szCs w:val="24"/>
          <w:lang w:val="en-US"/>
        </w:rPr>
        <w:t>ed</w:t>
      </w:r>
      <w:r w:rsidRPr="00557CE1">
        <w:rPr>
          <w:rFonts w:ascii="Times New Roman" w:hAnsi="Times New Roman" w:cs="Times New Roman"/>
          <w:sz w:val="24"/>
          <w:szCs w:val="24"/>
          <w:lang w:val="en-US"/>
        </w:rPr>
        <w:t xml:space="preserve"> on a rotating </w:t>
      </w:r>
      <w:r w:rsidR="002031A2">
        <w:rPr>
          <w:rFonts w:ascii="Times New Roman" w:hAnsi="Times New Roman" w:cs="Times New Roman"/>
          <w:sz w:val="24"/>
          <w:szCs w:val="24"/>
          <w:lang w:val="en-US"/>
        </w:rPr>
        <w:t>metal</w:t>
      </w:r>
      <w:r w:rsidRPr="00E92F9F">
        <w:rPr>
          <w:rFonts w:ascii="Times New Roman" w:hAnsi="Times New Roman" w:cs="Times New Roman"/>
          <w:sz w:val="24"/>
          <w:szCs w:val="24"/>
          <w:lang w:val="en-US"/>
        </w:rPr>
        <w:t xml:space="preserve"> wheel </w:t>
      </w:r>
      <w:r w:rsidR="002031A2">
        <w:rPr>
          <w:rFonts w:ascii="Times New Roman" w:hAnsi="Times New Roman" w:cs="Times New Roman"/>
          <w:sz w:val="24"/>
          <w:szCs w:val="24"/>
          <w:lang w:val="en-US"/>
        </w:rPr>
        <w:t xml:space="preserve">(e.g., made of molybdenum) </w:t>
      </w:r>
      <w:r w:rsidRPr="00E92F9F">
        <w:rPr>
          <w:rFonts w:ascii="Times New Roman" w:hAnsi="Times New Roman" w:cs="Times New Roman"/>
          <w:sz w:val="24"/>
          <w:szCs w:val="24"/>
          <w:lang w:val="en-US"/>
        </w:rPr>
        <w:t xml:space="preserve">resulting in quenched ribbons or flakes with a size in the range of several 100 µm. To ease the subsequent powder processing, the size of the flakes can be decreased by milling or crushing. Due to rapid solidification, the primary grains of the main </w:t>
      </w:r>
      <w:r w:rsidR="002031A2">
        <w:rPr>
          <w:rFonts w:ascii="Times New Roman" w:hAnsi="Times New Roman" w:cs="Times New Roman"/>
          <w:sz w:val="24"/>
          <w:szCs w:val="24"/>
          <w:lang w:val="en-US"/>
        </w:rPr>
        <w:t xml:space="preserve">hard magnetic </w:t>
      </w:r>
      <w:r w:rsidRPr="00E92F9F">
        <w:rPr>
          <w:rFonts w:ascii="Times New Roman" w:hAnsi="Times New Roman" w:cs="Times New Roman"/>
          <w:sz w:val="24"/>
          <w:szCs w:val="24"/>
          <w:lang w:val="en-US"/>
        </w:rPr>
        <w:t>Nd</w:t>
      </w:r>
      <w:r w:rsidRPr="00E92F9F">
        <w:rPr>
          <w:rFonts w:ascii="Times New Roman" w:hAnsi="Times New Roman" w:cs="Times New Roman"/>
          <w:sz w:val="24"/>
          <w:szCs w:val="24"/>
          <w:vertAlign w:val="subscript"/>
          <w:lang w:val="en-US"/>
        </w:rPr>
        <w:t>2</w:t>
      </w:r>
      <w:r w:rsidRPr="00E92F9F">
        <w:rPr>
          <w:rFonts w:ascii="Times New Roman" w:hAnsi="Times New Roman" w:cs="Times New Roman"/>
          <w:sz w:val="24"/>
          <w:szCs w:val="24"/>
          <w:lang w:val="en-US"/>
        </w:rPr>
        <w:t>Fe</w:t>
      </w:r>
      <w:r w:rsidRPr="00E92F9F">
        <w:rPr>
          <w:rFonts w:ascii="Times New Roman" w:hAnsi="Times New Roman" w:cs="Times New Roman"/>
          <w:sz w:val="24"/>
          <w:szCs w:val="24"/>
          <w:vertAlign w:val="subscript"/>
          <w:lang w:val="en-US"/>
        </w:rPr>
        <w:t>14</w:t>
      </w:r>
      <w:r w:rsidRPr="00E92F9F">
        <w:rPr>
          <w:rFonts w:ascii="Times New Roman" w:hAnsi="Times New Roman" w:cs="Times New Roman"/>
          <w:sz w:val="24"/>
          <w:szCs w:val="24"/>
          <w:lang w:val="en-US"/>
        </w:rPr>
        <w:t>B phase in the flakes remain nanocrystalline with a size in the range of 10 – 30 nm [</w:t>
      </w:r>
      <w:proofErr w:type="spellStart"/>
      <w:r w:rsidRPr="00E92F9F">
        <w:rPr>
          <w:rFonts w:ascii="Times New Roman" w:hAnsi="Times New Roman" w:cs="Times New Roman"/>
          <w:b/>
          <w:bCs/>
          <w:color w:val="0000FF"/>
          <w:sz w:val="24"/>
          <w:szCs w:val="24"/>
          <w:lang w:val="en-US"/>
        </w:rPr>
        <w:t>Hioki</w:t>
      </w:r>
      <w:proofErr w:type="spellEnd"/>
      <w:r w:rsidRPr="00E92F9F">
        <w:rPr>
          <w:rFonts w:ascii="Times New Roman" w:hAnsi="Times New Roman" w:cs="Times New Roman"/>
          <w:b/>
          <w:bCs/>
          <w:color w:val="0000FF"/>
          <w:sz w:val="24"/>
          <w:szCs w:val="24"/>
          <w:lang w:val="en-US"/>
        </w:rPr>
        <w:t xml:space="preserve"> 2021</w:t>
      </w:r>
      <w:r w:rsidRPr="00E92F9F">
        <w:rPr>
          <w:rFonts w:ascii="Times New Roman" w:hAnsi="Times New Roman" w:cs="Times New Roman"/>
          <w:sz w:val="24"/>
          <w:szCs w:val="24"/>
          <w:lang w:val="en-US"/>
        </w:rPr>
        <w:t xml:space="preserve">]. </w:t>
      </w:r>
      <w:r w:rsidR="008F276B" w:rsidRPr="00557CE1">
        <w:rPr>
          <w:rFonts w:ascii="Times New Roman" w:hAnsi="Times New Roman" w:cs="Times New Roman"/>
          <w:sz w:val="24"/>
          <w:szCs w:val="24"/>
          <w:lang w:val="en-US"/>
        </w:rPr>
        <w:t xml:space="preserve">For mechanical alloying, the alloying elements are </w:t>
      </w:r>
      <w:r w:rsidR="00A54C52" w:rsidRPr="00557CE1">
        <w:rPr>
          <w:rFonts w:ascii="Times New Roman" w:hAnsi="Times New Roman" w:cs="Times New Roman"/>
          <w:sz w:val="24"/>
          <w:szCs w:val="24"/>
          <w:lang w:val="en-US"/>
        </w:rPr>
        <w:t xml:space="preserve">blended </w:t>
      </w:r>
      <w:r w:rsidR="008F276B" w:rsidRPr="00557CE1">
        <w:rPr>
          <w:rFonts w:ascii="Times New Roman" w:hAnsi="Times New Roman" w:cs="Times New Roman"/>
          <w:sz w:val="24"/>
          <w:szCs w:val="24"/>
          <w:lang w:val="en-US"/>
        </w:rPr>
        <w:t xml:space="preserve">in the aspired composition </w:t>
      </w:r>
      <w:r w:rsidR="00A54C52" w:rsidRPr="00557CE1">
        <w:rPr>
          <w:rFonts w:ascii="Times New Roman" w:hAnsi="Times New Roman" w:cs="Times New Roman"/>
          <w:sz w:val="24"/>
          <w:szCs w:val="24"/>
          <w:lang w:val="en-US"/>
        </w:rPr>
        <w:t xml:space="preserve">and homogenized </w:t>
      </w:r>
      <w:r w:rsidR="008F276B" w:rsidRPr="00557CE1">
        <w:rPr>
          <w:rFonts w:ascii="Times New Roman" w:hAnsi="Times New Roman" w:cs="Times New Roman"/>
          <w:sz w:val="24"/>
          <w:szCs w:val="24"/>
          <w:lang w:val="en-US"/>
        </w:rPr>
        <w:t>by high-energy ball milling in a planetary ball mill</w:t>
      </w:r>
      <w:r w:rsidR="00705CC2" w:rsidRPr="00557CE1">
        <w:rPr>
          <w:rFonts w:ascii="Times New Roman" w:hAnsi="Times New Roman" w:cs="Times New Roman"/>
          <w:sz w:val="24"/>
          <w:szCs w:val="24"/>
          <w:lang w:val="en-US"/>
        </w:rPr>
        <w:t xml:space="preserve"> [</w:t>
      </w:r>
      <w:r w:rsidR="00705CC2" w:rsidRPr="00705CC2">
        <w:rPr>
          <w:rFonts w:ascii="Times New Roman" w:hAnsi="Times New Roman" w:cs="Times New Roman"/>
          <w:b/>
          <w:bCs/>
          <w:color w:val="0000FF"/>
          <w:sz w:val="24"/>
          <w:szCs w:val="24"/>
          <w:lang w:val="en-US"/>
        </w:rPr>
        <w:t>Schultz 1987</w:t>
      </w:r>
      <w:r w:rsidR="00705CC2" w:rsidRPr="00557CE1">
        <w:rPr>
          <w:rFonts w:ascii="Times New Roman" w:hAnsi="Times New Roman" w:cs="Times New Roman"/>
          <w:sz w:val="24"/>
          <w:szCs w:val="24"/>
          <w:lang w:val="en-US"/>
        </w:rPr>
        <w:t>]</w:t>
      </w:r>
      <w:r w:rsidR="008F276B" w:rsidRPr="00557CE1">
        <w:rPr>
          <w:rFonts w:ascii="Times New Roman" w:hAnsi="Times New Roman" w:cs="Times New Roman"/>
          <w:sz w:val="24"/>
          <w:szCs w:val="24"/>
          <w:lang w:val="en-US"/>
        </w:rPr>
        <w:t xml:space="preserve">. </w:t>
      </w:r>
      <w:r w:rsidR="00705CC2" w:rsidRPr="00557CE1">
        <w:rPr>
          <w:rFonts w:ascii="Times New Roman" w:hAnsi="Times New Roman" w:cs="Times New Roman"/>
          <w:sz w:val="24"/>
          <w:szCs w:val="24"/>
          <w:lang w:val="en-US"/>
        </w:rPr>
        <w:t xml:space="preserve">In the </w:t>
      </w:r>
      <w:r w:rsidR="00CB5B1B" w:rsidRPr="00557CE1">
        <w:rPr>
          <w:rFonts w:ascii="Times New Roman" w:hAnsi="Times New Roman" w:cs="Times New Roman"/>
          <w:sz w:val="24"/>
          <w:szCs w:val="24"/>
          <w:lang w:val="en-US"/>
        </w:rPr>
        <w:t xml:space="preserve">case of </w:t>
      </w:r>
      <w:r w:rsidR="00705CC2" w:rsidRPr="00557CE1">
        <w:rPr>
          <w:rFonts w:ascii="Times New Roman" w:hAnsi="Times New Roman" w:cs="Times New Roman"/>
          <w:sz w:val="24"/>
          <w:szCs w:val="24"/>
          <w:lang w:val="en-US"/>
        </w:rPr>
        <w:t>HDDR [</w:t>
      </w:r>
      <w:r w:rsidR="00CB5B1B">
        <w:rPr>
          <w:rFonts w:ascii="Times New Roman" w:hAnsi="Times New Roman" w:cs="Times New Roman"/>
          <w:b/>
          <w:bCs/>
          <w:color w:val="0000FF"/>
          <w:sz w:val="24"/>
          <w:szCs w:val="24"/>
          <w:lang w:val="en-US"/>
        </w:rPr>
        <w:t>McGuiness 1992</w:t>
      </w:r>
      <w:r w:rsidR="00705CC2" w:rsidRPr="00557CE1">
        <w:rPr>
          <w:rFonts w:ascii="Times New Roman" w:hAnsi="Times New Roman" w:cs="Times New Roman"/>
          <w:sz w:val="24"/>
          <w:szCs w:val="24"/>
          <w:lang w:val="en-US"/>
        </w:rPr>
        <w:t xml:space="preserve">], the alloy composition </w:t>
      </w:r>
      <w:r w:rsidR="00CB5B1B" w:rsidRPr="00557CE1">
        <w:rPr>
          <w:rFonts w:ascii="Times New Roman" w:hAnsi="Times New Roman" w:cs="Times New Roman"/>
          <w:sz w:val="24"/>
          <w:szCs w:val="24"/>
          <w:lang w:val="en-US"/>
        </w:rPr>
        <w:t>is</w:t>
      </w:r>
      <w:r w:rsidR="00705CC2" w:rsidRPr="00557CE1">
        <w:rPr>
          <w:rFonts w:ascii="Times New Roman" w:hAnsi="Times New Roman" w:cs="Times New Roman"/>
          <w:sz w:val="24"/>
          <w:szCs w:val="24"/>
          <w:lang w:val="en-US"/>
        </w:rPr>
        <w:t xml:space="preserve"> first melted </w:t>
      </w:r>
      <w:r w:rsidR="00CB5B1B" w:rsidRPr="00557CE1">
        <w:rPr>
          <w:rFonts w:ascii="Times New Roman" w:hAnsi="Times New Roman" w:cs="Times New Roman"/>
          <w:sz w:val="24"/>
          <w:szCs w:val="24"/>
          <w:lang w:val="en-US"/>
        </w:rPr>
        <w:t xml:space="preserve">in a protective atmosphere </w:t>
      </w:r>
      <w:r w:rsidR="00705CC2" w:rsidRPr="00557CE1">
        <w:rPr>
          <w:rFonts w:ascii="Times New Roman" w:hAnsi="Times New Roman" w:cs="Times New Roman"/>
          <w:sz w:val="24"/>
          <w:szCs w:val="24"/>
          <w:lang w:val="en-US"/>
        </w:rPr>
        <w:t xml:space="preserve">(e.g., </w:t>
      </w:r>
      <w:r w:rsidR="00CB5B1B" w:rsidRPr="00557CE1">
        <w:rPr>
          <w:rFonts w:ascii="Times New Roman" w:hAnsi="Times New Roman" w:cs="Times New Roman"/>
          <w:sz w:val="24"/>
          <w:szCs w:val="24"/>
          <w:lang w:val="en-US"/>
        </w:rPr>
        <w:t xml:space="preserve">by </w:t>
      </w:r>
      <w:r w:rsidR="00705CC2" w:rsidRPr="00557CE1">
        <w:rPr>
          <w:rFonts w:ascii="Times New Roman" w:hAnsi="Times New Roman" w:cs="Times New Roman"/>
          <w:sz w:val="24"/>
          <w:szCs w:val="24"/>
          <w:lang w:val="en-US"/>
        </w:rPr>
        <w:t>arc melting) and then heated in hydrogen</w:t>
      </w:r>
      <w:r w:rsidR="00CB5B1B" w:rsidRPr="00557CE1">
        <w:rPr>
          <w:rFonts w:ascii="Times New Roman" w:hAnsi="Times New Roman" w:cs="Times New Roman"/>
          <w:sz w:val="24"/>
          <w:szCs w:val="24"/>
          <w:lang w:val="en-US"/>
        </w:rPr>
        <w:t xml:space="preserve">. The Nd-Fe-B matrix phase becomes disproportionated to finely distributed </w:t>
      </w:r>
      <w:r w:rsidR="00A54C52" w:rsidRPr="00557CE1">
        <w:rPr>
          <w:rFonts w:ascii="Times New Roman" w:hAnsi="Times New Roman" w:cs="Times New Roman"/>
          <w:sz w:val="24"/>
          <w:szCs w:val="24"/>
          <w:lang w:val="en-US"/>
        </w:rPr>
        <w:t xml:space="preserve">iron, </w:t>
      </w:r>
      <w:r w:rsidR="00CB5B1B" w:rsidRPr="00557CE1">
        <w:rPr>
          <w:rFonts w:ascii="Times New Roman" w:hAnsi="Times New Roman" w:cs="Times New Roman"/>
          <w:sz w:val="24"/>
          <w:szCs w:val="24"/>
          <w:lang w:val="en-US"/>
        </w:rPr>
        <w:t>ferroboron and neodymium hydride</w:t>
      </w:r>
      <w:r w:rsidR="00A54C52" w:rsidRPr="00557CE1">
        <w:rPr>
          <w:rFonts w:ascii="Times New Roman" w:hAnsi="Times New Roman" w:cs="Times New Roman"/>
          <w:sz w:val="24"/>
          <w:szCs w:val="24"/>
          <w:lang w:val="en-US"/>
        </w:rPr>
        <w:t xml:space="preserve"> phases</w:t>
      </w:r>
      <w:r w:rsidR="00CB5B1B" w:rsidRPr="00557CE1">
        <w:rPr>
          <w:rFonts w:ascii="Times New Roman" w:hAnsi="Times New Roman" w:cs="Times New Roman"/>
          <w:sz w:val="24"/>
          <w:szCs w:val="24"/>
          <w:lang w:val="en-US"/>
        </w:rPr>
        <w:t xml:space="preserve">. Afterwards, it is recombined under vacuum in the temperature range of 750 – 830°C. The reformation of the Nd-Fe-B phase is coupled with the formation </w:t>
      </w:r>
      <w:r w:rsidR="00141755" w:rsidRPr="00557CE1">
        <w:rPr>
          <w:rFonts w:ascii="Times New Roman" w:hAnsi="Times New Roman" w:cs="Times New Roman"/>
          <w:sz w:val="24"/>
          <w:szCs w:val="24"/>
          <w:lang w:val="en-US"/>
        </w:rPr>
        <w:t>of very fine grains</w:t>
      </w:r>
      <w:r w:rsidR="00A54C52" w:rsidRPr="00557CE1">
        <w:rPr>
          <w:rFonts w:ascii="Times New Roman" w:hAnsi="Times New Roman" w:cs="Times New Roman"/>
          <w:sz w:val="24"/>
          <w:szCs w:val="24"/>
          <w:lang w:val="en-US"/>
        </w:rPr>
        <w:t xml:space="preserve"> down to the several 100 nm range</w:t>
      </w:r>
      <w:r w:rsidR="00141755" w:rsidRPr="00557CE1">
        <w:rPr>
          <w:rFonts w:ascii="Times New Roman" w:hAnsi="Times New Roman" w:cs="Times New Roman"/>
          <w:sz w:val="24"/>
          <w:szCs w:val="24"/>
          <w:lang w:val="en-US"/>
        </w:rPr>
        <w:t>.</w:t>
      </w:r>
      <w:r w:rsidR="0024561E" w:rsidRPr="00557CE1">
        <w:rPr>
          <w:rFonts w:ascii="Times New Roman" w:hAnsi="Times New Roman" w:cs="Times New Roman"/>
          <w:sz w:val="24"/>
          <w:szCs w:val="24"/>
          <w:lang w:val="en-US"/>
        </w:rPr>
        <w:t xml:space="preserve"> </w:t>
      </w:r>
      <w:r w:rsidR="00557CE1" w:rsidRPr="00557CE1">
        <w:rPr>
          <w:rFonts w:ascii="Times New Roman" w:hAnsi="Times New Roman" w:cs="Times New Roman"/>
          <w:sz w:val="24"/>
          <w:szCs w:val="24"/>
          <w:lang w:val="en-US"/>
        </w:rPr>
        <w:t>The HDDR process can be tuned to obtain either isotropic or anisotropic properties depending on the process parameters.</w:t>
      </w:r>
    </w:p>
    <w:p w14:paraId="70664C31" w14:textId="77777777" w:rsidR="00141755" w:rsidRDefault="00141755" w:rsidP="00EA5F01">
      <w:pPr>
        <w:spacing w:after="0" w:line="360" w:lineRule="auto"/>
        <w:jc w:val="both"/>
        <w:rPr>
          <w:rFonts w:ascii="Times New Roman" w:hAnsi="Times New Roman" w:cs="Times New Roman"/>
          <w:sz w:val="24"/>
          <w:szCs w:val="24"/>
          <w:lang w:val="en-US"/>
        </w:rPr>
      </w:pPr>
    </w:p>
    <w:p w14:paraId="437010FE" w14:textId="7CAD349E" w:rsidR="005E09E6" w:rsidRPr="00056327" w:rsidRDefault="00056327" w:rsidP="00EA5F0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Nanocrystalline Nd-Fe-B powders can be directly used in polymer bonded magnets, resulting in a good compromise of magnetic properties</w:t>
      </w:r>
      <w:r>
        <w:rPr>
          <w:rFonts w:ascii="Times New Roman" w:hAnsi="Times New Roman" w:cs="Times New Roman"/>
          <w:sz w:val="24"/>
          <w:szCs w:val="24"/>
          <w:lang w:val="en-US"/>
        </w:rPr>
        <w:t>, diluted by the volume fraction in relation to the polymer,</w:t>
      </w:r>
      <w:r w:rsidRPr="00755379">
        <w:rPr>
          <w:rFonts w:ascii="Times New Roman" w:hAnsi="Times New Roman" w:cs="Times New Roman"/>
          <w:sz w:val="24"/>
          <w:szCs w:val="24"/>
          <w:lang w:val="en-US"/>
        </w:rPr>
        <w:t xml:space="preserve"> and costs. </w:t>
      </w:r>
      <w:r w:rsidR="00EA5F01" w:rsidRPr="00755379">
        <w:rPr>
          <w:rFonts w:ascii="Times New Roman" w:hAnsi="Times New Roman" w:cs="Times New Roman"/>
          <w:sz w:val="24"/>
          <w:szCs w:val="24"/>
          <w:lang w:val="en-US"/>
        </w:rPr>
        <w:t>As an alternative, nanocrystalline Nd-Fe-B powders can be used as starting material for the manufacturing of high-performing fully dense anisotropic magnets by applying a multiple-stage production process</w:t>
      </w:r>
      <w:r w:rsidR="005731DE">
        <w:rPr>
          <w:rFonts w:ascii="Times New Roman" w:hAnsi="Times New Roman" w:cs="Times New Roman"/>
          <w:sz w:val="24"/>
          <w:szCs w:val="24"/>
          <w:lang w:val="en-US"/>
        </w:rPr>
        <w:t xml:space="preserve"> </w:t>
      </w:r>
      <w:r w:rsidR="00EA5F01" w:rsidRPr="00755379">
        <w:rPr>
          <w:rFonts w:ascii="Times New Roman" w:hAnsi="Times New Roman" w:cs="Times New Roman"/>
          <w:sz w:val="24"/>
          <w:szCs w:val="24"/>
          <w:lang w:val="en-US"/>
        </w:rPr>
        <w:t>[</w:t>
      </w:r>
      <w:proofErr w:type="spellStart"/>
      <w:r w:rsidR="00EA5F01" w:rsidRPr="00755379">
        <w:rPr>
          <w:rFonts w:ascii="Times New Roman" w:hAnsi="Times New Roman" w:cs="Times New Roman"/>
          <w:b/>
          <w:bCs/>
          <w:color w:val="0000FF"/>
          <w:sz w:val="24"/>
          <w:szCs w:val="24"/>
          <w:lang w:val="en-US"/>
        </w:rPr>
        <w:t>Hioki</w:t>
      </w:r>
      <w:proofErr w:type="spellEnd"/>
      <w:r w:rsidR="00EA5F01" w:rsidRPr="00755379">
        <w:rPr>
          <w:rFonts w:ascii="Times New Roman" w:hAnsi="Times New Roman" w:cs="Times New Roman"/>
          <w:b/>
          <w:bCs/>
          <w:color w:val="0000FF"/>
          <w:sz w:val="24"/>
          <w:szCs w:val="24"/>
          <w:lang w:val="en-US"/>
        </w:rPr>
        <w:t xml:space="preserve"> 2021, </w:t>
      </w:r>
      <w:proofErr w:type="spellStart"/>
      <w:r w:rsidR="00EA5F01" w:rsidRPr="00755379">
        <w:rPr>
          <w:rFonts w:ascii="Times New Roman" w:hAnsi="Times New Roman" w:cs="Times New Roman"/>
          <w:b/>
          <w:bCs/>
          <w:color w:val="0000FF"/>
          <w:sz w:val="24"/>
          <w:szCs w:val="24"/>
          <w:lang w:val="en-US"/>
        </w:rPr>
        <w:t>Khlopkov</w:t>
      </w:r>
      <w:proofErr w:type="spellEnd"/>
      <w:r w:rsidR="00EA5F01" w:rsidRPr="00755379">
        <w:rPr>
          <w:rFonts w:ascii="Times New Roman" w:hAnsi="Times New Roman" w:cs="Times New Roman"/>
          <w:b/>
          <w:bCs/>
          <w:color w:val="0000FF"/>
          <w:sz w:val="24"/>
          <w:szCs w:val="24"/>
          <w:lang w:val="en-US"/>
        </w:rPr>
        <w:t xml:space="preserve"> 2007, Song 2013, Croat 2018, Gutfleisch 2000b</w:t>
      </w:r>
      <w:r w:rsidR="00EA5F01" w:rsidRPr="00755379">
        <w:rPr>
          <w:rFonts w:ascii="Times New Roman" w:hAnsi="Times New Roman" w:cs="Times New Roman"/>
          <w:sz w:val="24"/>
          <w:szCs w:val="24"/>
          <w:lang w:val="en-US"/>
        </w:rPr>
        <w:t xml:space="preserve">]. </w:t>
      </w:r>
      <w:r w:rsidR="008F276B" w:rsidRPr="00056327">
        <w:rPr>
          <w:rFonts w:ascii="Times New Roman" w:hAnsi="Times New Roman" w:cs="Times New Roman"/>
          <w:sz w:val="24"/>
          <w:szCs w:val="24"/>
          <w:lang w:val="en-US"/>
        </w:rPr>
        <w:t>In principle, all kinds of nanocrystalline powders can be used as starting material [</w:t>
      </w:r>
      <w:r w:rsidR="008F276B" w:rsidRPr="005731DE">
        <w:rPr>
          <w:rFonts w:ascii="Times New Roman" w:hAnsi="Times New Roman" w:cs="Times New Roman"/>
          <w:b/>
          <w:bCs/>
          <w:color w:val="0000FF"/>
          <w:sz w:val="24"/>
          <w:szCs w:val="24"/>
          <w:lang w:val="en-US"/>
        </w:rPr>
        <w:t>Kirchner 1998</w:t>
      </w:r>
      <w:r w:rsidR="008F276B" w:rsidRPr="00056327">
        <w:rPr>
          <w:rFonts w:ascii="Times New Roman" w:hAnsi="Times New Roman" w:cs="Times New Roman"/>
          <w:sz w:val="24"/>
          <w:szCs w:val="24"/>
          <w:lang w:val="en-US"/>
        </w:rPr>
        <w:t xml:space="preserve">], </w:t>
      </w:r>
      <w:r w:rsidR="008F276B" w:rsidRPr="00056327">
        <w:rPr>
          <w:rFonts w:ascii="Times New Roman" w:hAnsi="Times New Roman" w:cs="Times New Roman"/>
          <w:sz w:val="24"/>
          <w:szCs w:val="24"/>
          <w:lang w:val="en-US"/>
        </w:rPr>
        <w:lastRenderedPageBreak/>
        <w:t xml:space="preserve">but melt-spun powders have the highest potential </w:t>
      </w:r>
      <w:r w:rsidR="00A54C52" w:rsidRPr="00056327">
        <w:rPr>
          <w:rFonts w:ascii="Times New Roman" w:hAnsi="Times New Roman" w:cs="Times New Roman"/>
          <w:sz w:val="24"/>
          <w:szCs w:val="24"/>
          <w:lang w:val="en-US"/>
        </w:rPr>
        <w:t>for</w:t>
      </w:r>
      <w:r w:rsidR="008F276B" w:rsidRPr="00056327">
        <w:rPr>
          <w:rFonts w:ascii="Times New Roman" w:hAnsi="Times New Roman" w:cs="Times New Roman"/>
          <w:sz w:val="24"/>
          <w:szCs w:val="24"/>
          <w:lang w:val="en-US"/>
        </w:rPr>
        <w:t xml:space="preserve"> study</w:t>
      </w:r>
      <w:r w:rsidR="00A54C52" w:rsidRPr="00056327">
        <w:rPr>
          <w:rFonts w:ascii="Times New Roman" w:hAnsi="Times New Roman" w:cs="Times New Roman"/>
          <w:sz w:val="24"/>
          <w:szCs w:val="24"/>
          <w:lang w:val="en-US"/>
        </w:rPr>
        <w:t>ing</w:t>
      </w:r>
      <w:r w:rsidR="008F276B" w:rsidRPr="00056327">
        <w:rPr>
          <w:rFonts w:ascii="Times New Roman" w:hAnsi="Times New Roman" w:cs="Times New Roman"/>
          <w:sz w:val="24"/>
          <w:szCs w:val="24"/>
          <w:lang w:val="en-US"/>
        </w:rPr>
        <w:t xml:space="preserve"> the microstructure </w:t>
      </w:r>
      <w:r w:rsidR="00A54C52" w:rsidRPr="00056327">
        <w:rPr>
          <w:rFonts w:ascii="Times New Roman" w:hAnsi="Times New Roman" w:cs="Times New Roman"/>
          <w:sz w:val="24"/>
          <w:szCs w:val="24"/>
          <w:lang w:val="en-US"/>
        </w:rPr>
        <w:t>formation as function of processing parameters</w:t>
      </w:r>
      <w:r w:rsidR="008F276B" w:rsidRPr="00056327">
        <w:rPr>
          <w:rFonts w:ascii="Times New Roman" w:hAnsi="Times New Roman" w:cs="Times New Roman"/>
          <w:sz w:val="24"/>
          <w:szCs w:val="24"/>
          <w:lang w:val="en-US"/>
        </w:rPr>
        <w:t xml:space="preserve"> and to benchmark different processing technologies due to starting from </w:t>
      </w:r>
      <w:r w:rsidR="00A54C52" w:rsidRPr="00056327">
        <w:rPr>
          <w:rFonts w:ascii="Times New Roman" w:hAnsi="Times New Roman" w:cs="Times New Roman"/>
          <w:sz w:val="24"/>
          <w:szCs w:val="24"/>
          <w:lang w:val="en-US"/>
        </w:rPr>
        <w:t xml:space="preserve">ultrafine, </w:t>
      </w:r>
      <w:r w:rsidR="005731DE" w:rsidRPr="00056327">
        <w:rPr>
          <w:rFonts w:ascii="Times New Roman" w:hAnsi="Times New Roman" w:cs="Times New Roman"/>
          <w:sz w:val="24"/>
          <w:szCs w:val="24"/>
          <w:lang w:val="en-US"/>
        </w:rPr>
        <w:t xml:space="preserve">uniform primary grains. </w:t>
      </w:r>
      <w:r w:rsidR="00A54C52" w:rsidRPr="00056327">
        <w:rPr>
          <w:rFonts w:ascii="Times New Roman" w:hAnsi="Times New Roman" w:cs="Times New Roman"/>
          <w:sz w:val="24"/>
          <w:szCs w:val="24"/>
          <w:lang w:val="en-US"/>
        </w:rPr>
        <w:t>Contrarily</w:t>
      </w:r>
      <w:r w:rsidR="00CB5B1B" w:rsidRPr="00056327">
        <w:rPr>
          <w:rFonts w:ascii="Times New Roman" w:hAnsi="Times New Roman" w:cs="Times New Roman"/>
          <w:sz w:val="24"/>
          <w:szCs w:val="24"/>
          <w:lang w:val="en-US"/>
        </w:rPr>
        <w:t xml:space="preserve">, </w:t>
      </w:r>
      <w:r w:rsidR="005731DE" w:rsidRPr="00056327">
        <w:rPr>
          <w:rFonts w:ascii="Times New Roman" w:hAnsi="Times New Roman" w:cs="Times New Roman"/>
          <w:sz w:val="24"/>
          <w:szCs w:val="24"/>
          <w:lang w:val="en-US"/>
        </w:rPr>
        <w:t>HDDR powders have a coarser grain structure than melt-spun ribbon</w:t>
      </w:r>
      <w:r w:rsidR="00141755" w:rsidRPr="00056327">
        <w:rPr>
          <w:rFonts w:ascii="Times New Roman" w:hAnsi="Times New Roman" w:cs="Times New Roman"/>
          <w:sz w:val="24"/>
          <w:szCs w:val="24"/>
          <w:lang w:val="en-US"/>
        </w:rPr>
        <w:t>s</w:t>
      </w:r>
      <w:r w:rsidR="005731DE" w:rsidRPr="00056327">
        <w:rPr>
          <w:rFonts w:ascii="Times New Roman" w:hAnsi="Times New Roman" w:cs="Times New Roman"/>
          <w:sz w:val="24"/>
          <w:szCs w:val="24"/>
          <w:lang w:val="en-US"/>
        </w:rPr>
        <w:t xml:space="preserve"> and hence show greater deformation resistance during the fabrication of a textured Nd–Fe–B magnets. This enhances the risk of cracking of the samples [</w:t>
      </w:r>
      <w:r w:rsidR="005731DE" w:rsidRPr="005731DE">
        <w:rPr>
          <w:rFonts w:ascii="Times New Roman" w:hAnsi="Times New Roman" w:cs="Times New Roman"/>
          <w:b/>
          <w:bCs/>
          <w:color w:val="0000FF"/>
          <w:sz w:val="24"/>
          <w:szCs w:val="24"/>
          <w:lang w:val="en-US"/>
        </w:rPr>
        <w:t>Gopalan 2009</w:t>
      </w:r>
      <w:r w:rsidR="005731DE" w:rsidRPr="00056327">
        <w:rPr>
          <w:rFonts w:ascii="Times New Roman" w:hAnsi="Times New Roman" w:cs="Times New Roman"/>
          <w:sz w:val="24"/>
          <w:szCs w:val="24"/>
          <w:lang w:val="en-US"/>
        </w:rPr>
        <w:t xml:space="preserve">] and usually leads to lower </w:t>
      </w:r>
      <w:r w:rsidR="00141755" w:rsidRPr="00056327">
        <w:rPr>
          <w:rFonts w:ascii="Times New Roman" w:hAnsi="Times New Roman" w:cs="Times New Roman"/>
          <w:sz w:val="24"/>
          <w:szCs w:val="24"/>
          <w:lang w:val="en-US"/>
        </w:rPr>
        <w:t xml:space="preserve">texturing </w:t>
      </w:r>
      <w:r w:rsidR="00DA426D" w:rsidRPr="00056327">
        <w:rPr>
          <w:rFonts w:ascii="Times New Roman" w:hAnsi="Times New Roman" w:cs="Times New Roman"/>
          <w:sz w:val="24"/>
          <w:szCs w:val="24"/>
          <w:lang w:val="en-US"/>
        </w:rPr>
        <w:t>after hot deformation</w:t>
      </w:r>
      <w:r w:rsidR="005731DE" w:rsidRPr="00056327">
        <w:rPr>
          <w:rFonts w:ascii="Times New Roman" w:hAnsi="Times New Roman" w:cs="Times New Roman"/>
          <w:sz w:val="24"/>
          <w:szCs w:val="24"/>
          <w:lang w:val="en-US"/>
        </w:rPr>
        <w:t xml:space="preserve"> [</w:t>
      </w:r>
      <w:r w:rsidR="005731DE" w:rsidRPr="005731DE">
        <w:rPr>
          <w:rFonts w:ascii="Times New Roman" w:hAnsi="Times New Roman" w:cs="Times New Roman"/>
          <w:b/>
          <w:bCs/>
          <w:color w:val="0000FF"/>
          <w:sz w:val="24"/>
          <w:szCs w:val="24"/>
          <w:lang w:val="en-US"/>
        </w:rPr>
        <w:t xml:space="preserve">Kirchner 1998, </w:t>
      </w:r>
      <w:r w:rsidR="00DA426D">
        <w:rPr>
          <w:rFonts w:ascii="Times New Roman" w:hAnsi="Times New Roman" w:cs="Times New Roman"/>
          <w:b/>
          <w:bCs/>
          <w:color w:val="0000FF"/>
          <w:sz w:val="24"/>
          <w:szCs w:val="24"/>
          <w:lang w:val="en-US"/>
        </w:rPr>
        <w:t xml:space="preserve">Ikram 2019, </w:t>
      </w:r>
      <w:r w:rsidR="005731DE" w:rsidRPr="005731DE">
        <w:rPr>
          <w:rFonts w:ascii="Times New Roman" w:hAnsi="Times New Roman" w:cs="Times New Roman"/>
          <w:b/>
          <w:bCs/>
          <w:color w:val="0000FF"/>
          <w:sz w:val="24"/>
          <w:szCs w:val="24"/>
          <w:lang w:val="en-US"/>
        </w:rPr>
        <w:t>Ikram 2020</w:t>
      </w:r>
      <w:r w:rsidR="005731DE" w:rsidRPr="00056327">
        <w:rPr>
          <w:rFonts w:ascii="Times New Roman" w:hAnsi="Times New Roman" w:cs="Times New Roman"/>
          <w:sz w:val="24"/>
          <w:szCs w:val="24"/>
          <w:lang w:val="en-US"/>
        </w:rPr>
        <w:t xml:space="preserve">]. </w:t>
      </w:r>
      <w:r w:rsidR="00EA5F01" w:rsidRPr="00056327">
        <w:rPr>
          <w:rFonts w:ascii="Times New Roman" w:hAnsi="Times New Roman" w:cs="Times New Roman"/>
          <w:sz w:val="24"/>
          <w:szCs w:val="24"/>
          <w:lang w:val="en-US"/>
        </w:rPr>
        <w:t>As a first step</w:t>
      </w:r>
      <w:r w:rsidR="00141755" w:rsidRPr="00056327">
        <w:rPr>
          <w:rFonts w:ascii="Times New Roman" w:hAnsi="Times New Roman" w:cs="Times New Roman"/>
          <w:sz w:val="24"/>
          <w:szCs w:val="24"/>
          <w:lang w:val="en-US"/>
        </w:rPr>
        <w:t xml:space="preserve"> of the multi-stage production process</w:t>
      </w:r>
      <w:r w:rsidR="00EA5F01" w:rsidRPr="00056327">
        <w:rPr>
          <w:rFonts w:ascii="Times New Roman" w:hAnsi="Times New Roman" w:cs="Times New Roman"/>
          <w:sz w:val="24"/>
          <w:szCs w:val="24"/>
          <w:lang w:val="en-US"/>
        </w:rPr>
        <w:t>, the</w:t>
      </w:r>
      <w:r w:rsidR="00EA5F01" w:rsidRPr="00755379">
        <w:rPr>
          <w:rFonts w:ascii="Times New Roman" w:hAnsi="Times New Roman" w:cs="Times New Roman"/>
          <w:sz w:val="24"/>
          <w:szCs w:val="24"/>
          <w:lang w:val="en-US"/>
        </w:rPr>
        <w:t xml:space="preserve"> powder is cold pressed into compacts. Then, the compacts are fully densified by hot pressing at temperatures in the range of 650°C – 900°C and a pressure of up to 300 MPa [</w:t>
      </w:r>
      <w:r w:rsidR="00EA5F01" w:rsidRPr="00755379">
        <w:rPr>
          <w:rFonts w:ascii="Times New Roman" w:hAnsi="Times New Roman" w:cs="Times New Roman"/>
          <w:b/>
          <w:bCs/>
          <w:color w:val="0000FF"/>
          <w:sz w:val="24"/>
          <w:szCs w:val="24"/>
          <w:lang w:val="en-US"/>
        </w:rPr>
        <w:t>Song 2013, Croat 2018</w:t>
      </w:r>
      <w:r w:rsidR="00EA5F01" w:rsidRPr="00755379">
        <w:rPr>
          <w:rFonts w:ascii="Times New Roman" w:hAnsi="Times New Roman" w:cs="Times New Roman"/>
          <w:sz w:val="24"/>
          <w:szCs w:val="24"/>
          <w:lang w:val="en-US"/>
        </w:rPr>
        <w:t xml:space="preserve">]. </w:t>
      </w:r>
      <w:r w:rsidRPr="00056327">
        <w:rPr>
          <w:rFonts w:ascii="Times New Roman" w:hAnsi="Times New Roman" w:cs="Times New Roman"/>
          <w:sz w:val="24"/>
          <w:szCs w:val="24"/>
          <w:lang w:val="en-US"/>
        </w:rPr>
        <w:t>During hot pressing, anisotropic grain growth along the a-axis of the Nd</w:t>
      </w:r>
      <w:r w:rsidRPr="00056327">
        <w:rPr>
          <w:rFonts w:ascii="Times New Roman" w:hAnsi="Times New Roman" w:cs="Times New Roman"/>
          <w:sz w:val="24"/>
          <w:szCs w:val="24"/>
          <w:vertAlign w:val="subscript"/>
          <w:lang w:val="en-US"/>
        </w:rPr>
        <w:t>2</w:t>
      </w:r>
      <w:r w:rsidRPr="00056327">
        <w:rPr>
          <w:rFonts w:ascii="Times New Roman" w:hAnsi="Times New Roman" w:cs="Times New Roman"/>
          <w:sz w:val="24"/>
          <w:szCs w:val="24"/>
          <w:lang w:val="en-US"/>
        </w:rPr>
        <w:t>Fe</w:t>
      </w:r>
      <w:r w:rsidRPr="00056327">
        <w:rPr>
          <w:rFonts w:ascii="Times New Roman" w:hAnsi="Times New Roman" w:cs="Times New Roman"/>
          <w:sz w:val="24"/>
          <w:szCs w:val="24"/>
          <w:vertAlign w:val="subscript"/>
          <w:lang w:val="en-US"/>
        </w:rPr>
        <w:t>14</w:t>
      </w:r>
      <w:r w:rsidRPr="00056327">
        <w:rPr>
          <w:rFonts w:ascii="Times New Roman" w:hAnsi="Times New Roman" w:cs="Times New Roman"/>
          <w:sz w:val="24"/>
          <w:szCs w:val="24"/>
          <w:lang w:val="en-US"/>
        </w:rPr>
        <w:t xml:space="preserve">B crystal already occurs, which becomes more pronounced with increasing temperature </w:t>
      </w:r>
      <w:r w:rsidR="00141755">
        <w:rPr>
          <w:rFonts w:ascii="Times New Roman" w:hAnsi="Times New Roman" w:cs="Times New Roman"/>
          <w:sz w:val="24"/>
          <w:szCs w:val="24"/>
          <w:lang w:val="en-US"/>
        </w:rPr>
        <w:t>[</w:t>
      </w:r>
      <w:proofErr w:type="spellStart"/>
      <w:r w:rsidR="00141755" w:rsidRPr="00141755">
        <w:rPr>
          <w:rFonts w:ascii="Times New Roman" w:hAnsi="Times New Roman" w:cs="Times New Roman"/>
          <w:b/>
          <w:bCs/>
          <w:color w:val="0000FF"/>
          <w:sz w:val="24"/>
          <w:szCs w:val="24"/>
          <w:lang w:val="en-US"/>
        </w:rPr>
        <w:t>Hioki</w:t>
      </w:r>
      <w:proofErr w:type="spellEnd"/>
      <w:r w:rsidR="00141755" w:rsidRPr="00141755">
        <w:rPr>
          <w:rFonts w:ascii="Times New Roman" w:hAnsi="Times New Roman" w:cs="Times New Roman"/>
          <w:b/>
          <w:bCs/>
          <w:color w:val="0000FF"/>
          <w:sz w:val="24"/>
          <w:szCs w:val="24"/>
          <w:lang w:val="en-US"/>
        </w:rPr>
        <w:t xml:space="preserve"> 2021</w:t>
      </w:r>
      <w:r w:rsidR="00141755">
        <w:rPr>
          <w:rFonts w:ascii="Times New Roman" w:hAnsi="Times New Roman" w:cs="Times New Roman"/>
          <w:sz w:val="24"/>
          <w:szCs w:val="24"/>
          <w:lang w:val="en-US"/>
        </w:rPr>
        <w:t>]</w:t>
      </w:r>
      <w:r>
        <w:rPr>
          <w:rFonts w:ascii="Times New Roman" w:hAnsi="Times New Roman" w:cs="Times New Roman"/>
          <w:sz w:val="24"/>
          <w:szCs w:val="24"/>
          <w:lang w:val="en-US"/>
        </w:rPr>
        <w:t>.</w:t>
      </w:r>
      <w:r w:rsidR="00141755">
        <w:rPr>
          <w:rFonts w:ascii="Times New Roman" w:hAnsi="Times New Roman" w:cs="Times New Roman"/>
          <w:sz w:val="24"/>
          <w:szCs w:val="24"/>
          <w:lang w:val="en-US"/>
        </w:rPr>
        <w:t xml:space="preserve"> </w:t>
      </w:r>
      <w:r w:rsidRPr="00056327">
        <w:rPr>
          <w:rFonts w:ascii="Times New Roman" w:hAnsi="Times New Roman" w:cs="Times New Roman"/>
          <w:sz w:val="24"/>
          <w:szCs w:val="24"/>
          <w:lang w:val="en-US"/>
        </w:rPr>
        <w:t xml:space="preserve">In the as-hot-pressed state, the microstructure contains randomly oriented grains with a size in the range of 20 – 50 nm, leading to isotropic magnetic properties at this stage. </w:t>
      </w:r>
      <w:r w:rsidR="00EA5F01" w:rsidRPr="00056327">
        <w:rPr>
          <w:rFonts w:ascii="Times New Roman" w:hAnsi="Times New Roman" w:cs="Times New Roman"/>
          <w:sz w:val="24"/>
          <w:szCs w:val="24"/>
          <w:lang w:val="en-US"/>
        </w:rPr>
        <w:t xml:space="preserve">As a final step, anisotropic magnetic properties are achieved by hot deformation of the </w:t>
      </w:r>
      <w:r w:rsidR="005E09E6" w:rsidRPr="00056327">
        <w:rPr>
          <w:rFonts w:ascii="Times New Roman" w:hAnsi="Times New Roman" w:cs="Times New Roman"/>
          <w:sz w:val="24"/>
          <w:szCs w:val="24"/>
          <w:lang w:val="en-US"/>
        </w:rPr>
        <w:t>hot-pressed</w:t>
      </w:r>
      <w:r w:rsidR="00EA5F01" w:rsidRPr="00056327">
        <w:rPr>
          <w:rFonts w:ascii="Times New Roman" w:hAnsi="Times New Roman" w:cs="Times New Roman"/>
          <w:sz w:val="24"/>
          <w:szCs w:val="24"/>
          <w:lang w:val="en-US"/>
        </w:rPr>
        <w:t xml:space="preserve"> parts either by die-upsetting </w:t>
      </w:r>
      <w:r w:rsidR="00EA5F01" w:rsidRPr="00755379">
        <w:rPr>
          <w:rFonts w:ascii="Times New Roman" w:hAnsi="Times New Roman" w:cs="Times New Roman"/>
          <w:sz w:val="24"/>
          <w:szCs w:val="24"/>
          <w:lang w:val="en-US"/>
        </w:rPr>
        <w:t>(plane magnets) or hot extrusion (ring magnets) [</w:t>
      </w:r>
      <w:proofErr w:type="spellStart"/>
      <w:r w:rsidR="00EA5F01" w:rsidRPr="00755379">
        <w:rPr>
          <w:rFonts w:ascii="Times New Roman" w:hAnsi="Times New Roman" w:cs="Times New Roman"/>
          <w:b/>
          <w:bCs/>
          <w:color w:val="0000FF"/>
          <w:sz w:val="24"/>
          <w:szCs w:val="24"/>
          <w:lang w:val="en-US"/>
        </w:rPr>
        <w:t>Grünberger</w:t>
      </w:r>
      <w:proofErr w:type="spellEnd"/>
      <w:r w:rsidR="00EA5F01" w:rsidRPr="00755379">
        <w:rPr>
          <w:rFonts w:ascii="Times New Roman" w:hAnsi="Times New Roman" w:cs="Times New Roman"/>
          <w:b/>
          <w:bCs/>
          <w:color w:val="0000FF"/>
          <w:sz w:val="24"/>
          <w:szCs w:val="24"/>
          <w:lang w:val="en-US"/>
        </w:rPr>
        <w:t xml:space="preserve"> 1997</w:t>
      </w:r>
      <w:r w:rsidR="00EA5F01" w:rsidRPr="00755379">
        <w:rPr>
          <w:rFonts w:ascii="Times New Roman" w:hAnsi="Times New Roman" w:cs="Times New Roman"/>
          <w:sz w:val="24"/>
          <w:szCs w:val="24"/>
          <w:lang w:val="en-US"/>
        </w:rPr>
        <w:t xml:space="preserve">]. </w:t>
      </w:r>
      <w:r w:rsidR="00EA5F01" w:rsidRPr="00056327">
        <w:rPr>
          <w:rFonts w:ascii="Times New Roman" w:hAnsi="Times New Roman" w:cs="Times New Roman"/>
          <w:sz w:val="24"/>
          <w:szCs w:val="24"/>
          <w:lang w:val="en-US"/>
        </w:rPr>
        <w:t>A deformation degree</w:t>
      </w:r>
      <w:r w:rsidR="00033FBD" w:rsidRPr="00056327">
        <w:rPr>
          <w:rFonts w:ascii="Times New Roman" w:hAnsi="Times New Roman" w:cs="Times New Roman"/>
          <w:sz w:val="24"/>
          <w:szCs w:val="24"/>
          <w:lang w:val="en-US"/>
        </w:rPr>
        <w:t xml:space="preserve"> – defined by</w:t>
      </w:r>
      <w:r w:rsidR="00EA5F01" w:rsidRPr="00056327">
        <w:rPr>
          <w:rFonts w:ascii="Times New Roman" w:hAnsi="Times New Roman" w:cs="Times New Roman"/>
          <w:sz w:val="24"/>
          <w:szCs w:val="24"/>
          <w:lang w:val="en-US"/>
        </w:rPr>
        <w:t xml:space="preserve"> height reduction in relation to the initial height</w:t>
      </w:r>
      <w:r w:rsidR="00033FBD" w:rsidRPr="00056327">
        <w:rPr>
          <w:rFonts w:ascii="Times New Roman" w:hAnsi="Times New Roman" w:cs="Times New Roman"/>
          <w:sz w:val="24"/>
          <w:szCs w:val="24"/>
          <w:lang w:val="en-US"/>
        </w:rPr>
        <w:t xml:space="preserve"> –</w:t>
      </w:r>
      <w:r w:rsidR="00EA5F01" w:rsidRPr="00056327">
        <w:rPr>
          <w:rFonts w:ascii="Times New Roman" w:hAnsi="Times New Roman" w:cs="Times New Roman"/>
          <w:sz w:val="24"/>
          <w:szCs w:val="24"/>
          <w:lang w:val="en-US"/>
        </w:rPr>
        <w:t xml:space="preserve"> of up to 75 % can be achieved by applying temperatures in the range of 650°C – 900°C and a pressure of up to </w:t>
      </w:r>
      <w:commentRangeStart w:id="2"/>
      <w:r w:rsidR="00EA5F01" w:rsidRPr="00056327">
        <w:rPr>
          <w:rFonts w:ascii="Times New Roman" w:hAnsi="Times New Roman" w:cs="Times New Roman"/>
          <w:sz w:val="24"/>
          <w:szCs w:val="24"/>
          <w:lang w:val="en-US"/>
        </w:rPr>
        <w:t xml:space="preserve">100 MPa </w:t>
      </w:r>
      <w:commentRangeEnd w:id="2"/>
      <w:r w:rsidR="00B66888">
        <w:rPr>
          <w:rStyle w:val="CommentReference"/>
          <w:lang w:val="tr-TR"/>
        </w:rPr>
        <w:commentReference w:id="2"/>
      </w:r>
      <w:r w:rsidR="00EA5F01" w:rsidRPr="00755379">
        <w:rPr>
          <w:rFonts w:ascii="Times New Roman" w:hAnsi="Times New Roman" w:cs="Times New Roman"/>
          <w:sz w:val="24"/>
          <w:szCs w:val="24"/>
          <w:lang w:val="en-US"/>
        </w:rPr>
        <w:t>[</w:t>
      </w:r>
      <w:proofErr w:type="spellStart"/>
      <w:r w:rsidR="00EA5F01" w:rsidRPr="00755379">
        <w:rPr>
          <w:rFonts w:ascii="Times New Roman" w:hAnsi="Times New Roman" w:cs="Times New Roman"/>
          <w:b/>
          <w:bCs/>
          <w:color w:val="0000FF"/>
          <w:sz w:val="24"/>
          <w:szCs w:val="24"/>
          <w:lang w:val="en-US"/>
        </w:rPr>
        <w:t>Hioki</w:t>
      </w:r>
      <w:proofErr w:type="spellEnd"/>
      <w:r w:rsidR="00EA5F01" w:rsidRPr="00755379">
        <w:rPr>
          <w:rFonts w:ascii="Times New Roman" w:hAnsi="Times New Roman" w:cs="Times New Roman"/>
          <w:b/>
          <w:bCs/>
          <w:color w:val="0000FF"/>
          <w:sz w:val="24"/>
          <w:szCs w:val="24"/>
          <w:lang w:val="en-US"/>
        </w:rPr>
        <w:t xml:space="preserve"> 2021, Song 2013, Croat 2018</w:t>
      </w:r>
      <w:r w:rsidR="00EA5F01" w:rsidRPr="00755379">
        <w:rPr>
          <w:rFonts w:ascii="Times New Roman" w:hAnsi="Times New Roman" w:cs="Times New Roman"/>
          <w:sz w:val="24"/>
          <w:szCs w:val="24"/>
          <w:lang w:val="en-US"/>
        </w:rPr>
        <w:t xml:space="preserve">]. </w:t>
      </w:r>
      <w:r w:rsidR="00EA5F01" w:rsidRPr="00056327">
        <w:rPr>
          <w:rFonts w:ascii="Times New Roman" w:hAnsi="Times New Roman" w:cs="Times New Roman"/>
          <w:sz w:val="24"/>
          <w:szCs w:val="24"/>
          <w:lang w:val="en-US"/>
        </w:rPr>
        <w:t xml:space="preserve">Deformation degree has </w:t>
      </w:r>
      <w:r w:rsidR="005E09E6" w:rsidRPr="00056327">
        <w:rPr>
          <w:rFonts w:ascii="Times New Roman" w:hAnsi="Times New Roman" w:cs="Times New Roman"/>
          <w:sz w:val="24"/>
          <w:szCs w:val="24"/>
          <w:lang w:val="en-US"/>
        </w:rPr>
        <w:t>a significant</w:t>
      </w:r>
      <w:r w:rsidR="00EA5F01" w:rsidRPr="00056327">
        <w:rPr>
          <w:rFonts w:ascii="Times New Roman" w:hAnsi="Times New Roman" w:cs="Times New Roman"/>
          <w:sz w:val="24"/>
          <w:szCs w:val="24"/>
          <w:lang w:val="en-US"/>
        </w:rPr>
        <w:t xml:space="preserve"> influence on magnetic behavior </w:t>
      </w:r>
      <w:r w:rsidR="00EA5F01">
        <w:rPr>
          <w:rFonts w:ascii="Times New Roman" w:hAnsi="Times New Roman" w:cs="Times New Roman"/>
          <w:sz w:val="24"/>
          <w:szCs w:val="24"/>
          <w:lang w:val="en-US"/>
        </w:rPr>
        <w:t>[</w:t>
      </w:r>
      <w:r w:rsidR="00EA5F01" w:rsidRPr="00AE23CF">
        <w:rPr>
          <w:rFonts w:ascii="Times New Roman" w:hAnsi="Times New Roman" w:cs="Times New Roman"/>
          <w:b/>
          <w:bCs/>
          <w:color w:val="0000FF"/>
          <w:sz w:val="24"/>
          <w:szCs w:val="24"/>
          <w:lang w:val="en-US"/>
        </w:rPr>
        <w:t>Zhao 2021</w:t>
      </w:r>
      <w:r w:rsidR="00EA5F01" w:rsidRPr="005E09E6">
        <w:rPr>
          <w:rFonts w:ascii="Times New Roman" w:hAnsi="Times New Roman" w:cs="Times New Roman"/>
          <w:sz w:val="24"/>
          <w:szCs w:val="24"/>
          <w:lang w:val="en-US"/>
        </w:rPr>
        <w:t>]</w:t>
      </w:r>
      <w:r w:rsidR="00EA5F01" w:rsidRPr="00755379">
        <w:rPr>
          <w:rFonts w:ascii="Times New Roman" w:hAnsi="Times New Roman" w:cs="Times New Roman"/>
          <w:sz w:val="24"/>
          <w:szCs w:val="24"/>
          <w:lang w:val="en-US"/>
        </w:rPr>
        <w:t>.</w:t>
      </w:r>
      <w:r w:rsidR="00EA5F01">
        <w:rPr>
          <w:rFonts w:ascii="Times New Roman" w:hAnsi="Times New Roman" w:cs="Times New Roman"/>
          <w:sz w:val="24"/>
          <w:szCs w:val="24"/>
          <w:lang w:val="en-US"/>
        </w:rPr>
        <w:t xml:space="preserve"> </w:t>
      </w:r>
      <w:r w:rsidR="00EA5F01" w:rsidRPr="00755379">
        <w:rPr>
          <w:rFonts w:ascii="Times New Roman" w:hAnsi="Times New Roman" w:cs="Times New Roman"/>
          <w:sz w:val="24"/>
          <w:szCs w:val="24"/>
          <w:lang w:val="en-US"/>
        </w:rPr>
        <w:t>As the deformation degree increases, the fiber texture also increases, indicating a higher alignment of the “c” crystallographic/easy magnetization axis of the Nd-Fe-B grains along the pressure direction. This alignment leads to an increase in remanence and, consequently, energy-product [</w:t>
      </w:r>
      <w:proofErr w:type="spellStart"/>
      <w:r w:rsidR="00EA5F01" w:rsidRPr="00755379">
        <w:rPr>
          <w:rFonts w:ascii="Times New Roman" w:hAnsi="Times New Roman" w:cs="Times New Roman"/>
          <w:b/>
          <w:bCs/>
          <w:color w:val="0000FF"/>
          <w:sz w:val="24"/>
          <w:szCs w:val="24"/>
          <w:lang w:val="en-US"/>
        </w:rPr>
        <w:t>Khlopkov</w:t>
      </w:r>
      <w:proofErr w:type="spellEnd"/>
      <w:r w:rsidR="00EA5F01" w:rsidRPr="00755379">
        <w:rPr>
          <w:rFonts w:ascii="Times New Roman" w:hAnsi="Times New Roman" w:cs="Times New Roman"/>
          <w:b/>
          <w:bCs/>
          <w:color w:val="0000FF"/>
          <w:sz w:val="24"/>
          <w:szCs w:val="24"/>
          <w:lang w:val="en-US"/>
        </w:rPr>
        <w:t xml:space="preserve"> 2004</w:t>
      </w:r>
      <w:r w:rsidR="00EA5F01" w:rsidRPr="00755379">
        <w:rPr>
          <w:rFonts w:ascii="Times New Roman" w:hAnsi="Times New Roman" w:cs="Times New Roman"/>
          <w:sz w:val="24"/>
          <w:szCs w:val="24"/>
          <w:lang w:val="en-US"/>
        </w:rPr>
        <w:t xml:space="preserve">]. </w:t>
      </w:r>
      <w:r w:rsidR="00EA5F01" w:rsidRPr="00056327">
        <w:rPr>
          <w:rFonts w:ascii="Times New Roman" w:hAnsi="Times New Roman" w:cs="Times New Roman"/>
          <w:sz w:val="24"/>
          <w:szCs w:val="24"/>
          <w:lang w:val="en-US"/>
        </w:rPr>
        <w:t>On the nano-scale, anisotropic grain growth occurs resulting – in the ideal case – in plate-</w:t>
      </w:r>
      <w:r w:rsidRPr="00056327">
        <w:rPr>
          <w:rFonts w:ascii="Times New Roman" w:hAnsi="Times New Roman" w:cs="Times New Roman"/>
          <w:sz w:val="24"/>
          <w:szCs w:val="24"/>
          <w:lang w:val="en-US"/>
        </w:rPr>
        <w:t xml:space="preserve"> like grains with a width in the range of 200 – 500 nm and a height of 20 – 50 nm and fully aligned with the longest axis perpendicular to the deformation direction.</w:t>
      </w:r>
    </w:p>
    <w:p w14:paraId="2BD3684B" w14:textId="77777777" w:rsidR="005E09E6" w:rsidRDefault="005E09E6" w:rsidP="00EA5F01">
      <w:pPr>
        <w:spacing w:after="0" w:line="360" w:lineRule="auto"/>
        <w:jc w:val="both"/>
        <w:rPr>
          <w:rFonts w:ascii="Times New Roman" w:hAnsi="Times New Roman" w:cs="Times New Roman"/>
          <w:sz w:val="24"/>
          <w:szCs w:val="24"/>
          <w:lang w:val="en-US"/>
        </w:rPr>
      </w:pPr>
    </w:p>
    <w:p w14:paraId="172119EB" w14:textId="4755E5D7" w:rsidR="00D5475B" w:rsidRPr="00056327" w:rsidRDefault="00EA5F01" w:rsidP="00EA5F01">
      <w:pPr>
        <w:spacing w:after="0" w:line="360" w:lineRule="auto"/>
        <w:jc w:val="both"/>
        <w:rPr>
          <w:rFonts w:ascii="Times New Roman" w:hAnsi="Times New Roman" w:cs="Times New Roman"/>
          <w:sz w:val="24"/>
          <w:szCs w:val="24"/>
          <w:lang w:val="en-US"/>
        </w:rPr>
      </w:pPr>
      <w:r w:rsidRPr="00056327">
        <w:rPr>
          <w:rFonts w:ascii="Times New Roman" w:hAnsi="Times New Roman" w:cs="Times New Roman"/>
          <w:sz w:val="24"/>
          <w:szCs w:val="24"/>
          <w:lang w:val="en-US"/>
        </w:rPr>
        <w:t xml:space="preserve">Different mechanisms have been proposed for the development of this texture, </w:t>
      </w:r>
      <w:r w:rsidR="00A11FFF" w:rsidRPr="00056327">
        <w:rPr>
          <w:rFonts w:ascii="Times New Roman" w:hAnsi="Times New Roman" w:cs="Times New Roman"/>
          <w:sz w:val="24"/>
          <w:szCs w:val="24"/>
          <w:lang w:val="en-US"/>
        </w:rPr>
        <w:t xml:space="preserve">which are </w:t>
      </w:r>
      <w:r w:rsidR="00033FBD" w:rsidRPr="00056327">
        <w:rPr>
          <w:rFonts w:ascii="Times New Roman" w:hAnsi="Times New Roman" w:cs="Times New Roman"/>
          <w:sz w:val="24"/>
          <w:szCs w:val="24"/>
          <w:lang w:val="en-US"/>
        </w:rPr>
        <w:t>discussed in detail</w:t>
      </w:r>
      <w:r w:rsidR="00A11FFF" w:rsidRPr="00056327">
        <w:rPr>
          <w:rFonts w:ascii="Times New Roman" w:hAnsi="Times New Roman" w:cs="Times New Roman"/>
          <w:sz w:val="24"/>
          <w:szCs w:val="24"/>
          <w:lang w:val="en-US"/>
        </w:rPr>
        <w:t xml:space="preserve"> in the manuscript of </w:t>
      </w:r>
      <w:proofErr w:type="spellStart"/>
      <w:r w:rsidR="00A11FFF" w:rsidRPr="00056327">
        <w:rPr>
          <w:rFonts w:ascii="Times New Roman" w:hAnsi="Times New Roman" w:cs="Times New Roman"/>
          <w:sz w:val="24"/>
          <w:szCs w:val="24"/>
          <w:lang w:val="en-US"/>
        </w:rPr>
        <w:t>Hioki</w:t>
      </w:r>
      <w:proofErr w:type="spellEnd"/>
      <w:r w:rsidR="00A11FFF" w:rsidRPr="00056327">
        <w:rPr>
          <w:rFonts w:ascii="Times New Roman" w:hAnsi="Times New Roman" w:cs="Times New Roman"/>
          <w:sz w:val="24"/>
          <w:szCs w:val="24"/>
          <w:lang w:val="en-US"/>
        </w:rPr>
        <w:t xml:space="preserve"> </w:t>
      </w:r>
      <w:r w:rsidR="00A11FFF" w:rsidRPr="00755379">
        <w:rPr>
          <w:rFonts w:ascii="Times New Roman" w:hAnsi="Times New Roman" w:cs="Times New Roman"/>
          <w:sz w:val="24"/>
          <w:szCs w:val="24"/>
          <w:lang w:val="en-US"/>
        </w:rPr>
        <w:t>[</w:t>
      </w:r>
      <w:proofErr w:type="spellStart"/>
      <w:r w:rsidR="00A11FFF" w:rsidRPr="00755379">
        <w:rPr>
          <w:rFonts w:ascii="Times New Roman" w:hAnsi="Times New Roman" w:cs="Times New Roman"/>
          <w:b/>
          <w:bCs/>
          <w:color w:val="0000FF"/>
          <w:sz w:val="24"/>
          <w:szCs w:val="24"/>
          <w:lang w:val="en-US"/>
        </w:rPr>
        <w:t>Hioki</w:t>
      </w:r>
      <w:proofErr w:type="spellEnd"/>
      <w:r w:rsidR="00A11FFF" w:rsidRPr="00755379">
        <w:rPr>
          <w:rFonts w:ascii="Times New Roman" w:hAnsi="Times New Roman" w:cs="Times New Roman"/>
          <w:b/>
          <w:bCs/>
          <w:color w:val="0000FF"/>
          <w:sz w:val="24"/>
          <w:szCs w:val="24"/>
          <w:lang w:val="en-US"/>
        </w:rPr>
        <w:t xml:space="preserve"> 2021</w:t>
      </w:r>
      <w:r w:rsidR="00A11FFF" w:rsidRPr="00755379">
        <w:rPr>
          <w:rFonts w:ascii="Times New Roman" w:hAnsi="Times New Roman" w:cs="Times New Roman"/>
          <w:sz w:val="24"/>
          <w:szCs w:val="24"/>
          <w:lang w:val="en-US"/>
        </w:rPr>
        <w:t>]</w:t>
      </w:r>
      <w:r w:rsidR="00A11FFF">
        <w:rPr>
          <w:rFonts w:ascii="Times New Roman" w:hAnsi="Times New Roman" w:cs="Times New Roman"/>
          <w:sz w:val="24"/>
          <w:szCs w:val="24"/>
          <w:lang w:val="en-US"/>
        </w:rPr>
        <w:t xml:space="preserve">. </w:t>
      </w:r>
      <w:r w:rsidR="00A11FFF" w:rsidRPr="00056327">
        <w:rPr>
          <w:rFonts w:ascii="Times New Roman" w:hAnsi="Times New Roman" w:cs="Times New Roman"/>
          <w:sz w:val="24"/>
          <w:szCs w:val="24"/>
          <w:lang w:val="en-US"/>
        </w:rPr>
        <w:t>It is stated</w:t>
      </w:r>
      <w:r w:rsidRPr="00056327">
        <w:rPr>
          <w:rFonts w:ascii="Times New Roman" w:hAnsi="Times New Roman" w:cs="Times New Roman"/>
          <w:sz w:val="24"/>
          <w:szCs w:val="24"/>
          <w:lang w:val="en-US"/>
        </w:rPr>
        <w:t xml:space="preserve"> that thermo-mechanical alignment of the crystal grains of Nd-Fe-B occurs at roughly 800 °C. Maintenance of temperatures above the melting point of the grain boundary phase is necessary for good formability </w:t>
      </w:r>
      <w:r w:rsidR="00033FBD" w:rsidRPr="00056327">
        <w:rPr>
          <w:rFonts w:ascii="Times New Roman" w:hAnsi="Times New Roman" w:cs="Times New Roman"/>
          <w:sz w:val="24"/>
          <w:szCs w:val="24"/>
          <w:lang w:val="en-US"/>
        </w:rPr>
        <w:t xml:space="preserve">due to enabling </w:t>
      </w:r>
      <w:r w:rsidR="00483120" w:rsidRPr="00056327">
        <w:rPr>
          <w:rFonts w:ascii="Times New Roman" w:hAnsi="Times New Roman" w:cs="Times New Roman"/>
          <w:sz w:val="24"/>
          <w:szCs w:val="24"/>
          <w:lang w:val="en-US"/>
        </w:rPr>
        <w:t xml:space="preserve">grain rotation and </w:t>
      </w:r>
      <w:r w:rsidR="00033FBD" w:rsidRPr="00056327">
        <w:rPr>
          <w:rFonts w:ascii="Times New Roman" w:hAnsi="Times New Roman" w:cs="Times New Roman"/>
          <w:sz w:val="24"/>
          <w:szCs w:val="24"/>
          <w:lang w:val="en-US"/>
        </w:rPr>
        <w:t xml:space="preserve">grain boundary sliding of the c-plane under the applied hot deformation stress. </w:t>
      </w:r>
      <w:r w:rsidR="00483120" w:rsidRPr="00056327">
        <w:rPr>
          <w:rFonts w:ascii="Times New Roman" w:hAnsi="Times New Roman" w:cs="Times New Roman"/>
          <w:sz w:val="24"/>
          <w:szCs w:val="24"/>
          <w:lang w:val="en-US"/>
        </w:rPr>
        <w:t>With further increase of temperature</w:t>
      </w:r>
      <w:r w:rsidR="00033FBD" w:rsidRPr="00056327">
        <w:rPr>
          <w:rFonts w:ascii="Times New Roman" w:hAnsi="Times New Roman" w:cs="Times New Roman"/>
          <w:sz w:val="24"/>
          <w:szCs w:val="24"/>
          <w:lang w:val="en-US"/>
        </w:rPr>
        <w:t xml:space="preserve">, </w:t>
      </w:r>
      <w:r w:rsidRPr="00056327">
        <w:rPr>
          <w:rFonts w:ascii="Times New Roman" w:hAnsi="Times New Roman" w:cs="Times New Roman"/>
          <w:sz w:val="24"/>
          <w:szCs w:val="24"/>
          <w:lang w:val="en-US"/>
        </w:rPr>
        <w:t xml:space="preserve">this comes at the detriment of inducing abnormal grain growth </w:t>
      </w:r>
      <w:r w:rsidRPr="00EA5F01">
        <w:rPr>
          <w:rFonts w:ascii="Times New Roman" w:hAnsi="Times New Roman" w:cs="Times New Roman"/>
          <w:color w:val="0000FF"/>
          <w:sz w:val="24"/>
          <w:szCs w:val="24"/>
          <w:lang w:val="en-US"/>
        </w:rPr>
        <w:t>[</w:t>
      </w:r>
      <w:r w:rsidRPr="00EA5F01">
        <w:rPr>
          <w:rFonts w:ascii="Times New Roman" w:hAnsi="Times New Roman" w:cs="Times New Roman"/>
          <w:b/>
          <w:bCs/>
          <w:color w:val="0000FF"/>
          <w:sz w:val="24"/>
          <w:szCs w:val="24"/>
          <w:lang w:val="en-US"/>
        </w:rPr>
        <w:t>Mishra 1988,</w:t>
      </w:r>
      <w:r w:rsidRPr="00EA5F01">
        <w:rPr>
          <w:rFonts w:ascii="Times New Roman" w:hAnsi="Times New Roman" w:cs="Times New Roman"/>
          <w:color w:val="0000FF"/>
          <w:sz w:val="24"/>
          <w:szCs w:val="24"/>
          <w:lang w:val="en-US"/>
        </w:rPr>
        <w:t xml:space="preserve"> </w:t>
      </w:r>
      <w:r w:rsidRPr="00EA5F01">
        <w:rPr>
          <w:rFonts w:ascii="Times New Roman" w:hAnsi="Times New Roman" w:cs="Times New Roman"/>
          <w:b/>
          <w:bCs/>
          <w:color w:val="0000FF"/>
          <w:sz w:val="24"/>
          <w:szCs w:val="24"/>
          <w:lang w:val="en-US"/>
        </w:rPr>
        <w:t xml:space="preserve">Mishra 1990, </w:t>
      </w:r>
      <w:proofErr w:type="spellStart"/>
      <w:r w:rsidRPr="00EA5F01">
        <w:rPr>
          <w:rFonts w:ascii="Times New Roman" w:hAnsi="Times New Roman" w:cs="Times New Roman"/>
          <w:b/>
          <w:bCs/>
          <w:color w:val="0000FF"/>
          <w:sz w:val="24"/>
          <w:szCs w:val="24"/>
          <w:lang w:val="en-US"/>
        </w:rPr>
        <w:t>Hioki</w:t>
      </w:r>
      <w:proofErr w:type="spellEnd"/>
      <w:r w:rsidRPr="00EA5F01">
        <w:rPr>
          <w:rFonts w:ascii="Times New Roman" w:hAnsi="Times New Roman" w:cs="Times New Roman"/>
          <w:b/>
          <w:bCs/>
          <w:color w:val="0000FF"/>
          <w:sz w:val="24"/>
          <w:szCs w:val="24"/>
          <w:lang w:val="en-US"/>
        </w:rPr>
        <w:t xml:space="preserve"> 2021</w:t>
      </w:r>
      <w:r w:rsidRPr="00EA5F01">
        <w:rPr>
          <w:rFonts w:ascii="Times New Roman" w:hAnsi="Times New Roman" w:cs="Times New Roman"/>
          <w:color w:val="0000FF"/>
          <w:sz w:val="24"/>
          <w:szCs w:val="24"/>
          <w:lang w:val="en-US"/>
        </w:rPr>
        <w:t>]</w:t>
      </w:r>
      <w:r w:rsidRPr="00056327">
        <w:rPr>
          <w:rFonts w:ascii="Times New Roman" w:hAnsi="Times New Roman" w:cs="Times New Roman"/>
          <w:sz w:val="24"/>
          <w:szCs w:val="24"/>
          <w:lang w:val="en-US"/>
        </w:rPr>
        <w:t xml:space="preserve">. In standard hot deformation, the </w:t>
      </w:r>
      <w:r w:rsidR="00483120" w:rsidRPr="00056327">
        <w:rPr>
          <w:rFonts w:ascii="Times New Roman" w:hAnsi="Times New Roman" w:cs="Times New Roman"/>
          <w:sz w:val="24"/>
          <w:szCs w:val="24"/>
          <w:lang w:val="en-US"/>
        </w:rPr>
        <w:t>grain alignment</w:t>
      </w:r>
      <w:r w:rsidRPr="00056327">
        <w:rPr>
          <w:rFonts w:ascii="Times New Roman" w:hAnsi="Times New Roman" w:cs="Times New Roman"/>
          <w:sz w:val="24"/>
          <w:szCs w:val="24"/>
          <w:lang w:val="en-US"/>
        </w:rPr>
        <w:t xml:space="preserve"> starts </w:t>
      </w:r>
      <w:r w:rsidRPr="00056327">
        <w:rPr>
          <w:rFonts w:ascii="Times New Roman" w:hAnsi="Times New Roman" w:cs="Times New Roman"/>
          <w:sz w:val="24"/>
          <w:szCs w:val="24"/>
          <w:lang w:val="en-US"/>
        </w:rPr>
        <w:lastRenderedPageBreak/>
        <w:t>with the melting of the grain boundary phase coupled with anisotropic grain growth</w:t>
      </w:r>
      <w:r w:rsidR="00483120" w:rsidRPr="00056327">
        <w:rPr>
          <w:rFonts w:ascii="Times New Roman" w:hAnsi="Times New Roman" w:cs="Times New Roman"/>
          <w:sz w:val="24"/>
          <w:szCs w:val="24"/>
          <w:lang w:val="en-US"/>
        </w:rPr>
        <w:t xml:space="preserve"> and grain boundary migration</w:t>
      </w:r>
      <w:r w:rsidR="00DB1753" w:rsidRPr="00056327">
        <w:rPr>
          <w:rFonts w:ascii="Times New Roman" w:hAnsi="Times New Roman" w:cs="Times New Roman"/>
          <w:sz w:val="24"/>
          <w:szCs w:val="24"/>
          <w:lang w:val="en-US"/>
        </w:rPr>
        <w:t xml:space="preserve"> [</w:t>
      </w:r>
      <w:r w:rsidR="00DB1753" w:rsidRPr="00DB1753">
        <w:rPr>
          <w:rFonts w:ascii="Times New Roman" w:hAnsi="Times New Roman" w:cs="Times New Roman"/>
          <w:b/>
          <w:bCs/>
          <w:color w:val="0000FF"/>
          <w:sz w:val="24"/>
          <w:szCs w:val="24"/>
          <w:lang w:val="en-US"/>
        </w:rPr>
        <w:t>Mishra 1990</w:t>
      </w:r>
      <w:r w:rsidR="00DB1753" w:rsidRPr="00056327">
        <w:rPr>
          <w:rFonts w:ascii="Times New Roman" w:hAnsi="Times New Roman" w:cs="Times New Roman"/>
          <w:sz w:val="24"/>
          <w:szCs w:val="24"/>
          <w:lang w:val="en-US"/>
        </w:rPr>
        <w:t>]</w:t>
      </w:r>
      <w:r w:rsidRPr="00056327">
        <w:rPr>
          <w:rFonts w:ascii="Times New Roman" w:hAnsi="Times New Roman" w:cs="Times New Roman"/>
          <w:sz w:val="24"/>
          <w:szCs w:val="24"/>
          <w:lang w:val="en-US"/>
        </w:rPr>
        <w:t>. Then, under an applied stress, the platelet-shaped grains further develop anisotropy through atom transfer through the liquid grain boundary phase</w:t>
      </w:r>
      <w:r w:rsidR="00A11FFF" w:rsidRPr="00056327">
        <w:rPr>
          <w:rFonts w:ascii="Times New Roman" w:hAnsi="Times New Roman" w:cs="Times New Roman"/>
          <w:sz w:val="24"/>
          <w:szCs w:val="24"/>
          <w:lang w:val="en-US"/>
        </w:rPr>
        <w:t xml:space="preserve"> by a pressure assisted “solution-precipitation creep” mechanism [</w:t>
      </w:r>
      <w:proofErr w:type="spellStart"/>
      <w:r w:rsidR="00A11FFF" w:rsidRPr="00A11FFF">
        <w:rPr>
          <w:rFonts w:ascii="Times New Roman" w:hAnsi="Times New Roman" w:cs="Times New Roman"/>
          <w:b/>
          <w:bCs/>
          <w:color w:val="0000FF"/>
          <w:sz w:val="24"/>
          <w:szCs w:val="24"/>
          <w:lang w:val="en-US"/>
        </w:rPr>
        <w:t>Grünberger</w:t>
      </w:r>
      <w:proofErr w:type="spellEnd"/>
      <w:r w:rsidR="00A11FFF" w:rsidRPr="00A11FFF">
        <w:rPr>
          <w:rFonts w:ascii="Times New Roman" w:hAnsi="Times New Roman" w:cs="Times New Roman"/>
          <w:b/>
          <w:bCs/>
          <w:color w:val="0000FF"/>
          <w:sz w:val="24"/>
          <w:szCs w:val="24"/>
          <w:lang w:val="en-US"/>
        </w:rPr>
        <w:t xml:space="preserve"> 1997</w:t>
      </w:r>
      <w:r w:rsidR="00A11FFF" w:rsidRPr="00056327">
        <w:rPr>
          <w:rFonts w:ascii="Times New Roman" w:hAnsi="Times New Roman" w:cs="Times New Roman"/>
          <w:sz w:val="24"/>
          <w:szCs w:val="24"/>
          <w:lang w:val="en-US"/>
        </w:rPr>
        <w:t>]</w:t>
      </w:r>
      <w:r w:rsidR="00DB1753" w:rsidRPr="00056327">
        <w:rPr>
          <w:rFonts w:ascii="Times New Roman" w:hAnsi="Times New Roman" w:cs="Times New Roman"/>
          <w:sz w:val="24"/>
          <w:szCs w:val="24"/>
          <w:lang w:val="en-US"/>
        </w:rPr>
        <w:t>.</w:t>
      </w:r>
      <w:r w:rsidR="00483120" w:rsidRPr="00056327">
        <w:rPr>
          <w:rFonts w:ascii="Times New Roman" w:hAnsi="Times New Roman" w:cs="Times New Roman"/>
          <w:sz w:val="24"/>
          <w:szCs w:val="24"/>
          <w:lang w:val="en-US"/>
        </w:rPr>
        <w:t xml:space="preserve"> </w:t>
      </w:r>
      <w:r w:rsidR="00DB1753" w:rsidRPr="00056327">
        <w:rPr>
          <w:rFonts w:ascii="Times New Roman" w:hAnsi="Times New Roman" w:cs="Times New Roman"/>
          <w:sz w:val="24"/>
          <w:szCs w:val="24"/>
          <w:lang w:val="en-US"/>
        </w:rPr>
        <w:t>Partial solution of the bulk material</w:t>
      </w:r>
      <w:r w:rsidR="00483120" w:rsidRPr="00056327">
        <w:rPr>
          <w:rFonts w:ascii="Times New Roman" w:hAnsi="Times New Roman" w:cs="Times New Roman"/>
          <w:sz w:val="24"/>
          <w:szCs w:val="24"/>
          <w:lang w:val="en-US"/>
        </w:rPr>
        <w:t xml:space="preserve"> changes the </w:t>
      </w:r>
      <w:r w:rsidR="00DB1753" w:rsidRPr="00056327">
        <w:rPr>
          <w:rFonts w:ascii="Times New Roman" w:hAnsi="Times New Roman" w:cs="Times New Roman"/>
          <w:sz w:val="24"/>
          <w:szCs w:val="24"/>
          <w:lang w:val="en-US"/>
        </w:rPr>
        <w:t xml:space="preserve">composition of the </w:t>
      </w:r>
      <w:r w:rsidR="00483120" w:rsidRPr="00056327">
        <w:rPr>
          <w:rFonts w:ascii="Times New Roman" w:hAnsi="Times New Roman" w:cs="Times New Roman"/>
          <w:sz w:val="24"/>
          <w:szCs w:val="24"/>
          <w:lang w:val="en-US"/>
        </w:rPr>
        <w:t xml:space="preserve">grain boundary </w:t>
      </w:r>
      <w:r w:rsidR="00DB1753" w:rsidRPr="00056327">
        <w:rPr>
          <w:rFonts w:ascii="Times New Roman" w:hAnsi="Times New Roman" w:cs="Times New Roman"/>
          <w:sz w:val="24"/>
          <w:szCs w:val="24"/>
          <w:lang w:val="en-US"/>
        </w:rPr>
        <w:t>phase during microstructure evolution</w:t>
      </w:r>
      <w:r w:rsidRPr="00056327">
        <w:rPr>
          <w:rFonts w:ascii="Times New Roman" w:hAnsi="Times New Roman" w:cs="Times New Roman"/>
          <w:sz w:val="24"/>
          <w:szCs w:val="24"/>
          <w:lang w:val="en-US"/>
        </w:rPr>
        <w:t>. After</w:t>
      </w:r>
      <w:r w:rsidR="00E14758" w:rsidRPr="00056327">
        <w:rPr>
          <w:rFonts w:ascii="Times New Roman" w:hAnsi="Times New Roman" w:cs="Times New Roman"/>
          <w:sz w:val="24"/>
          <w:szCs w:val="24"/>
          <w:lang w:val="en-US"/>
        </w:rPr>
        <w:t xml:space="preserve"> hot deformation</w:t>
      </w:r>
      <w:r w:rsidRPr="00056327">
        <w:rPr>
          <w:rFonts w:ascii="Times New Roman" w:hAnsi="Times New Roman" w:cs="Times New Roman"/>
          <w:sz w:val="24"/>
          <w:szCs w:val="24"/>
          <w:lang w:val="en-US"/>
        </w:rPr>
        <w:t>, the c-axis of the platelet-shaped grains align to be parallel to the pressing direction [</w:t>
      </w:r>
      <w:r w:rsidRPr="00EA5F01">
        <w:rPr>
          <w:rFonts w:ascii="Times New Roman" w:hAnsi="Times New Roman" w:cs="Times New Roman"/>
          <w:b/>
          <w:bCs/>
          <w:color w:val="0000FF"/>
          <w:sz w:val="24"/>
          <w:szCs w:val="24"/>
          <w:lang w:val="en-US"/>
        </w:rPr>
        <w:t xml:space="preserve">Mishra 1990, </w:t>
      </w:r>
      <w:proofErr w:type="spellStart"/>
      <w:r w:rsidRPr="00EA5F01">
        <w:rPr>
          <w:rFonts w:ascii="Times New Roman" w:hAnsi="Times New Roman" w:cs="Times New Roman"/>
          <w:b/>
          <w:bCs/>
          <w:color w:val="0000FF"/>
          <w:sz w:val="24"/>
          <w:szCs w:val="24"/>
          <w:lang w:val="en-US"/>
        </w:rPr>
        <w:t>Hioki</w:t>
      </w:r>
      <w:proofErr w:type="spellEnd"/>
      <w:r w:rsidRPr="00EA5F01">
        <w:rPr>
          <w:rFonts w:ascii="Times New Roman" w:hAnsi="Times New Roman" w:cs="Times New Roman"/>
          <w:b/>
          <w:bCs/>
          <w:color w:val="0000FF"/>
          <w:sz w:val="24"/>
          <w:szCs w:val="24"/>
          <w:lang w:val="en-US"/>
        </w:rPr>
        <w:t xml:space="preserve"> 2021</w:t>
      </w:r>
      <w:r w:rsidRPr="00056327">
        <w:rPr>
          <w:rFonts w:ascii="Times New Roman" w:hAnsi="Times New Roman" w:cs="Times New Roman"/>
          <w:sz w:val="24"/>
          <w:szCs w:val="24"/>
          <w:lang w:val="en-US"/>
        </w:rPr>
        <w:t>].</w:t>
      </w:r>
      <w:r w:rsidR="00E14758" w:rsidRPr="00056327">
        <w:rPr>
          <w:rFonts w:ascii="Times New Roman" w:hAnsi="Times New Roman" w:cs="Times New Roman"/>
          <w:sz w:val="24"/>
          <w:szCs w:val="24"/>
          <w:lang w:val="en-US"/>
        </w:rPr>
        <w:t xml:space="preserve"> Another important influence factor – especially on the coercivity – is the thickness and composition of the </w:t>
      </w:r>
      <w:r w:rsidR="000E0B04" w:rsidRPr="00056327">
        <w:rPr>
          <w:rFonts w:ascii="Times New Roman" w:hAnsi="Times New Roman" w:cs="Times New Roman"/>
          <w:sz w:val="24"/>
          <w:szCs w:val="24"/>
          <w:lang w:val="en-US"/>
        </w:rPr>
        <w:t xml:space="preserve">temporarily molten </w:t>
      </w:r>
      <w:r w:rsidR="00E14758" w:rsidRPr="00056327">
        <w:rPr>
          <w:rFonts w:ascii="Times New Roman" w:hAnsi="Times New Roman" w:cs="Times New Roman"/>
          <w:sz w:val="24"/>
          <w:szCs w:val="24"/>
          <w:lang w:val="en-US"/>
        </w:rPr>
        <w:t xml:space="preserve">grain boundary phase after </w:t>
      </w:r>
      <w:r w:rsidR="000E0B04" w:rsidRPr="00056327">
        <w:rPr>
          <w:rFonts w:ascii="Times New Roman" w:hAnsi="Times New Roman" w:cs="Times New Roman"/>
          <w:sz w:val="24"/>
          <w:szCs w:val="24"/>
          <w:lang w:val="en-US"/>
        </w:rPr>
        <w:t xml:space="preserve">its </w:t>
      </w:r>
      <w:r w:rsidR="00E14758" w:rsidRPr="00056327">
        <w:rPr>
          <w:rFonts w:ascii="Times New Roman" w:hAnsi="Times New Roman" w:cs="Times New Roman"/>
          <w:sz w:val="24"/>
          <w:szCs w:val="24"/>
          <w:lang w:val="en-US"/>
        </w:rPr>
        <w:t>solidification. Liu et al. [</w:t>
      </w:r>
      <w:r w:rsidR="00E14758" w:rsidRPr="00E14758">
        <w:rPr>
          <w:rFonts w:ascii="Times New Roman" w:hAnsi="Times New Roman" w:cs="Times New Roman"/>
          <w:b/>
          <w:bCs/>
          <w:color w:val="0000FF"/>
          <w:sz w:val="24"/>
          <w:szCs w:val="24"/>
          <w:lang w:val="en-US"/>
        </w:rPr>
        <w:t>Liu 2013</w:t>
      </w:r>
      <w:r w:rsidR="00E14758" w:rsidRPr="00056327">
        <w:rPr>
          <w:rFonts w:ascii="Times New Roman" w:hAnsi="Times New Roman" w:cs="Times New Roman"/>
          <w:sz w:val="24"/>
          <w:szCs w:val="24"/>
          <w:lang w:val="en-US"/>
        </w:rPr>
        <w:t xml:space="preserve">] reports an increase of the coercivity with increasing thickness and Nd content of </w:t>
      </w:r>
      <w:r w:rsidR="00C16A86" w:rsidRPr="00056327">
        <w:rPr>
          <w:rFonts w:ascii="Times New Roman" w:hAnsi="Times New Roman" w:cs="Times New Roman"/>
          <w:sz w:val="24"/>
          <w:szCs w:val="24"/>
          <w:lang w:val="en-US"/>
        </w:rPr>
        <w:t>this</w:t>
      </w:r>
      <w:r w:rsidR="00E14758" w:rsidRPr="00056327">
        <w:rPr>
          <w:rFonts w:ascii="Times New Roman" w:hAnsi="Times New Roman" w:cs="Times New Roman"/>
          <w:sz w:val="24"/>
          <w:szCs w:val="24"/>
          <w:lang w:val="en-US"/>
        </w:rPr>
        <w:t xml:space="preserve"> grain boundary phase and explains this effect with an improved magnetic isolation of the grains.</w:t>
      </w:r>
    </w:p>
    <w:p w14:paraId="77B37A67" w14:textId="1CF41518" w:rsidR="00691A89" w:rsidRDefault="00691A89" w:rsidP="00EA5F01">
      <w:pPr>
        <w:spacing w:after="0" w:line="360" w:lineRule="auto"/>
        <w:jc w:val="both"/>
        <w:rPr>
          <w:rFonts w:ascii="Times New Roman" w:hAnsi="Times New Roman" w:cs="Times New Roman"/>
          <w:sz w:val="24"/>
          <w:szCs w:val="24"/>
          <w:lang w:val="en-US"/>
        </w:rPr>
      </w:pPr>
    </w:p>
    <w:p w14:paraId="57D5C22E" w14:textId="603CD3C0" w:rsidR="00EA5F01" w:rsidRPr="00CD2B24" w:rsidRDefault="00EA5F01" w:rsidP="00EA5F0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Electric current assisted sintering (ECAS) technologies are an attractive alternative for hot deformation of nanocrystalline Nd-Fe-B magnets. It is expected that direct Joule heating of the compacts by current flow through the bulk in combination </w:t>
      </w:r>
      <w:r w:rsidRPr="00CD2B24">
        <w:rPr>
          <w:rFonts w:ascii="Times New Roman" w:hAnsi="Times New Roman" w:cs="Times New Roman"/>
          <w:sz w:val="24"/>
          <w:szCs w:val="24"/>
          <w:lang w:val="en-US"/>
        </w:rPr>
        <w:t xml:space="preserve">with </w:t>
      </w:r>
      <w:r w:rsidR="0024561E" w:rsidRPr="00CD2B24">
        <w:rPr>
          <w:rFonts w:ascii="Times New Roman" w:hAnsi="Times New Roman" w:cs="Times New Roman"/>
          <w:sz w:val="24"/>
          <w:szCs w:val="24"/>
          <w:lang w:val="en-US"/>
        </w:rPr>
        <w:t>the applied</w:t>
      </w:r>
      <w:r w:rsidRPr="00CD2B24">
        <w:rPr>
          <w:rFonts w:ascii="Times New Roman" w:hAnsi="Times New Roman" w:cs="Times New Roman"/>
          <w:sz w:val="24"/>
          <w:szCs w:val="24"/>
          <w:lang w:val="en-US"/>
        </w:rPr>
        <w:t xml:space="preserve"> load </w:t>
      </w:r>
      <w:r w:rsidRPr="00755379">
        <w:rPr>
          <w:rFonts w:ascii="Times New Roman" w:hAnsi="Times New Roman" w:cs="Times New Roman"/>
          <w:sz w:val="24"/>
          <w:szCs w:val="24"/>
          <w:lang w:val="en-US"/>
        </w:rPr>
        <w:t xml:space="preserve">further improves microstructure evolution. </w:t>
      </w:r>
      <w:r w:rsidRPr="00392069">
        <w:rPr>
          <w:rFonts w:ascii="Times New Roman" w:hAnsi="Times New Roman" w:cs="Times New Roman"/>
          <w:sz w:val="24"/>
          <w:szCs w:val="24"/>
          <w:lang w:val="en-US"/>
        </w:rPr>
        <w:t>I</w:t>
      </w:r>
      <w:r w:rsidRPr="00755379">
        <w:rPr>
          <w:rFonts w:ascii="Times New Roman" w:hAnsi="Times New Roman" w:cs="Times New Roman"/>
          <w:sz w:val="24"/>
          <w:szCs w:val="24"/>
          <w:lang w:val="en-US"/>
        </w:rPr>
        <w:t>t has been demonstrated recently that there is a potential of ECAS technologies for the direct recycling of magnet scrap</w:t>
      </w:r>
      <w:r w:rsidR="00465398">
        <w:rPr>
          <w:rFonts w:ascii="Times New Roman" w:hAnsi="Times New Roman" w:cs="Times New Roman"/>
          <w:sz w:val="24"/>
          <w:szCs w:val="24"/>
          <w:lang w:val="en-US"/>
        </w:rPr>
        <w:t xml:space="preserve"> </w:t>
      </w:r>
      <w:r w:rsidR="00465398" w:rsidRPr="00755379">
        <w:rPr>
          <w:rFonts w:ascii="Times New Roman" w:hAnsi="Times New Roman" w:cs="Times New Roman"/>
          <w:sz w:val="24"/>
          <w:szCs w:val="24"/>
          <w:lang w:val="en-US"/>
        </w:rPr>
        <w:t>[</w:t>
      </w:r>
      <w:r w:rsidR="00465398" w:rsidRPr="00755379">
        <w:rPr>
          <w:rFonts w:ascii="Times New Roman" w:hAnsi="Times New Roman" w:cs="Times New Roman"/>
          <w:b/>
          <w:bCs/>
          <w:color w:val="0000FF"/>
          <w:sz w:val="24"/>
          <w:szCs w:val="24"/>
          <w:lang w:val="en-US"/>
        </w:rPr>
        <w:t>Leich 2019, Mishra 2023, Keszler 2023</w:t>
      </w:r>
      <w:r w:rsidR="00465398"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which is not accessible </w:t>
      </w:r>
      <w:r w:rsidRPr="00CD2B24">
        <w:rPr>
          <w:rFonts w:ascii="Times New Roman" w:hAnsi="Times New Roman" w:cs="Times New Roman"/>
          <w:sz w:val="24"/>
          <w:szCs w:val="24"/>
          <w:lang w:val="en-US"/>
        </w:rPr>
        <w:t xml:space="preserve">by the </w:t>
      </w:r>
      <w:r w:rsidR="000E0B04" w:rsidRPr="00CD2B24">
        <w:rPr>
          <w:rFonts w:ascii="Times New Roman" w:hAnsi="Times New Roman" w:cs="Times New Roman"/>
          <w:sz w:val="24"/>
          <w:szCs w:val="24"/>
          <w:lang w:val="en-US"/>
        </w:rPr>
        <w:t xml:space="preserve">established </w:t>
      </w:r>
      <w:r w:rsidRPr="00CD2B24">
        <w:rPr>
          <w:rFonts w:ascii="Times New Roman" w:hAnsi="Times New Roman" w:cs="Times New Roman"/>
          <w:sz w:val="24"/>
          <w:szCs w:val="24"/>
          <w:lang w:val="en-US"/>
        </w:rPr>
        <w:t xml:space="preserve">technologies </w:t>
      </w:r>
      <w:r w:rsidRPr="00755379">
        <w:rPr>
          <w:rFonts w:ascii="Times New Roman" w:hAnsi="Times New Roman" w:cs="Times New Roman"/>
          <w:sz w:val="24"/>
          <w:szCs w:val="24"/>
          <w:lang w:val="en-US"/>
        </w:rPr>
        <w:t xml:space="preserve">mentioned above. Several ECAS technologies have been investigated for the processing of Nd-Fe-B magnets so far. </w:t>
      </w:r>
      <w:r w:rsidRPr="00CD2B24">
        <w:rPr>
          <w:rFonts w:ascii="Times New Roman" w:hAnsi="Times New Roman" w:cs="Times New Roman"/>
          <w:sz w:val="24"/>
          <w:szCs w:val="24"/>
          <w:lang w:val="en-US"/>
        </w:rPr>
        <w:t>In all cases, melt-spun, nanocrystalline Nd-Fe-B powders or scrap from hot-deformed magnets has been used as starting materials.</w:t>
      </w:r>
    </w:p>
    <w:p w14:paraId="3E873C26" w14:textId="77777777" w:rsidR="00EA5F01" w:rsidRPr="00755379" w:rsidRDefault="00EA5F01" w:rsidP="00EA5F01">
      <w:pPr>
        <w:spacing w:after="0" w:line="360" w:lineRule="auto"/>
        <w:jc w:val="both"/>
        <w:rPr>
          <w:rFonts w:ascii="Times New Roman" w:hAnsi="Times New Roman" w:cs="Times New Roman"/>
          <w:sz w:val="24"/>
          <w:szCs w:val="24"/>
          <w:lang w:val="en-US"/>
        </w:rPr>
      </w:pPr>
    </w:p>
    <w:p w14:paraId="18502988" w14:textId="0DFDD5AC" w:rsidR="00EA5F01" w:rsidRDefault="00EA5F01" w:rsidP="00EA5F0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i/>
          <w:iCs/>
          <w:sz w:val="24"/>
          <w:szCs w:val="24"/>
          <w:lang w:val="en-US"/>
        </w:rPr>
        <w:t>1) Electro discharge sintering (EDS):</w:t>
      </w:r>
      <w:r w:rsidRPr="00755379">
        <w:rPr>
          <w:rFonts w:ascii="Times New Roman" w:hAnsi="Times New Roman" w:cs="Times New Roman"/>
          <w:sz w:val="24"/>
          <w:szCs w:val="24"/>
          <w:lang w:val="en-US"/>
        </w:rPr>
        <w:t xml:space="preserve"> Leich et al. reported the production of Nd-Fe-B Magnets with isotropic magnetic properties by EDS [</w:t>
      </w:r>
      <w:r w:rsidRPr="00755379">
        <w:rPr>
          <w:rFonts w:ascii="Times New Roman" w:hAnsi="Times New Roman" w:cs="Times New Roman"/>
          <w:b/>
          <w:bCs/>
          <w:color w:val="0000FF"/>
          <w:sz w:val="24"/>
          <w:szCs w:val="24"/>
          <w:lang w:val="en-US"/>
        </w:rPr>
        <w:t>Leich 2019, Leich 2018</w:t>
      </w:r>
      <w:r w:rsidRPr="00755379">
        <w:rPr>
          <w:rFonts w:ascii="Times New Roman" w:hAnsi="Times New Roman" w:cs="Times New Roman"/>
          <w:sz w:val="24"/>
          <w:szCs w:val="24"/>
          <w:lang w:val="en-US"/>
        </w:rPr>
        <w:t>]. Due to densification in milliseconds by sudden release of energy stored in a capacitor, this method is the most economical of all sintering technologies. However, achieving high microstructural homogeneity is challenging and there is a limitation of the maximum sample size. At current status of the development, the projected area is below 600 mm</w:t>
      </w:r>
      <w:r w:rsidRPr="00755379">
        <w:rPr>
          <w:rFonts w:ascii="Times New Roman" w:hAnsi="Times New Roman" w:cs="Times New Roman"/>
          <w:sz w:val="24"/>
          <w:szCs w:val="24"/>
          <w:vertAlign w:val="superscript"/>
          <w:lang w:val="en-US"/>
        </w:rPr>
        <w:t>2</w:t>
      </w:r>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b/>
          <w:bCs/>
          <w:color w:val="0000FF"/>
          <w:sz w:val="24"/>
          <w:szCs w:val="24"/>
          <w:lang w:val="en-US"/>
        </w:rPr>
        <w:t>Fais</w:t>
      </w:r>
      <w:proofErr w:type="spellEnd"/>
      <w:r w:rsidRPr="00755379">
        <w:rPr>
          <w:rFonts w:ascii="Times New Roman" w:hAnsi="Times New Roman" w:cs="Times New Roman"/>
          <w:b/>
          <w:bCs/>
          <w:color w:val="0000FF"/>
          <w:sz w:val="24"/>
          <w:szCs w:val="24"/>
          <w:lang w:val="en-US"/>
        </w:rPr>
        <w:t xml:space="preserve"> 2023</w:t>
      </w:r>
      <w:r w:rsidRPr="00755379">
        <w:rPr>
          <w:rFonts w:ascii="Times New Roman" w:hAnsi="Times New Roman" w:cs="Times New Roman"/>
          <w:sz w:val="24"/>
          <w:szCs w:val="24"/>
          <w:lang w:val="en-US"/>
        </w:rPr>
        <w:t>].</w:t>
      </w:r>
    </w:p>
    <w:p w14:paraId="5DFADB1C" w14:textId="7BB4A0C7" w:rsidR="00EA5F01" w:rsidRDefault="00EA5F01" w:rsidP="00EA5F01">
      <w:pPr>
        <w:spacing w:after="0" w:line="360" w:lineRule="auto"/>
        <w:jc w:val="both"/>
        <w:rPr>
          <w:rFonts w:ascii="Times New Roman" w:hAnsi="Times New Roman" w:cs="Times New Roman"/>
          <w:sz w:val="24"/>
          <w:szCs w:val="24"/>
          <w:lang w:val="en-US"/>
        </w:rPr>
      </w:pPr>
    </w:p>
    <w:p w14:paraId="066B3CEE" w14:textId="1BB9D7CC" w:rsidR="00EA5F01" w:rsidRPr="00CD2B24" w:rsidRDefault="00EA5F01" w:rsidP="00EA5F01">
      <w:pPr>
        <w:spacing w:after="0" w:line="360" w:lineRule="auto"/>
        <w:jc w:val="both"/>
        <w:rPr>
          <w:rFonts w:ascii="Times New Roman" w:hAnsi="Times New Roman" w:cs="Times New Roman"/>
          <w:sz w:val="24"/>
          <w:szCs w:val="24"/>
          <w:lang w:val="en-US"/>
        </w:rPr>
      </w:pPr>
      <w:r w:rsidRPr="00CD2B24">
        <w:rPr>
          <w:rFonts w:ascii="Times New Roman" w:hAnsi="Times New Roman" w:cs="Times New Roman"/>
          <w:i/>
          <w:iCs/>
          <w:sz w:val="24"/>
          <w:szCs w:val="24"/>
          <w:lang w:val="en-US"/>
        </w:rPr>
        <w:t>2) Flash Spark Plasma Sintering (Flash SPS):</w:t>
      </w:r>
      <w:r w:rsidRPr="00CD2B24">
        <w:rPr>
          <w:rFonts w:ascii="Times New Roman" w:hAnsi="Times New Roman" w:cs="Times New Roman"/>
          <w:sz w:val="24"/>
          <w:szCs w:val="24"/>
          <w:lang w:val="en-US"/>
        </w:rPr>
        <w:t xml:space="preserve"> Flash SPS is a novel method which combines the advantages of EDS and FAST/SPS. Originally developed by Grasso et al. for the densification of ceramic materials [</w:t>
      </w:r>
      <w:r w:rsidRPr="00EA5F01">
        <w:rPr>
          <w:rFonts w:ascii="Times New Roman" w:hAnsi="Times New Roman" w:cs="Times New Roman"/>
          <w:b/>
          <w:bCs/>
          <w:color w:val="0000FF"/>
          <w:sz w:val="24"/>
          <w:szCs w:val="24"/>
          <w:lang w:val="en-US"/>
        </w:rPr>
        <w:t>Grasso 2014</w:t>
      </w:r>
      <w:r w:rsidRPr="00CD2B24">
        <w:rPr>
          <w:rFonts w:ascii="Times New Roman" w:hAnsi="Times New Roman" w:cs="Times New Roman"/>
          <w:sz w:val="24"/>
          <w:szCs w:val="24"/>
          <w:lang w:val="en-US"/>
        </w:rPr>
        <w:t xml:space="preserve">], Flash SPS was adapted by Castle et al. </w:t>
      </w:r>
      <w:r w:rsidR="00CD2B24" w:rsidRPr="00CD2B24">
        <w:rPr>
          <w:rFonts w:ascii="Times New Roman" w:hAnsi="Times New Roman" w:cs="Times New Roman"/>
          <w:sz w:val="24"/>
          <w:szCs w:val="24"/>
          <w:lang w:val="en-US"/>
        </w:rPr>
        <w:t>to produce</w:t>
      </w:r>
      <w:r w:rsidRPr="00CD2B24">
        <w:rPr>
          <w:rFonts w:ascii="Times New Roman" w:hAnsi="Times New Roman" w:cs="Times New Roman"/>
          <w:sz w:val="24"/>
          <w:szCs w:val="24"/>
          <w:lang w:val="en-US"/>
        </w:rPr>
        <w:t xml:space="preserve"> Nd-Fe-B </w:t>
      </w:r>
      <w:r w:rsidRPr="00CD2B24">
        <w:rPr>
          <w:rFonts w:ascii="Times New Roman" w:hAnsi="Times New Roman" w:cs="Times New Roman"/>
          <w:sz w:val="24"/>
          <w:szCs w:val="24"/>
          <w:lang w:val="en-US"/>
        </w:rPr>
        <w:lastRenderedPageBreak/>
        <w:t>magnets recently demonstrating well-pronounced anisotropic magnetic properties [</w:t>
      </w:r>
      <w:r w:rsidRPr="00CD2B24">
        <w:rPr>
          <w:rFonts w:ascii="Times New Roman" w:hAnsi="Times New Roman" w:cs="Times New Roman"/>
          <w:b/>
          <w:bCs/>
          <w:color w:val="0000FF"/>
          <w:sz w:val="24"/>
          <w:szCs w:val="24"/>
          <w:lang w:val="en-US"/>
        </w:rPr>
        <w:t>Castle 2017</w:t>
      </w:r>
      <w:r w:rsidRPr="00CD2B24">
        <w:rPr>
          <w:rFonts w:ascii="Times New Roman" w:hAnsi="Times New Roman" w:cs="Times New Roman"/>
          <w:sz w:val="24"/>
          <w:szCs w:val="24"/>
          <w:lang w:val="en-US"/>
        </w:rPr>
        <w:t>]. Flash SPS cycles can be conducted in a conventional FAST/SPS device. A high-power pulse of several 10 kW and a defined length (usually less than 60 s) is forced through a pre-compacted/pre-sintered sample resulting in simultaneous densification and hot deformation with large height reduction. Our recent works show that comprehensive data analysis possible in a FAST/SPS device enabled to exactly tune the crystallographic texture while keeping the grain size on the nanoscale [</w:t>
      </w:r>
      <w:r w:rsidRPr="00CD2B24">
        <w:rPr>
          <w:rFonts w:ascii="Times New Roman" w:hAnsi="Times New Roman" w:cs="Times New Roman"/>
          <w:b/>
          <w:bCs/>
          <w:color w:val="0000FF"/>
          <w:sz w:val="24"/>
          <w:szCs w:val="24"/>
          <w:lang w:val="en-US"/>
        </w:rPr>
        <w:t>Mishra 2023, Maccari 2023</w:t>
      </w:r>
      <w:r w:rsidRPr="00CD2B24">
        <w:rPr>
          <w:rFonts w:ascii="Times New Roman" w:hAnsi="Times New Roman" w:cs="Times New Roman"/>
          <w:sz w:val="24"/>
          <w:szCs w:val="24"/>
          <w:lang w:val="en-US"/>
        </w:rPr>
        <w:t>]. Both properties are prerequisite to achieve pronounced anisotropic magnetic properties.</w:t>
      </w:r>
    </w:p>
    <w:p w14:paraId="3555653B" w14:textId="3D6C9EAF" w:rsidR="00EA5F01" w:rsidRDefault="00EA5F01" w:rsidP="00EA5F01">
      <w:pPr>
        <w:spacing w:after="0" w:line="360" w:lineRule="auto"/>
        <w:jc w:val="both"/>
        <w:rPr>
          <w:rFonts w:ascii="Times New Roman" w:hAnsi="Times New Roman" w:cs="Times New Roman"/>
          <w:sz w:val="24"/>
          <w:szCs w:val="24"/>
          <w:lang w:val="en-US"/>
        </w:rPr>
      </w:pPr>
    </w:p>
    <w:p w14:paraId="0B106C14" w14:textId="38CC6580" w:rsidR="00EA5F01" w:rsidRPr="00CD2B24" w:rsidRDefault="000D070A" w:rsidP="00EA5F01">
      <w:pPr>
        <w:spacing w:after="0" w:line="360" w:lineRule="auto"/>
        <w:jc w:val="both"/>
        <w:rPr>
          <w:rFonts w:ascii="Times New Roman" w:hAnsi="Times New Roman" w:cs="Times New Roman"/>
          <w:sz w:val="24"/>
          <w:szCs w:val="24"/>
          <w:lang w:val="en-US"/>
        </w:rPr>
      </w:pPr>
      <w:r w:rsidRPr="00CD2B24">
        <w:rPr>
          <w:rFonts w:ascii="Times New Roman" w:hAnsi="Times New Roman" w:cs="Times New Roman"/>
          <w:i/>
          <w:iCs/>
          <w:sz w:val="24"/>
          <w:szCs w:val="24"/>
          <w:lang w:val="en-US"/>
        </w:rPr>
        <w:t>3) Field assisted sintering technology/spark plasma sintering (FAST/SPS) and spark plasma texturing (SPT):</w:t>
      </w:r>
      <w:r w:rsidRPr="00CD2B24">
        <w:rPr>
          <w:rFonts w:ascii="Times New Roman" w:hAnsi="Times New Roman" w:cs="Times New Roman"/>
          <w:sz w:val="24"/>
          <w:szCs w:val="24"/>
          <w:lang w:val="en-US"/>
        </w:rPr>
        <w:t xml:space="preserve"> Several authors investigated field assisted sintering technology/spark plasma sintering (FAST/SPS) as promising alternative to hot pressing demonstrating almost full densification of Nd-Fe-B magnets </w:t>
      </w: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Gopalan 2009,</w:t>
      </w:r>
      <w:r w:rsidRPr="00755379">
        <w:rPr>
          <w:rFonts w:ascii="Times New Roman" w:hAnsi="Times New Roman" w:cs="Times New Roman"/>
          <w:sz w:val="24"/>
          <w:szCs w:val="24"/>
          <w:lang w:val="en-US"/>
        </w:rPr>
        <w:t xml:space="preserve"> </w:t>
      </w:r>
      <w:r w:rsidRPr="00755379">
        <w:rPr>
          <w:rFonts w:ascii="Times New Roman" w:hAnsi="Times New Roman" w:cs="Times New Roman"/>
          <w:b/>
          <w:bCs/>
          <w:color w:val="0000FF"/>
          <w:sz w:val="24"/>
          <w:szCs w:val="24"/>
          <w:lang w:val="en-US"/>
        </w:rPr>
        <w:t xml:space="preserve">Liu 2010, Hu 2011, Liu 2012, </w:t>
      </w:r>
      <w:proofErr w:type="spellStart"/>
      <w:r w:rsidRPr="00755379">
        <w:rPr>
          <w:rFonts w:ascii="Times New Roman" w:hAnsi="Times New Roman" w:cs="Times New Roman"/>
          <w:b/>
          <w:bCs/>
          <w:color w:val="0000FF"/>
          <w:sz w:val="24"/>
          <w:szCs w:val="24"/>
          <w:lang w:val="en-US"/>
        </w:rPr>
        <w:t>Wüst</w:t>
      </w:r>
      <w:proofErr w:type="spellEnd"/>
      <w:r w:rsidRPr="00755379">
        <w:rPr>
          <w:rFonts w:ascii="Times New Roman" w:hAnsi="Times New Roman" w:cs="Times New Roman"/>
          <w:b/>
          <w:bCs/>
          <w:color w:val="0000FF"/>
          <w:sz w:val="24"/>
          <w:szCs w:val="24"/>
          <w:lang w:val="en-US"/>
        </w:rPr>
        <w:t xml:space="preserve"> 2015, Wang 2015, </w:t>
      </w:r>
      <w:r w:rsidR="00465398">
        <w:rPr>
          <w:rFonts w:ascii="Times New Roman" w:hAnsi="Times New Roman" w:cs="Times New Roman"/>
          <w:b/>
          <w:bCs/>
          <w:color w:val="0000FF"/>
          <w:sz w:val="24"/>
          <w:szCs w:val="24"/>
          <w:lang w:val="en-US"/>
        </w:rPr>
        <w:t xml:space="preserve">Ikram 2019, Ikram 2020, </w:t>
      </w:r>
      <w:proofErr w:type="spellStart"/>
      <w:r w:rsidRPr="00755379">
        <w:rPr>
          <w:rFonts w:ascii="Times New Roman" w:hAnsi="Times New Roman" w:cs="Times New Roman"/>
          <w:b/>
          <w:bCs/>
          <w:color w:val="0000FF"/>
          <w:sz w:val="24"/>
          <w:szCs w:val="24"/>
          <w:lang w:val="en-US"/>
        </w:rPr>
        <w:t>Tomše</w:t>
      </w:r>
      <w:proofErr w:type="spellEnd"/>
      <w:r w:rsidRPr="00755379">
        <w:rPr>
          <w:rFonts w:ascii="Times New Roman" w:hAnsi="Times New Roman" w:cs="Times New Roman"/>
          <w:b/>
          <w:bCs/>
          <w:color w:val="0000FF"/>
          <w:sz w:val="24"/>
          <w:szCs w:val="24"/>
          <w:lang w:val="en-US"/>
        </w:rPr>
        <w:t xml:space="preserve"> 2020, </w:t>
      </w:r>
      <w:proofErr w:type="spellStart"/>
      <w:r w:rsidRPr="00755379">
        <w:rPr>
          <w:rFonts w:ascii="Times New Roman" w:hAnsi="Times New Roman" w:cs="Times New Roman"/>
          <w:b/>
          <w:bCs/>
          <w:color w:val="0000FF"/>
          <w:sz w:val="24"/>
          <w:szCs w:val="24"/>
          <w:lang w:val="en-US"/>
        </w:rPr>
        <w:t>Tomše</w:t>
      </w:r>
      <w:proofErr w:type="spellEnd"/>
      <w:r w:rsidRPr="00755379">
        <w:rPr>
          <w:rFonts w:ascii="Times New Roman" w:hAnsi="Times New Roman" w:cs="Times New Roman"/>
          <w:b/>
          <w:bCs/>
          <w:color w:val="0000FF"/>
          <w:sz w:val="24"/>
          <w:szCs w:val="24"/>
          <w:lang w:val="en-US"/>
        </w:rPr>
        <w:t xml:space="preserve"> 2021</w:t>
      </w:r>
      <w:r w:rsidRPr="00755379">
        <w:rPr>
          <w:rFonts w:ascii="Times New Roman" w:hAnsi="Times New Roman" w:cs="Times New Roman"/>
          <w:sz w:val="24"/>
          <w:szCs w:val="24"/>
          <w:lang w:val="en-US"/>
        </w:rPr>
        <w:t>]. In FAST/SPS, the powder is placed in a conductive tool consisting of two punches and a die. After mounting in the FAST/SPS device, the tool is loaded by a hydraulic system and heated by direct current flow (= Joule heating). Depending on the kind of FAST/SPS device, pulsed current or constant current is used. For conductive materials – as is the case for Nd-Fe-B powders – indirect heating by thermal conduction is superimposed by direct Joule heating of the powder. In literature, FAST/SPS of Nd-Fe-B powders was usually done at temperatures in the range of 600 – 900°C. For shifting the temperature to the lower bound, pressures up to 300 MPa were applied by using WC tools [</w:t>
      </w:r>
      <w:proofErr w:type="spellStart"/>
      <w:r w:rsidRPr="00755379">
        <w:rPr>
          <w:rFonts w:ascii="Times New Roman" w:hAnsi="Times New Roman" w:cs="Times New Roman"/>
          <w:b/>
          <w:bCs/>
          <w:color w:val="0000FF"/>
          <w:sz w:val="24"/>
          <w:szCs w:val="24"/>
          <w:lang w:val="en-US"/>
        </w:rPr>
        <w:t>Wüst</w:t>
      </w:r>
      <w:proofErr w:type="spellEnd"/>
      <w:r w:rsidRPr="00755379" w:rsidDel="00F10F2E">
        <w:rPr>
          <w:rFonts w:ascii="Times New Roman" w:hAnsi="Times New Roman" w:cs="Times New Roman"/>
          <w:b/>
          <w:bCs/>
          <w:color w:val="0000FF"/>
          <w:sz w:val="24"/>
          <w:szCs w:val="24"/>
          <w:lang w:val="en-US"/>
        </w:rPr>
        <w:t xml:space="preserve"> </w:t>
      </w:r>
      <w:r w:rsidRPr="00755379">
        <w:rPr>
          <w:rFonts w:ascii="Times New Roman" w:hAnsi="Times New Roman" w:cs="Times New Roman"/>
          <w:b/>
          <w:bCs/>
          <w:color w:val="0000FF"/>
          <w:sz w:val="24"/>
          <w:szCs w:val="24"/>
          <w:lang w:val="en-US"/>
        </w:rPr>
        <w:t>2015</w:t>
      </w:r>
      <w:r w:rsidRPr="00755379">
        <w:rPr>
          <w:rFonts w:ascii="Times New Roman" w:hAnsi="Times New Roman" w:cs="Times New Roman"/>
          <w:sz w:val="24"/>
          <w:szCs w:val="24"/>
          <w:lang w:val="en-US"/>
        </w:rPr>
        <w:t xml:space="preserve">]. Due to the lack of texture development in the case of single-stage FAST/SPS, magnets with isotropic properties resulted in this case. To overcome this restriction, several attempts were reported in literature where the authors conducted die-upsetting in a FAST/SPS device as second processing </w:t>
      </w:r>
      <w:r w:rsidRPr="00CD2B24">
        <w:rPr>
          <w:rFonts w:ascii="Times New Roman" w:hAnsi="Times New Roman" w:cs="Times New Roman"/>
          <w:sz w:val="24"/>
          <w:szCs w:val="24"/>
          <w:lang w:val="en-US"/>
        </w:rPr>
        <w:t>stage, resulting in Nd-Fe-B magnets with anisotropic properties. This form of FAST/SPS deformation is often referred to in literature as spark plasma texturing (SPT), where a self-supporting pellet is placed within a die with a larger diameter than its own. With the application of heat and pressure, the pellet deforms, and the intention of this process is to transform the morphology of the grains into platelets through the free deformation of the pellet. Through this process, the grains grow in a lamellar form with their c-axes parallel to the applied uniaxial force [</w:t>
      </w:r>
      <w:proofErr w:type="spellStart"/>
      <w:r w:rsidRPr="00CD2B24">
        <w:rPr>
          <w:rFonts w:ascii="Times New Roman" w:hAnsi="Times New Roman" w:cs="Times New Roman"/>
          <w:b/>
          <w:bCs/>
          <w:color w:val="0000FF"/>
          <w:sz w:val="24"/>
          <w:szCs w:val="24"/>
          <w:lang w:val="en-US"/>
        </w:rPr>
        <w:t>Noudem</w:t>
      </w:r>
      <w:proofErr w:type="spellEnd"/>
      <w:r w:rsidRPr="00CD2B24">
        <w:rPr>
          <w:rFonts w:ascii="Times New Roman" w:hAnsi="Times New Roman" w:cs="Times New Roman"/>
          <w:b/>
          <w:bCs/>
          <w:color w:val="0000FF"/>
          <w:sz w:val="24"/>
          <w:szCs w:val="24"/>
          <w:lang w:val="en-US"/>
        </w:rPr>
        <w:t xml:space="preserve"> 2012</w:t>
      </w:r>
      <w:r w:rsidRPr="00CD2B24">
        <w:rPr>
          <w:rFonts w:ascii="Times New Roman" w:hAnsi="Times New Roman" w:cs="Times New Roman"/>
          <w:sz w:val="24"/>
          <w:szCs w:val="24"/>
          <w:lang w:val="en-US"/>
        </w:rPr>
        <w:t>]</w:t>
      </w:r>
      <w:r w:rsidRPr="00CD2B24">
        <w:rPr>
          <w:rFonts w:ascii="Times New Roman" w:hAnsi="Times New Roman" w:cs="Times New Roman"/>
          <w:b/>
          <w:bCs/>
          <w:sz w:val="24"/>
          <w:szCs w:val="24"/>
          <w:lang w:val="en-US"/>
        </w:rPr>
        <w:t>.</w:t>
      </w:r>
      <w:r w:rsidRPr="00CD2B24">
        <w:rPr>
          <w:rFonts w:ascii="Times New Roman" w:hAnsi="Times New Roman" w:cs="Times New Roman"/>
          <w:sz w:val="24"/>
          <w:szCs w:val="24"/>
          <w:lang w:val="en-US"/>
        </w:rPr>
        <w:t xml:space="preserve"> </w:t>
      </w:r>
      <w:r w:rsidR="00847ADA" w:rsidRPr="00CD2B24">
        <w:rPr>
          <w:rFonts w:ascii="Times New Roman" w:hAnsi="Times New Roman" w:cs="Times New Roman"/>
          <w:sz w:val="24"/>
          <w:szCs w:val="24"/>
          <w:lang w:val="en-US"/>
        </w:rPr>
        <w:t>In literature</w:t>
      </w:r>
      <w:r w:rsidR="00465398" w:rsidRPr="00CD2B24">
        <w:rPr>
          <w:rFonts w:ascii="Times New Roman" w:hAnsi="Times New Roman" w:cs="Times New Roman"/>
          <w:sz w:val="24"/>
          <w:szCs w:val="24"/>
          <w:lang w:val="en-US"/>
        </w:rPr>
        <w:t xml:space="preserve">, </w:t>
      </w:r>
      <w:r w:rsidRPr="00CD2B24">
        <w:rPr>
          <w:rFonts w:ascii="Times New Roman" w:hAnsi="Times New Roman" w:cs="Times New Roman"/>
          <w:sz w:val="24"/>
          <w:szCs w:val="24"/>
          <w:lang w:val="en-US"/>
        </w:rPr>
        <w:t xml:space="preserve">information about exact tool design, deformation parameters, dimensional accuracy and microstructural homogeneity is </w:t>
      </w:r>
      <w:r w:rsidR="00847ADA" w:rsidRPr="00CD2B24">
        <w:rPr>
          <w:rFonts w:ascii="Times New Roman" w:hAnsi="Times New Roman" w:cs="Times New Roman"/>
          <w:sz w:val="24"/>
          <w:szCs w:val="24"/>
          <w:lang w:val="en-US"/>
        </w:rPr>
        <w:t xml:space="preserve">often </w:t>
      </w:r>
      <w:r w:rsidR="00465398" w:rsidRPr="00CD2B24">
        <w:rPr>
          <w:rFonts w:ascii="Times New Roman" w:hAnsi="Times New Roman" w:cs="Times New Roman"/>
          <w:sz w:val="24"/>
          <w:szCs w:val="24"/>
          <w:lang w:val="en-US"/>
        </w:rPr>
        <w:t>incomplete</w:t>
      </w:r>
      <w:r w:rsidRPr="00CD2B24">
        <w:rPr>
          <w:rFonts w:ascii="Times New Roman" w:hAnsi="Times New Roman" w:cs="Times New Roman"/>
          <w:sz w:val="24"/>
          <w:szCs w:val="24"/>
          <w:lang w:val="en-US"/>
        </w:rPr>
        <w:t xml:space="preserve">. Information such as </w:t>
      </w:r>
      <w:r w:rsidRPr="00CD2B24">
        <w:rPr>
          <w:rFonts w:ascii="Times New Roman" w:hAnsi="Times New Roman" w:cs="Times New Roman"/>
          <w:sz w:val="24"/>
          <w:szCs w:val="24"/>
          <w:lang w:val="en-US"/>
        </w:rPr>
        <w:lastRenderedPageBreak/>
        <w:t>heating rate [</w:t>
      </w:r>
      <w:r w:rsidRPr="00CD2B24">
        <w:rPr>
          <w:rFonts w:ascii="Times New Roman" w:hAnsi="Times New Roman" w:cs="Times New Roman"/>
          <w:b/>
          <w:bCs/>
          <w:color w:val="0000FF"/>
          <w:sz w:val="24"/>
          <w:szCs w:val="24"/>
          <w:lang w:val="en-US"/>
        </w:rPr>
        <w:t>Gopalan 2009, Huang 2012, Wang 2015</w:t>
      </w:r>
      <w:r w:rsidRPr="00CD2B24">
        <w:rPr>
          <w:rFonts w:ascii="Times New Roman" w:hAnsi="Times New Roman" w:cs="Times New Roman"/>
          <w:sz w:val="24"/>
          <w:szCs w:val="24"/>
          <w:lang w:val="en-US"/>
        </w:rPr>
        <w:t>],</w:t>
      </w:r>
      <w:r w:rsidRPr="00CD2B24">
        <w:rPr>
          <w:rFonts w:ascii="Times New Roman" w:hAnsi="Times New Roman" w:cs="Times New Roman"/>
          <w:b/>
          <w:bCs/>
          <w:sz w:val="24"/>
          <w:szCs w:val="24"/>
          <w:lang w:val="en-US"/>
        </w:rPr>
        <w:t xml:space="preserve"> </w:t>
      </w:r>
      <w:r w:rsidRPr="00CD2B24">
        <w:rPr>
          <w:rFonts w:ascii="Times New Roman" w:hAnsi="Times New Roman" w:cs="Times New Roman"/>
          <w:sz w:val="24"/>
          <w:szCs w:val="24"/>
          <w:lang w:val="en-US"/>
        </w:rPr>
        <w:t>tool size and type [</w:t>
      </w:r>
      <w:r w:rsidRPr="00CD2B24">
        <w:rPr>
          <w:rFonts w:ascii="Times New Roman" w:hAnsi="Times New Roman" w:cs="Times New Roman"/>
          <w:b/>
          <w:bCs/>
          <w:color w:val="0000FF"/>
          <w:sz w:val="24"/>
          <w:szCs w:val="24"/>
          <w:lang w:val="en-US"/>
        </w:rPr>
        <w:t>Liu 2012</w:t>
      </w:r>
      <w:r w:rsidRPr="00CD2B24">
        <w:rPr>
          <w:rFonts w:ascii="Times New Roman" w:hAnsi="Times New Roman" w:cs="Times New Roman"/>
          <w:sz w:val="24"/>
          <w:szCs w:val="24"/>
          <w:lang w:val="en-US"/>
        </w:rPr>
        <w:t>], powder mass</w:t>
      </w:r>
      <w:r w:rsidRPr="00CD2B24">
        <w:rPr>
          <w:rFonts w:ascii="Times New Roman" w:hAnsi="Times New Roman" w:cs="Times New Roman"/>
          <w:b/>
          <w:bCs/>
          <w:sz w:val="24"/>
          <w:szCs w:val="24"/>
          <w:lang w:val="en-US"/>
        </w:rPr>
        <w:t xml:space="preserve"> </w:t>
      </w:r>
      <w:r w:rsidRPr="00CD2B24">
        <w:rPr>
          <w:rFonts w:ascii="Times New Roman" w:hAnsi="Times New Roman" w:cs="Times New Roman"/>
          <w:sz w:val="24"/>
          <w:szCs w:val="24"/>
          <w:lang w:val="en-US"/>
        </w:rPr>
        <w:t>[</w:t>
      </w:r>
      <w:r w:rsidRPr="00CD2B24">
        <w:rPr>
          <w:rFonts w:ascii="Times New Roman" w:hAnsi="Times New Roman" w:cs="Times New Roman"/>
          <w:b/>
          <w:bCs/>
          <w:color w:val="0000FF"/>
          <w:sz w:val="24"/>
          <w:szCs w:val="24"/>
          <w:lang w:val="en-US"/>
        </w:rPr>
        <w:t>Liu 2010, Liu 2012</w:t>
      </w:r>
      <w:r w:rsidRPr="00CD2B24">
        <w:rPr>
          <w:rFonts w:ascii="Times New Roman" w:hAnsi="Times New Roman" w:cs="Times New Roman"/>
          <w:sz w:val="24"/>
          <w:szCs w:val="24"/>
          <w:lang w:val="en-US"/>
        </w:rPr>
        <w:t>], dwell time [</w:t>
      </w:r>
      <w:r w:rsidRPr="00CD2B24">
        <w:rPr>
          <w:rFonts w:ascii="Times New Roman" w:hAnsi="Times New Roman" w:cs="Times New Roman"/>
          <w:b/>
          <w:bCs/>
          <w:color w:val="0000FF"/>
          <w:sz w:val="24"/>
          <w:szCs w:val="24"/>
          <w:lang w:val="en-US"/>
        </w:rPr>
        <w:t>Liu 2010</w:t>
      </w:r>
      <w:r w:rsidRPr="00CD2B24">
        <w:rPr>
          <w:rFonts w:ascii="Times New Roman" w:hAnsi="Times New Roman" w:cs="Times New Roman"/>
          <w:sz w:val="24"/>
          <w:szCs w:val="24"/>
          <w:lang w:val="en-US"/>
        </w:rPr>
        <w:t>] or</w:t>
      </w:r>
      <w:r w:rsidRPr="00CD2B24">
        <w:rPr>
          <w:rFonts w:ascii="Times New Roman" w:hAnsi="Times New Roman" w:cs="Times New Roman"/>
          <w:b/>
          <w:bCs/>
          <w:sz w:val="24"/>
          <w:szCs w:val="24"/>
          <w:lang w:val="en-US"/>
        </w:rPr>
        <w:t xml:space="preserve"> </w:t>
      </w:r>
      <w:r w:rsidRPr="00CD2B24">
        <w:rPr>
          <w:rFonts w:ascii="Times New Roman" w:hAnsi="Times New Roman" w:cs="Times New Roman"/>
          <w:sz w:val="24"/>
          <w:szCs w:val="24"/>
          <w:lang w:val="en-US"/>
        </w:rPr>
        <w:t>deformation pressure</w:t>
      </w:r>
      <w:r w:rsidRPr="00CD2B24">
        <w:rPr>
          <w:rFonts w:ascii="Times New Roman" w:hAnsi="Times New Roman" w:cs="Times New Roman"/>
          <w:b/>
          <w:bCs/>
          <w:sz w:val="24"/>
          <w:szCs w:val="24"/>
          <w:lang w:val="en-US"/>
        </w:rPr>
        <w:t xml:space="preserve"> </w:t>
      </w:r>
      <w:r w:rsidRPr="00CD2B24">
        <w:rPr>
          <w:rFonts w:ascii="Times New Roman" w:hAnsi="Times New Roman" w:cs="Times New Roman"/>
          <w:sz w:val="24"/>
          <w:szCs w:val="24"/>
          <w:lang w:val="en-US"/>
        </w:rPr>
        <w:t>[</w:t>
      </w:r>
      <w:r w:rsidRPr="00CD2B24">
        <w:rPr>
          <w:rFonts w:ascii="Times New Roman" w:hAnsi="Times New Roman" w:cs="Times New Roman"/>
          <w:b/>
          <w:bCs/>
          <w:color w:val="0000FF"/>
          <w:sz w:val="24"/>
          <w:szCs w:val="24"/>
          <w:lang w:val="en-US"/>
        </w:rPr>
        <w:t>Hu 2011</w:t>
      </w:r>
      <w:r w:rsidRPr="00CD2B24">
        <w:rPr>
          <w:rFonts w:ascii="Times New Roman" w:hAnsi="Times New Roman" w:cs="Times New Roman"/>
          <w:sz w:val="24"/>
          <w:szCs w:val="24"/>
          <w:lang w:val="en-US"/>
        </w:rPr>
        <w:t>]</w:t>
      </w:r>
      <w:r w:rsidRPr="00CD2B24">
        <w:rPr>
          <w:rFonts w:ascii="Times New Roman" w:hAnsi="Times New Roman" w:cs="Times New Roman"/>
          <w:b/>
          <w:bCs/>
          <w:sz w:val="24"/>
          <w:szCs w:val="24"/>
          <w:lang w:val="en-US"/>
        </w:rPr>
        <w:t xml:space="preserve"> </w:t>
      </w:r>
      <w:r w:rsidRPr="00CD2B24">
        <w:rPr>
          <w:rFonts w:ascii="Times New Roman" w:hAnsi="Times New Roman" w:cs="Times New Roman"/>
          <w:sz w:val="24"/>
          <w:szCs w:val="24"/>
          <w:lang w:val="en-US"/>
        </w:rPr>
        <w:t xml:space="preserve">are often omitted from the publication. </w:t>
      </w:r>
      <w:r w:rsidR="000B2B77" w:rsidRPr="00CD2B24">
        <w:rPr>
          <w:rFonts w:ascii="Times New Roman" w:hAnsi="Times New Roman" w:cs="Times New Roman"/>
          <w:sz w:val="24"/>
          <w:szCs w:val="24"/>
          <w:lang w:val="en-US"/>
        </w:rPr>
        <w:t>Nevertheless, there are some recent works</w:t>
      </w:r>
      <w:r w:rsidRPr="00CD2B24">
        <w:rPr>
          <w:rFonts w:ascii="Times New Roman" w:hAnsi="Times New Roman" w:cs="Times New Roman"/>
          <w:sz w:val="24"/>
          <w:szCs w:val="24"/>
          <w:lang w:val="en-US"/>
        </w:rPr>
        <w:t xml:space="preserve"> </w:t>
      </w:r>
      <w:r w:rsidR="000B2B77" w:rsidRPr="00CD2B24">
        <w:rPr>
          <w:rFonts w:ascii="Times New Roman" w:hAnsi="Times New Roman" w:cs="Times New Roman"/>
          <w:sz w:val="24"/>
          <w:szCs w:val="24"/>
          <w:lang w:val="en-US"/>
        </w:rPr>
        <w:t>providing</w:t>
      </w:r>
      <w:r w:rsidRPr="00CD2B24">
        <w:rPr>
          <w:rFonts w:ascii="Times New Roman" w:hAnsi="Times New Roman" w:cs="Times New Roman"/>
          <w:sz w:val="24"/>
          <w:szCs w:val="24"/>
          <w:lang w:val="en-US"/>
        </w:rPr>
        <w:t xml:space="preserve"> full parameter sets and explanations of the process</w:t>
      </w:r>
      <w:r w:rsidR="000B2B77" w:rsidRPr="00CD2B24">
        <w:rPr>
          <w:rFonts w:ascii="Times New Roman" w:hAnsi="Times New Roman" w:cs="Times New Roman"/>
          <w:sz w:val="24"/>
          <w:szCs w:val="24"/>
          <w:lang w:val="en-US"/>
        </w:rPr>
        <w:t xml:space="preserve"> </w:t>
      </w:r>
      <w:r w:rsidRPr="00CD2B24">
        <w:rPr>
          <w:rFonts w:ascii="Times New Roman" w:hAnsi="Times New Roman" w:cs="Times New Roman"/>
          <w:sz w:val="24"/>
          <w:szCs w:val="24"/>
          <w:lang w:val="en-US"/>
        </w:rPr>
        <w:t>[</w:t>
      </w:r>
      <w:r w:rsidR="000B2B77" w:rsidRPr="00CD2B24">
        <w:rPr>
          <w:rFonts w:ascii="Times New Roman" w:hAnsi="Times New Roman" w:cs="Times New Roman"/>
          <w:b/>
          <w:bCs/>
          <w:color w:val="0000FF"/>
          <w:sz w:val="24"/>
          <w:szCs w:val="24"/>
          <w:lang w:val="en-US"/>
        </w:rPr>
        <w:t>Ikram 2019, Ikram 2020</w:t>
      </w:r>
      <w:r w:rsidR="00855113" w:rsidRPr="00CD2B24">
        <w:rPr>
          <w:rFonts w:ascii="Times New Roman" w:hAnsi="Times New Roman" w:cs="Times New Roman"/>
          <w:b/>
          <w:bCs/>
          <w:color w:val="0000FF"/>
          <w:sz w:val="24"/>
          <w:szCs w:val="24"/>
          <w:lang w:val="en-US"/>
        </w:rPr>
        <w:t>,</w:t>
      </w:r>
      <w:r w:rsidR="000E0B04" w:rsidRPr="00CD2B24">
        <w:rPr>
          <w:rFonts w:ascii="Times New Roman" w:hAnsi="Times New Roman" w:cs="Times New Roman"/>
          <w:b/>
          <w:bCs/>
          <w:color w:val="0000FF"/>
          <w:sz w:val="24"/>
          <w:szCs w:val="24"/>
          <w:lang w:val="en-US"/>
        </w:rPr>
        <w:t xml:space="preserve"> </w:t>
      </w:r>
      <w:proofErr w:type="spellStart"/>
      <w:r w:rsidRPr="00CD2B24">
        <w:rPr>
          <w:rFonts w:ascii="Times New Roman" w:hAnsi="Times New Roman" w:cs="Times New Roman"/>
          <w:b/>
          <w:bCs/>
          <w:color w:val="0000FF"/>
          <w:sz w:val="24"/>
          <w:szCs w:val="24"/>
          <w:lang w:val="en-US"/>
        </w:rPr>
        <w:t>Tomše</w:t>
      </w:r>
      <w:proofErr w:type="spellEnd"/>
      <w:r w:rsidRPr="00CD2B24">
        <w:rPr>
          <w:rFonts w:ascii="Times New Roman" w:hAnsi="Times New Roman" w:cs="Times New Roman"/>
          <w:b/>
          <w:bCs/>
          <w:color w:val="0000FF"/>
          <w:sz w:val="24"/>
          <w:szCs w:val="24"/>
          <w:lang w:val="en-US"/>
        </w:rPr>
        <w:t xml:space="preserve"> 2020</w:t>
      </w:r>
      <w:r w:rsidRPr="00CD2B24">
        <w:rPr>
          <w:rFonts w:ascii="Times New Roman" w:hAnsi="Times New Roman" w:cs="Times New Roman"/>
          <w:sz w:val="24"/>
          <w:szCs w:val="24"/>
          <w:lang w:val="en-US"/>
        </w:rPr>
        <w:t>].</w:t>
      </w:r>
    </w:p>
    <w:p w14:paraId="5AA074B5" w14:textId="77777777" w:rsidR="000B2B77" w:rsidRDefault="000B2B77" w:rsidP="00EA5F01">
      <w:pPr>
        <w:spacing w:after="0" w:line="360" w:lineRule="auto"/>
        <w:jc w:val="both"/>
        <w:rPr>
          <w:rFonts w:ascii="Times New Roman" w:hAnsi="Times New Roman" w:cs="Times New Roman"/>
          <w:sz w:val="24"/>
          <w:szCs w:val="24"/>
          <w:lang w:val="en-US"/>
        </w:rPr>
      </w:pPr>
    </w:p>
    <w:p w14:paraId="266744CD" w14:textId="376893E8" w:rsidR="000D070A" w:rsidRPr="00B02EB3" w:rsidRDefault="000D070A" w:rsidP="000D070A">
      <w:pPr>
        <w:spacing w:after="0" w:line="360" w:lineRule="auto"/>
        <w:jc w:val="both"/>
        <w:rPr>
          <w:rFonts w:ascii="Times New Roman" w:hAnsi="Times New Roman" w:cs="Times New Roman"/>
          <w:sz w:val="24"/>
          <w:szCs w:val="24"/>
          <w:lang w:val="en-US"/>
        </w:rPr>
      </w:pPr>
      <w:r w:rsidRPr="00B02EB3">
        <w:rPr>
          <w:rFonts w:ascii="Times New Roman" w:hAnsi="Times New Roman" w:cs="Times New Roman"/>
          <w:sz w:val="24"/>
          <w:szCs w:val="24"/>
          <w:lang w:val="en-US"/>
        </w:rPr>
        <w:t xml:space="preserve">This work was a collaborative effort to explore the SPT process with two separate goals in mind. The first was to perform SPT on a semi-dense Nd-Fe-B pre-form, similar in nature to those used in Maccari </w:t>
      </w:r>
      <w:r w:rsidRPr="00B02EB3">
        <w:rPr>
          <w:rFonts w:ascii="Times New Roman" w:hAnsi="Times New Roman" w:cs="Times New Roman"/>
          <w:i/>
          <w:iCs/>
          <w:sz w:val="24"/>
          <w:szCs w:val="24"/>
          <w:lang w:val="en-US"/>
        </w:rPr>
        <w:t>et al</w:t>
      </w:r>
      <w:r w:rsidRPr="00B02EB3">
        <w:rPr>
          <w:rFonts w:ascii="Times New Roman" w:hAnsi="Times New Roman" w:cs="Times New Roman"/>
          <w:sz w:val="24"/>
          <w:szCs w:val="24"/>
          <w:lang w:val="en-US"/>
        </w:rPr>
        <w:t xml:space="preserve">. and Keszler </w:t>
      </w:r>
      <w:r w:rsidRPr="00B02EB3">
        <w:rPr>
          <w:rFonts w:ascii="Times New Roman" w:hAnsi="Times New Roman" w:cs="Times New Roman"/>
          <w:i/>
          <w:iCs/>
          <w:sz w:val="24"/>
          <w:szCs w:val="24"/>
          <w:lang w:val="en-US"/>
        </w:rPr>
        <w:t xml:space="preserve">et al. </w:t>
      </w:r>
      <w:r w:rsidR="000B2B77" w:rsidRPr="00B02EB3">
        <w:rPr>
          <w:rFonts w:ascii="Times New Roman" w:hAnsi="Times New Roman" w:cs="Times New Roman"/>
          <w:sz w:val="24"/>
          <w:szCs w:val="24"/>
          <w:lang w:val="en-US"/>
        </w:rPr>
        <w:t>for hot deformation by Flash SPS</w:t>
      </w:r>
      <w:r w:rsidR="000B2B77" w:rsidRPr="00B02EB3">
        <w:rPr>
          <w:rFonts w:ascii="Times New Roman" w:hAnsi="Times New Roman" w:cs="Times New Roman"/>
          <w:i/>
          <w:iCs/>
          <w:sz w:val="24"/>
          <w:szCs w:val="24"/>
          <w:lang w:val="en-US"/>
        </w:rPr>
        <w:t xml:space="preserve"> </w:t>
      </w:r>
      <w:r w:rsidRPr="00B02EB3">
        <w:rPr>
          <w:rFonts w:ascii="Times New Roman" w:hAnsi="Times New Roman" w:cs="Times New Roman"/>
          <w:sz w:val="24"/>
          <w:szCs w:val="24"/>
          <w:lang w:val="en-US"/>
        </w:rPr>
        <w:t>[</w:t>
      </w:r>
      <w:r w:rsidRPr="00B02EB3">
        <w:rPr>
          <w:rFonts w:ascii="Times New Roman" w:hAnsi="Times New Roman" w:cs="Times New Roman"/>
          <w:b/>
          <w:bCs/>
          <w:color w:val="0000FF"/>
          <w:sz w:val="24"/>
          <w:szCs w:val="24"/>
          <w:lang w:val="en-US"/>
        </w:rPr>
        <w:t>Maccari 2023, Keszler 2023</w:t>
      </w:r>
      <w:r w:rsidRPr="00B02EB3">
        <w:rPr>
          <w:rFonts w:ascii="Times New Roman" w:hAnsi="Times New Roman" w:cs="Times New Roman"/>
          <w:sz w:val="24"/>
          <w:szCs w:val="24"/>
          <w:lang w:val="en-US"/>
        </w:rPr>
        <w:t xml:space="preserve">]. These semi-dense Nd-Fe-B pre-forms are sintered via FAST/SPS prior to SPT at 500 °C to </w:t>
      </w:r>
      <w:r w:rsidR="00855113" w:rsidRPr="00B02EB3">
        <w:rPr>
          <w:rFonts w:ascii="Times New Roman" w:hAnsi="Times New Roman" w:cs="Times New Roman"/>
          <w:sz w:val="24"/>
          <w:szCs w:val="24"/>
          <w:lang w:val="en-US"/>
        </w:rPr>
        <w:t>suppress any</w:t>
      </w:r>
      <w:r w:rsidRPr="00B02EB3">
        <w:rPr>
          <w:rFonts w:ascii="Times New Roman" w:hAnsi="Times New Roman" w:cs="Times New Roman"/>
          <w:sz w:val="24"/>
          <w:szCs w:val="24"/>
          <w:lang w:val="en-US"/>
        </w:rPr>
        <w:t xml:space="preserve"> grain growth yet still produce a solid compact that can withstand the application of a load. Though theoretically this temperature is too low to induce a liquid phase within Nd-Fe-B, Joule heating effects within the Nd-Fe-B powder could lead to higher temperatures at contact points between particles, as these contact points are major sources of heat production due to the breakdown of oxide layers on their surfaces [</w:t>
      </w:r>
      <w:proofErr w:type="spellStart"/>
      <w:r w:rsidRPr="00B02EB3">
        <w:rPr>
          <w:rFonts w:ascii="Times New Roman" w:hAnsi="Times New Roman" w:cs="Times New Roman"/>
          <w:b/>
          <w:bCs/>
          <w:color w:val="0000FF"/>
          <w:sz w:val="24"/>
          <w:szCs w:val="24"/>
          <w:lang w:val="en-US"/>
        </w:rPr>
        <w:t>Grieb</w:t>
      </w:r>
      <w:proofErr w:type="spellEnd"/>
      <w:r w:rsidRPr="00B02EB3">
        <w:rPr>
          <w:rFonts w:ascii="Times New Roman" w:hAnsi="Times New Roman" w:cs="Times New Roman"/>
          <w:b/>
          <w:bCs/>
          <w:color w:val="0000FF"/>
          <w:sz w:val="24"/>
          <w:szCs w:val="24"/>
          <w:lang w:val="en-US"/>
        </w:rPr>
        <w:t xml:space="preserve"> 1992, </w:t>
      </w:r>
      <w:proofErr w:type="spellStart"/>
      <w:r w:rsidRPr="00B02EB3">
        <w:rPr>
          <w:rFonts w:ascii="Times New Roman" w:hAnsi="Times New Roman" w:cs="Times New Roman"/>
          <w:b/>
          <w:bCs/>
          <w:color w:val="0000FF"/>
          <w:sz w:val="24"/>
          <w:szCs w:val="24"/>
          <w:lang w:val="en-US"/>
        </w:rPr>
        <w:t>Chawake</w:t>
      </w:r>
      <w:proofErr w:type="spellEnd"/>
      <w:r w:rsidRPr="00B02EB3">
        <w:rPr>
          <w:rFonts w:ascii="Times New Roman" w:hAnsi="Times New Roman" w:cs="Times New Roman"/>
          <w:b/>
          <w:bCs/>
          <w:color w:val="0000FF"/>
          <w:sz w:val="24"/>
          <w:szCs w:val="24"/>
          <w:lang w:val="en-US"/>
        </w:rPr>
        <w:t xml:space="preserve"> 2014</w:t>
      </w:r>
      <w:r w:rsidRPr="00B02EB3">
        <w:rPr>
          <w:rFonts w:ascii="Times New Roman" w:hAnsi="Times New Roman" w:cs="Times New Roman"/>
          <w:sz w:val="24"/>
          <w:szCs w:val="24"/>
          <w:lang w:val="en-US"/>
        </w:rPr>
        <w:t xml:space="preserve">]. This low-temperature pre-formation step is of interest for potential future use in the </w:t>
      </w:r>
      <w:r w:rsidR="00855113" w:rsidRPr="00B02EB3">
        <w:rPr>
          <w:rFonts w:ascii="Times New Roman" w:hAnsi="Times New Roman" w:cs="Times New Roman"/>
          <w:sz w:val="24"/>
          <w:szCs w:val="24"/>
          <w:lang w:val="en-US"/>
        </w:rPr>
        <w:t xml:space="preserve">direct </w:t>
      </w:r>
      <w:r w:rsidRPr="00B02EB3">
        <w:rPr>
          <w:rFonts w:ascii="Times New Roman" w:hAnsi="Times New Roman" w:cs="Times New Roman"/>
          <w:sz w:val="24"/>
          <w:szCs w:val="24"/>
          <w:lang w:val="en-US"/>
        </w:rPr>
        <w:t xml:space="preserve">recycling of Nd-Fe-B scrap. Just as Flash SPS was previously </w:t>
      </w:r>
      <w:r w:rsidR="00855113" w:rsidRPr="00B02EB3">
        <w:rPr>
          <w:rFonts w:ascii="Times New Roman" w:hAnsi="Times New Roman" w:cs="Times New Roman"/>
          <w:sz w:val="24"/>
          <w:szCs w:val="24"/>
          <w:lang w:val="en-US"/>
        </w:rPr>
        <w:t xml:space="preserve">used </w:t>
      </w:r>
      <w:r w:rsidRPr="00B02EB3">
        <w:rPr>
          <w:rFonts w:ascii="Times New Roman" w:hAnsi="Times New Roman" w:cs="Times New Roman"/>
          <w:sz w:val="24"/>
          <w:szCs w:val="24"/>
          <w:lang w:val="en-US"/>
        </w:rPr>
        <w:t xml:space="preserve">as a deformation technique for anisotropic hot-deformed Nd-Fe-B scrap, the possibility exists that SPT could perform this task as well, while producing a sample with a well-deformed edge and more homogeneous performance from edge to center of the sample. This first experimental set was performed by </w:t>
      </w:r>
      <w:proofErr w:type="spellStart"/>
      <w:r w:rsidRPr="00B02EB3">
        <w:rPr>
          <w:rFonts w:ascii="Times New Roman" w:hAnsi="Times New Roman" w:cs="Times New Roman"/>
          <w:sz w:val="24"/>
          <w:szCs w:val="24"/>
          <w:lang w:val="en-US"/>
        </w:rPr>
        <w:t>Forschungszentrum</w:t>
      </w:r>
      <w:proofErr w:type="spellEnd"/>
      <w:r w:rsidRPr="00B02EB3">
        <w:rPr>
          <w:rFonts w:ascii="Times New Roman" w:hAnsi="Times New Roman" w:cs="Times New Roman"/>
          <w:sz w:val="24"/>
          <w:szCs w:val="24"/>
          <w:lang w:val="en-US"/>
        </w:rPr>
        <w:t xml:space="preserve"> </w:t>
      </w:r>
      <w:proofErr w:type="spellStart"/>
      <w:r w:rsidRPr="00B02EB3">
        <w:rPr>
          <w:rFonts w:ascii="Times New Roman" w:hAnsi="Times New Roman" w:cs="Times New Roman"/>
          <w:sz w:val="24"/>
          <w:szCs w:val="24"/>
          <w:lang w:val="en-US"/>
        </w:rPr>
        <w:t>Jülich</w:t>
      </w:r>
      <w:proofErr w:type="spellEnd"/>
      <w:r w:rsidRPr="00B02EB3">
        <w:rPr>
          <w:rFonts w:ascii="Times New Roman" w:hAnsi="Times New Roman" w:cs="Times New Roman"/>
          <w:sz w:val="24"/>
          <w:szCs w:val="24"/>
          <w:lang w:val="en-US"/>
        </w:rPr>
        <w:t xml:space="preserve"> GmbH.</w:t>
      </w:r>
    </w:p>
    <w:p w14:paraId="11ACD2B7" w14:textId="2E1C6D41" w:rsidR="000D070A" w:rsidRDefault="000D070A" w:rsidP="000D070A">
      <w:pPr>
        <w:spacing w:after="0" w:line="360" w:lineRule="auto"/>
        <w:jc w:val="both"/>
        <w:rPr>
          <w:rFonts w:ascii="Times New Roman" w:hAnsi="Times New Roman" w:cs="Times New Roman"/>
          <w:color w:val="0000FF"/>
          <w:sz w:val="24"/>
          <w:szCs w:val="24"/>
          <w:lang w:val="en-US"/>
        </w:rPr>
      </w:pPr>
      <w:commentRangeStart w:id="3"/>
    </w:p>
    <w:p w14:paraId="0D3B19B2" w14:textId="1FE837D5" w:rsidR="005228E6" w:rsidRPr="00B02EB3" w:rsidRDefault="005228E6" w:rsidP="005228E6">
      <w:pPr>
        <w:spacing w:after="0" w:line="360" w:lineRule="auto"/>
        <w:jc w:val="both"/>
        <w:rPr>
          <w:rFonts w:ascii="Times New Roman" w:hAnsi="Times New Roman" w:cs="Times New Roman"/>
          <w:sz w:val="24"/>
          <w:szCs w:val="24"/>
          <w:lang w:val="en-US"/>
        </w:rPr>
      </w:pPr>
      <w:commentRangeStart w:id="4"/>
      <w:r w:rsidRPr="00B02EB3">
        <w:rPr>
          <w:rFonts w:ascii="Times New Roman" w:hAnsi="Times New Roman" w:cs="Times New Roman"/>
          <w:sz w:val="24"/>
          <w:szCs w:val="24"/>
          <w:lang w:val="en-US"/>
        </w:rPr>
        <w:t>The second goal was a general SPT optimization for the melt-spun powder</w:t>
      </w:r>
      <w:r w:rsidR="00B02EB3">
        <w:rPr>
          <w:rFonts w:ascii="Times New Roman" w:hAnsi="Times New Roman" w:cs="Times New Roman"/>
          <w:sz w:val="24"/>
          <w:szCs w:val="24"/>
          <w:lang w:val="en-US"/>
        </w:rPr>
        <w:t xml:space="preserve"> </w:t>
      </w:r>
      <w:r w:rsidR="00B02EB3" w:rsidRPr="00B02EB3">
        <w:rPr>
          <w:rFonts w:ascii="Times New Roman" w:hAnsi="Times New Roman" w:cs="Times New Roman"/>
          <w:color w:val="00B050"/>
          <w:sz w:val="24"/>
          <w:szCs w:val="24"/>
          <w:lang w:val="en-US"/>
        </w:rPr>
        <w:t xml:space="preserve">demonstrating that </w:t>
      </w:r>
      <w:r w:rsidR="00B02EB3">
        <w:rPr>
          <w:rFonts w:ascii="Times New Roman" w:hAnsi="Times New Roman" w:cs="Times New Roman"/>
          <w:color w:val="00B050"/>
          <w:sz w:val="24"/>
          <w:szCs w:val="24"/>
          <w:lang w:val="en-US"/>
        </w:rPr>
        <w:t>SPT</w:t>
      </w:r>
      <w:r w:rsidR="00B02EB3" w:rsidRPr="00B02EB3">
        <w:rPr>
          <w:rFonts w:ascii="Times New Roman" w:hAnsi="Times New Roman" w:cs="Times New Roman"/>
          <w:color w:val="00B050"/>
          <w:sz w:val="24"/>
          <w:szCs w:val="24"/>
          <w:lang w:val="en-US"/>
        </w:rPr>
        <w:t xml:space="preserve"> is competitive </w:t>
      </w:r>
      <w:r w:rsidR="00B02EB3">
        <w:rPr>
          <w:rFonts w:ascii="Times New Roman" w:hAnsi="Times New Roman" w:cs="Times New Roman"/>
          <w:color w:val="00B050"/>
          <w:sz w:val="24"/>
          <w:szCs w:val="24"/>
          <w:lang w:val="en-US"/>
        </w:rPr>
        <w:t>to</w:t>
      </w:r>
      <w:r w:rsidR="00B02EB3" w:rsidRPr="00B02EB3">
        <w:rPr>
          <w:rFonts w:ascii="Times New Roman" w:hAnsi="Times New Roman" w:cs="Times New Roman"/>
          <w:color w:val="00B050"/>
          <w:sz w:val="24"/>
          <w:szCs w:val="24"/>
          <w:lang w:val="en-US"/>
        </w:rPr>
        <w:t xml:space="preserve"> established </w:t>
      </w:r>
      <w:r w:rsidR="007E202E">
        <w:rPr>
          <w:rFonts w:ascii="Times New Roman" w:hAnsi="Times New Roman" w:cs="Times New Roman"/>
          <w:color w:val="00B050"/>
          <w:sz w:val="24"/>
          <w:szCs w:val="24"/>
          <w:lang w:val="en-US"/>
        </w:rPr>
        <w:t xml:space="preserve">texturing by </w:t>
      </w:r>
      <w:r w:rsidR="00B02EB3" w:rsidRPr="00B02EB3">
        <w:rPr>
          <w:rFonts w:ascii="Times New Roman" w:hAnsi="Times New Roman" w:cs="Times New Roman"/>
          <w:color w:val="00B050"/>
          <w:sz w:val="24"/>
          <w:szCs w:val="24"/>
          <w:lang w:val="en-US"/>
        </w:rPr>
        <w:t>hot pressing with respect to magnetic performance</w:t>
      </w:r>
      <w:r w:rsidR="00B02EB3">
        <w:rPr>
          <w:rFonts w:ascii="Times New Roman" w:hAnsi="Times New Roman" w:cs="Times New Roman"/>
          <w:color w:val="00B050"/>
          <w:sz w:val="24"/>
          <w:szCs w:val="24"/>
          <w:lang w:val="en-US"/>
        </w:rPr>
        <w:t xml:space="preserve">. </w:t>
      </w:r>
      <w:commentRangeEnd w:id="3"/>
      <w:r w:rsidR="00EA2571">
        <w:rPr>
          <w:rStyle w:val="CommentReference"/>
          <w:lang w:val="tr-TR"/>
        </w:rPr>
        <w:commentReference w:id="3"/>
      </w:r>
      <w:r w:rsidR="00B02EB3">
        <w:rPr>
          <w:rFonts w:ascii="Times New Roman" w:hAnsi="Times New Roman" w:cs="Times New Roman"/>
          <w:color w:val="00B050"/>
          <w:sz w:val="24"/>
          <w:szCs w:val="24"/>
          <w:lang w:val="en-US"/>
        </w:rPr>
        <w:t xml:space="preserve">On long-term scale, </w:t>
      </w:r>
      <w:r w:rsidR="007E202E">
        <w:rPr>
          <w:rFonts w:ascii="Times New Roman" w:hAnsi="Times New Roman" w:cs="Times New Roman"/>
          <w:color w:val="00B050"/>
          <w:sz w:val="24"/>
          <w:szCs w:val="24"/>
          <w:lang w:val="en-US"/>
        </w:rPr>
        <w:t>we are aiming on to benchmark SPT and hot pressing under aspects of life cycle analysis (LCA) methods, but this was out of scope of the present work</w:t>
      </w:r>
      <w:r w:rsidRPr="00B02EB3">
        <w:rPr>
          <w:rFonts w:ascii="Times New Roman" w:hAnsi="Times New Roman" w:cs="Times New Roman"/>
          <w:color w:val="00B050"/>
          <w:sz w:val="24"/>
          <w:szCs w:val="24"/>
          <w:lang w:val="en-US"/>
        </w:rPr>
        <w:t>.</w:t>
      </w:r>
      <w:r w:rsidRPr="00B02EB3">
        <w:rPr>
          <w:rFonts w:ascii="Times New Roman" w:hAnsi="Times New Roman" w:cs="Times New Roman"/>
          <w:sz w:val="24"/>
          <w:szCs w:val="24"/>
          <w:lang w:val="en-US"/>
        </w:rPr>
        <w:t xml:space="preserve"> </w:t>
      </w:r>
      <w:r w:rsidR="007E202E" w:rsidRPr="007E202E">
        <w:rPr>
          <w:rFonts w:ascii="Times New Roman" w:hAnsi="Times New Roman" w:cs="Times New Roman"/>
          <w:color w:val="00B050"/>
          <w:sz w:val="24"/>
          <w:szCs w:val="24"/>
          <w:lang w:val="en-US"/>
        </w:rPr>
        <w:t>For achieving dense compacts by</w:t>
      </w:r>
      <w:r w:rsidRPr="007E202E">
        <w:rPr>
          <w:rFonts w:ascii="Times New Roman" w:hAnsi="Times New Roman" w:cs="Times New Roman"/>
          <w:color w:val="00B050"/>
          <w:sz w:val="24"/>
          <w:szCs w:val="24"/>
          <w:lang w:val="en-US"/>
        </w:rPr>
        <w:t xml:space="preserve"> </w:t>
      </w:r>
      <w:r w:rsidRPr="00B02EB3">
        <w:rPr>
          <w:rFonts w:ascii="Times New Roman" w:hAnsi="Times New Roman" w:cs="Times New Roman"/>
          <w:sz w:val="24"/>
          <w:szCs w:val="24"/>
          <w:lang w:val="en-US"/>
        </w:rPr>
        <w:t>FAST/SPS</w:t>
      </w:r>
      <w:commentRangeEnd w:id="4"/>
      <w:r w:rsidR="007E202E">
        <w:rPr>
          <w:rStyle w:val="CommentReference"/>
          <w:lang w:val="tr-TR"/>
        </w:rPr>
        <w:commentReference w:id="4"/>
      </w:r>
      <w:r w:rsidRPr="00B02EB3">
        <w:rPr>
          <w:rFonts w:ascii="Times New Roman" w:hAnsi="Times New Roman" w:cs="Times New Roman"/>
          <w:sz w:val="24"/>
          <w:szCs w:val="24"/>
          <w:lang w:val="en-US"/>
        </w:rPr>
        <w:t>, Nd-Fe-B melt-spun powder was hot-compacted into a pre-form at a temperature of 725 °C. This temperature is high enough to induce a transient liquid phase to assist in densification [</w:t>
      </w:r>
      <w:proofErr w:type="spellStart"/>
      <w:r w:rsidRPr="007E202E">
        <w:rPr>
          <w:rFonts w:ascii="Times New Roman" w:hAnsi="Times New Roman" w:cs="Times New Roman"/>
          <w:b/>
          <w:bCs/>
          <w:color w:val="0000FF"/>
          <w:sz w:val="24"/>
          <w:szCs w:val="24"/>
          <w:lang w:val="en-US"/>
        </w:rPr>
        <w:t>Grieb</w:t>
      </w:r>
      <w:proofErr w:type="spellEnd"/>
      <w:r w:rsidRPr="007E202E">
        <w:rPr>
          <w:rFonts w:ascii="Times New Roman" w:hAnsi="Times New Roman" w:cs="Times New Roman"/>
          <w:b/>
          <w:bCs/>
          <w:color w:val="0000FF"/>
          <w:sz w:val="24"/>
          <w:szCs w:val="24"/>
          <w:lang w:val="en-US"/>
        </w:rPr>
        <w:t xml:space="preserve"> 1992</w:t>
      </w:r>
      <w:r w:rsidRPr="00B02EB3">
        <w:rPr>
          <w:rFonts w:ascii="Times New Roman" w:hAnsi="Times New Roman" w:cs="Times New Roman"/>
          <w:sz w:val="24"/>
          <w:szCs w:val="24"/>
          <w:lang w:val="en-US"/>
        </w:rPr>
        <w:t xml:space="preserve">]. This FAST/SPS hot-compact was then deformed via SPT. As the hot-compact was dense, microstructural development was expected to occur as described by </w:t>
      </w:r>
      <w:proofErr w:type="spellStart"/>
      <w:r w:rsidRPr="00B02EB3">
        <w:rPr>
          <w:rFonts w:ascii="Times New Roman" w:hAnsi="Times New Roman" w:cs="Times New Roman"/>
          <w:sz w:val="24"/>
          <w:szCs w:val="24"/>
          <w:lang w:val="en-US"/>
        </w:rPr>
        <w:t>Hioki</w:t>
      </w:r>
      <w:proofErr w:type="spellEnd"/>
      <w:r w:rsidRPr="00B02EB3">
        <w:rPr>
          <w:rFonts w:ascii="Times New Roman" w:hAnsi="Times New Roman" w:cs="Times New Roman"/>
          <w:sz w:val="24"/>
          <w:szCs w:val="24"/>
          <w:lang w:val="en-US"/>
        </w:rPr>
        <w:t xml:space="preserve"> et al. [</w:t>
      </w:r>
      <w:proofErr w:type="spellStart"/>
      <w:r w:rsidRPr="007E202E">
        <w:rPr>
          <w:rFonts w:ascii="Times New Roman" w:hAnsi="Times New Roman" w:cs="Times New Roman"/>
          <w:b/>
          <w:bCs/>
          <w:color w:val="0000FF"/>
          <w:sz w:val="24"/>
          <w:szCs w:val="24"/>
          <w:lang w:val="en-US"/>
        </w:rPr>
        <w:t>Hioki</w:t>
      </w:r>
      <w:proofErr w:type="spellEnd"/>
      <w:r w:rsidRPr="007E202E">
        <w:rPr>
          <w:rFonts w:ascii="Times New Roman" w:hAnsi="Times New Roman" w:cs="Times New Roman"/>
          <w:b/>
          <w:bCs/>
          <w:color w:val="0000FF"/>
          <w:sz w:val="24"/>
          <w:szCs w:val="24"/>
          <w:lang w:val="en-US"/>
        </w:rPr>
        <w:t xml:space="preserve"> 2021</w:t>
      </w:r>
      <w:r w:rsidRPr="00B02EB3">
        <w:rPr>
          <w:rFonts w:ascii="Times New Roman" w:hAnsi="Times New Roman" w:cs="Times New Roman"/>
          <w:sz w:val="24"/>
          <w:szCs w:val="24"/>
          <w:lang w:val="en-US"/>
        </w:rPr>
        <w:t>]. This second experimental set was performed by Fraunhofer IWKS.</w:t>
      </w:r>
    </w:p>
    <w:p w14:paraId="46892DBB" w14:textId="17AC37F4" w:rsidR="0024561E" w:rsidRPr="007E202E" w:rsidRDefault="0024561E" w:rsidP="005228E6">
      <w:pPr>
        <w:spacing w:after="0" w:line="360" w:lineRule="auto"/>
        <w:jc w:val="both"/>
        <w:rPr>
          <w:rFonts w:ascii="Times New Roman" w:hAnsi="Times New Roman" w:cs="Times New Roman"/>
          <w:sz w:val="24"/>
          <w:szCs w:val="24"/>
          <w:lang w:val="en-US"/>
        </w:rPr>
      </w:pPr>
    </w:p>
    <w:p w14:paraId="375D3B69" w14:textId="2DFB59BA" w:rsidR="000B2B77" w:rsidRPr="007E202E" w:rsidRDefault="0024561E" w:rsidP="000B2B77">
      <w:pPr>
        <w:spacing w:after="0" w:line="360" w:lineRule="auto"/>
        <w:jc w:val="both"/>
        <w:rPr>
          <w:rFonts w:ascii="Times New Roman" w:hAnsi="Times New Roman" w:cs="Times New Roman"/>
          <w:sz w:val="24"/>
          <w:szCs w:val="24"/>
          <w:lang w:val="en-US"/>
        </w:rPr>
      </w:pPr>
      <w:r w:rsidRPr="007E202E">
        <w:rPr>
          <w:rFonts w:ascii="Times New Roman" w:hAnsi="Times New Roman" w:cs="Times New Roman"/>
          <w:sz w:val="24"/>
          <w:szCs w:val="24"/>
          <w:lang w:val="en-US"/>
        </w:rPr>
        <w:t xml:space="preserve">In this work, a melt-spun powder with isotropic properties is utilized, as opposed to an anisotropic powder, such as one produced by hydrogen-decrepitation-desorption-recombination (HDDR). This </w:t>
      </w:r>
      <w:r w:rsidRPr="007E202E">
        <w:rPr>
          <w:rFonts w:ascii="Times New Roman" w:hAnsi="Times New Roman" w:cs="Times New Roman"/>
          <w:sz w:val="24"/>
          <w:szCs w:val="24"/>
          <w:lang w:val="en-US"/>
        </w:rPr>
        <w:lastRenderedPageBreak/>
        <w:t>is for two specific reasons. Firstly, the use of ECAS to induce an anisotropic grain structure during process is clearer with an isotropic starting powder. Secondly, if the starting powder is already anisotropic, ECAS may not have the potential to fully align the already anisotropic grains with the axis of applied pressure. This has been seen with the application of Flash SPS in recycling anisotropic magnet powders [</w:t>
      </w:r>
      <w:r w:rsidRPr="007E202E">
        <w:rPr>
          <w:rFonts w:ascii="Times New Roman" w:hAnsi="Times New Roman" w:cs="Times New Roman"/>
          <w:b/>
          <w:bCs/>
          <w:color w:val="0000FF"/>
          <w:sz w:val="24"/>
          <w:szCs w:val="24"/>
          <w:lang w:val="en-US"/>
        </w:rPr>
        <w:t>Keszler 2023</w:t>
      </w:r>
      <w:r w:rsidRPr="007E202E">
        <w:rPr>
          <w:rFonts w:ascii="Times New Roman" w:hAnsi="Times New Roman" w:cs="Times New Roman"/>
          <w:sz w:val="24"/>
          <w:szCs w:val="24"/>
          <w:lang w:val="en-US"/>
        </w:rPr>
        <w:t>]. There is also a potential risk of anisotropic grains growing larger than their desired aspect ratio. Further optimization of the process would be necessary in the specific use case of anisotropic powder usage that acknowledges the risk of excessive grain growth.</w:t>
      </w:r>
      <w:r w:rsidR="00A0264B" w:rsidRPr="007E202E">
        <w:rPr>
          <w:rFonts w:ascii="Times New Roman" w:hAnsi="Times New Roman" w:cs="Times New Roman"/>
          <w:sz w:val="24"/>
          <w:szCs w:val="24"/>
          <w:lang w:val="en-US"/>
        </w:rPr>
        <w:t xml:space="preserve"> </w:t>
      </w:r>
      <w:r w:rsidR="000B2B77" w:rsidRPr="007E202E">
        <w:rPr>
          <w:rFonts w:ascii="Times New Roman" w:hAnsi="Times New Roman" w:cs="Times New Roman"/>
          <w:sz w:val="24"/>
          <w:szCs w:val="24"/>
          <w:lang w:val="en-US"/>
        </w:rPr>
        <w:t xml:space="preserve">All parameters for the experiments </w:t>
      </w:r>
      <w:r w:rsidR="00A0264B" w:rsidRPr="007E202E">
        <w:rPr>
          <w:rFonts w:ascii="Times New Roman" w:hAnsi="Times New Roman" w:cs="Times New Roman"/>
          <w:sz w:val="24"/>
          <w:szCs w:val="24"/>
          <w:lang w:val="en-US"/>
        </w:rPr>
        <w:t>applied</w:t>
      </w:r>
      <w:r w:rsidR="00DA426D" w:rsidRPr="007E202E">
        <w:rPr>
          <w:rFonts w:ascii="Times New Roman" w:hAnsi="Times New Roman" w:cs="Times New Roman"/>
          <w:sz w:val="24"/>
          <w:szCs w:val="24"/>
          <w:lang w:val="en-US"/>
        </w:rPr>
        <w:t xml:space="preserve"> in this study </w:t>
      </w:r>
      <w:r w:rsidR="000B2B77" w:rsidRPr="007E202E">
        <w:rPr>
          <w:rFonts w:ascii="Times New Roman" w:hAnsi="Times New Roman" w:cs="Times New Roman"/>
          <w:sz w:val="24"/>
          <w:szCs w:val="24"/>
          <w:lang w:val="en-US"/>
        </w:rPr>
        <w:t>are provided in-text along with output from the FAST/SPS devices that were used. Heating rate, applied force, temperature, and piston movement were recorded during the course of the FAST/SPS and SPT cycles.</w:t>
      </w:r>
    </w:p>
    <w:p w14:paraId="139827FD" w14:textId="77777777" w:rsidR="000D070A" w:rsidRPr="007E202E" w:rsidRDefault="000D070A" w:rsidP="000D070A">
      <w:pPr>
        <w:spacing w:after="0" w:line="360" w:lineRule="auto"/>
        <w:jc w:val="both"/>
        <w:rPr>
          <w:rFonts w:ascii="Times New Roman" w:hAnsi="Times New Roman" w:cs="Times New Roman"/>
          <w:sz w:val="24"/>
          <w:szCs w:val="24"/>
          <w:lang w:val="en-US"/>
        </w:rPr>
      </w:pPr>
    </w:p>
    <w:p w14:paraId="5ED9C0D4" w14:textId="77777777" w:rsidR="005228E6" w:rsidRPr="00755379" w:rsidRDefault="005228E6" w:rsidP="005228E6">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2. Experimental</w:t>
      </w:r>
    </w:p>
    <w:p w14:paraId="62C762D3" w14:textId="77777777" w:rsidR="005228E6" w:rsidRPr="00755379" w:rsidRDefault="005228E6" w:rsidP="005228E6">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 xml:space="preserve">2.1 Starting materials </w:t>
      </w:r>
    </w:p>
    <w:p w14:paraId="16272261" w14:textId="12944CA1" w:rsidR="005228E6" w:rsidRDefault="005228E6" w:rsidP="005228E6">
      <w:pPr>
        <w:spacing w:after="0" w:line="360" w:lineRule="auto"/>
        <w:jc w:val="both"/>
        <w:rPr>
          <w:rFonts w:ascii="Times New Roman" w:hAnsi="Times New Roman" w:cs="Times New Roman"/>
          <w:sz w:val="24"/>
          <w:szCs w:val="24"/>
          <w:lang w:val="en-US"/>
        </w:rPr>
      </w:pPr>
      <w:r w:rsidRPr="00460814">
        <w:rPr>
          <w:rFonts w:ascii="Times New Roman" w:hAnsi="Times New Roman" w:cs="Times New Roman"/>
          <w:sz w:val="24"/>
          <w:szCs w:val="24"/>
          <w:lang w:val="en-US"/>
        </w:rPr>
        <w:t xml:space="preserve">As starting material, commercial melt-spun Nd-Fe-B powder (MQU-F, </w:t>
      </w:r>
      <w:proofErr w:type="spellStart"/>
      <w:r w:rsidRPr="00460814">
        <w:rPr>
          <w:rFonts w:ascii="Times New Roman" w:hAnsi="Times New Roman" w:cs="Times New Roman"/>
          <w:sz w:val="24"/>
          <w:szCs w:val="24"/>
          <w:lang w:val="en-US"/>
        </w:rPr>
        <w:t>Magnequench</w:t>
      </w:r>
      <w:proofErr w:type="spellEnd"/>
      <w:r w:rsidRPr="00460814">
        <w:rPr>
          <w:rFonts w:ascii="Times New Roman" w:hAnsi="Times New Roman" w:cs="Times New Roman"/>
          <w:sz w:val="24"/>
          <w:szCs w:val="24"/>
          <w:lang w:val="en-US"/>
        </w:rPr>
        <w:t>, China) was used (</w:t>
      </w:r>
      <w:r w:rsidRPr="00460814">
        <w:rPr>
          <w:rFonts w:ascii="Times New Roman" w:hAnsi="Times New Roman" w:cs="Times New Roman"/>
          <w:b/>
          <w:bCs/>
          <w:sz w:val="24"/>
          <w:szCs w:val="24"/>
          <w:lang w:val="en-US"/>
        </w:rPr>
        <w:t>Figure 1</w:t>
      </w:r>
      <w:r w:rsidRPr="00460814">
        <w:rPr>
          <w:rFonts w:ascii="Times New Roman" w:hAnsi="Times New Roman" w:cs="Times New Roman"/>
          <w:sz w:val="24"/>
          <w:szCs w:val="24"/>
          <w:lang w:val="en-US"/>
        </w:rPr>
        <w:t xml:space="preserve">). The coarse flakes had a size of up to 400 µm with a maximum in the range of 150 – 250 µm. The tapping density of the coarse flakes was around 51 %, making it challenging to fill a pressing tool evenly. The coarse flakes contain nanocrystalline grains with a size below 50 nm. The MQU-F powder had a nominal composition of 30.0% Nd, 5.88% Co, 0.60% Ga, 0.92% B (all values in wt. %) and Fe as balance. MQU-F has favorable hot-working properties due to its low average starting grain size, the formation of a </w:t>
      </w:r>
      <w:r w:rsidR="00460814" w:rsidRPr="00460814">
        <w:rPr>
          <w:rFonts w:ascii="Times New Roman" w:hAnsi="Times New Roman" w:cs="Times New Roman"/>
          <w:sz w:val="24"/>
          <w:szCs w:val="24"/>
          <w:lang w:val="en-US"/>
        </w:rPr>
        <w:t xml:space="preserve">low-melting </w:t>
      </w:r>
      <w:r w:rsidRPr="00460814">
        <w:rPr>
          <w:rFonts w:ascii="Times New Roman" w:hAnsi="Times New Roman" w:cs="Times New Roman"/>
          <w:sz w:val="24"/>
          <w:szCs w:val="24"/>
          <w:lang w:val="en-US"/>
        </w:rPr>
        <w:t>neodymium-iron-gallium grain boundary phase, and the improvement of magnetic properties such as thermal stability and coercivity from the addition of Ga and Co [</w:t>
      </w:r>
      <w:proofErr w:type="spellStart"/>
      <w:r w:rsidRPr="00460814">
        <w:rPr>
          <w:rFonts w:ascii="Times New Roman" w:hAnsi="Times New Roman" w:cs="Times New Roman"/>
          <w:b/>
          <w:bCs/>
          <w:color w:val="0000FF"/>
          <w:sz w:val="24"/>
          <w:szCs w:val="24"/>
          <w:lang w:val="en-US"/>
        </w:rPr>
        <w:t>Hinz</w:t>
      </w:r>
      <w:proofErr w:type="spellEnd"/>
      <w:r w:rsidRPr="00460814">
        <w:rPr>
          <w:rFonts w:ascii="Times New Roman" w:hAnsi="Times New Roman" w:cs="Times New Roman"/>
          <w:b/>
          <w:bCs/>
          <w:color w:val="0000FF"/>
          <w:sz w:val="24"/>
          <w:szCs w:val="24"/>
          <w:lang w:val="en-US"/>
        </w:rPr>
        <w:t xml:space="preserve"> 2003, Kirchner 2000</w:t>
      </w:r>
      <w:r w:rsidRPr="00460814">
        <w:rPr>
          <w:rFonts w:ascii="Times New Roman" w:hAnsi="Times New Roman" w:cs="Times New Roman"/>
          <w:sz w:val="24"/>
          <w:szCs w:val="24"/>
          <w:lang w:val="en-US"/>
        </w:rPr>
        <w:t xml:space="preserve">]. Melt-spun powders, like MQU-F, also lead to a higher degree of texture in hot-deformed fine grains when compared to mechanically alloyed or hydrogen-disproportionation-desorption-recombination (HDDR) starting material, </w:t>
      </w:r>
      <w:r w:rsidR="00460814" w:rsidRPr="00460814">
        <w:rPr>
          <w:rFonts w:ascii="Times New Roman" w:hAnsi="Times New Roman" w:cs="Times New Roman"/>
          <w:sz w:val="24"/>
          <w:szCs w:val="24"/>
          <w:lang w:val="en-US"/>
        </w:rPr>
        <w:t>resulting in</w:t>
      </w:r>
      <w:r w:rsidRPr="00460814">
        <w:rPr>
          <w:rFonts w:ascii="Times New Roman" w:hAnsi="Times New Roman" w:cs="Times New Roman"/>
          <w:sz w:val="24"/>
          <w:szCs w:val="24"/>
          <w:lang w:val="en-US"/>
        </w:rPr>
        <w:t xml:space="preserve"> a higher final remanence [</w:t>
      </w:r>
      <w:r w:rsidRPr="00460814">
        <w:rPr>
          <w:rFonts w:ascii="Times New Roman" w:hAnsi="Times New Roman" w:cs="Times New Roman"/>
          <w:b/>
          <w:bCs/>
          <w:color w:val="0000FF"/>
          <w:sz w:val="24"/>
          <w:szCs w:val="24"/>
          <w:lang w:val="en-US"/>
        </w:rPr>
        <w:t>Kirchner 1998</w:t>
      </w:r>
      <w:r w:rsidRPr="00460814">
        <w:rPr>
          <w:rFonts w:ascii="Times New Roman" w:hAnsi="Times New Roman" w:cs="Times New Roman"/>
          <w:sz w:val="24"/>
          <w:szCs w:val="24"/>
          <w:lang w:val="en-US"/>
        </w:rPr>
        <w:t xml:space="preserve">]. Due to the suboptimal compaction </w:t>
      </w:r>
      <w:r w:rsidR="00460814" w:rsidRPr="00460814">
        <w:rPr>
          <w:rFonts w:ascii="Times New Roman" w:hAnsi="Times New Roman" w:cs="Times New Roman"/>
          <w:color w:val="00B050"/>
          <w:sz w:val="24"/>
          <w:szCs w:val="24"/>
          <w:lang w:val="en-US"/>
        </w:rPr>
        <w:t xml:space="preserve">and hot deformation </w:t>
      </w:r>
      <w:r w:rsidRPr="00460814">
        <w:rPr>
          <w:rFonts w:ascii="Times New Roman" w:hAnsi="Times New Roman" w:cs="Times New Roman"/>
          <w:sz w:val="24"/>
          <w:szCs w:val="24"/>
          <w:lang w:val="en-US"/>
        </w:rPr>
        <w:t xml:space="preserve">behavior of the pure flakes, the powder had to be pre-sintered by conventional FAST/SPS </w:t>
      </w:r>
      <w:r w:rsidR="00460814" w:rsidRPr="00460814">
        <w:rPr>
          <w:rFonts w:ascii="Times New Roman" w:hAnsi="Times New Roman" w:cs="Times New Roman"/>
          <w:color w:val="00B050"/>
          <w:sz w:val="24"/>
          <w:szCs w:val="24"/>
          <w:lang w:val="en-US"/>
        </w:rPr>
        <w:t>for the following reasons</w:t>
      </w:r>
      <w:r w:rsidR="00460814">
        <w:rPr>
          <w:rFonts w:ascii="Times New Roman" w:hAnsi="Times New Roman" w:cs="Times New Roman"/>
          <w:sz w:val="24"/>
          <w:szCs w:val="24"/>
          <w:lang w:val="en-US"/>
        </w:rPr>
        <w:t xml:space="preserve">. </w:t>
      </w:r>
      <w:r w:rsidR="00460814" w:rsidRPr="00460814">
        <w:rPr>
          <w:rFonts w:ascii="Times New Roman" w:hAnsi="Times New Roman" w:cs="Times New Roman"/>
          <w:color w:val="00B050"/>
          <w:sz w:val="24"/>
          <w:szCs w:val="24"/>
          <w:lang w:val="en-US"/>
        </w:rPr>
        <w:t xml:space="preserve">First, the compacts had </w:t>
      </w:r>
      <w:r w:rsidRPr="00460814">
        <w:rPr>
          <w:rFonts w:ascii="Times New Roman" w:hAnsi="Times New Roman" w:cs="Times New Roman"/>
          <w:sz w:val="24"/>
          <w:szCs w:val="24"/>
          <w:lang w:val="en-US"/>
        </w:rPr>
        <w:t xml:space="preserve">to withstand the minimum load of 10 </w:t>
      </w:r>
      <w:proofErr w:type="spellStart"/>
      <w:r w:rsidRPr="00460814">
        <w:rPr>
          <w:rFonts w:ascii="Times New Roman" w:hAnsi="Times New Roman" w:cs="Times New Roman"/>
          <w:sz w:val="24"/>
          <w:szCs w:val="24"/>
          <w:lang w:val="en-US"/>
        </w:rPr>
        <w:t>kN</w:t>
      </w:r>
      <w:proofErr w:type="spellEnd"/>
      <w:r w:rsidRPr="00460814">
        <w:rPr>
          <w:rFonts w:ascii="Times New Roman" w:hAnsi="Times New Roman" w:cs="Times New Roman"/>
          <w:sz w:val="24"/>
          <w:szCs w:val="24"/>
          <w:lang w:val="en-US"/>
        </w:rPr>
        <w:t xml:space="preserve"> (= 32 MPa for a </w:t>
      </w:r>
      <w:r w:rsidRPr="00460814">
        <w:rPr>
          <w:rFonts w:ascii="Times New Roman" w:hAnsi="Times New Roman" w:cs="Times New Roman"/>
          <w:sz w:val="24"/>
          <w:szCs w:val="24"/>
          <w:lang w:val="en-US"/>
        </w:rPr>
        <w:sym w:font="Symbol" w:char="F0C6"/>
      </w:r>
      <w:r w:rsidRPr="00460814">
        <w:rPr>
          <w:rFonts w:ascii="Times New Roman" w:hAnsi="Times New Roman" w:cs="Times New Roman"/>
          <w:sz w:val="24"/>
          <w:szCs w:val="24"/>
          <w:lang w:val="en-US"/>
        </w:rPr>
        <w:t xml:space="preserve"> 20 mm sample) required for operating the FAST/SPS devices used in this study. </w:t>
      </w:r>
      <w:r w:rsidR="00460814" w:rsidRPr="004644B9">
        <w:rPr>
          <w:rFonts w:ascii="Times New Roman" w:hAnsi="Times New Roman" w:cs="Times New Roman"/>
          <w:color w:val="00B050"/>
          <w:sz w:val="24"/>
          <w:szCs w:val="24"/>
          <w:lang w:val="en-US"/>
        </w:rPr>
        <w:t xml:space="preserve">Second, pre-sintering </w:t>
      </w:r>
      <w:r w:rsidR="004644B9" w:rsidRPr="004644B9">
        <w:rPr>
          <w:rFonts w:ascii="Times New Roman" w:hAnsi="Times New Roman" w:cs="Times New Roman"/>
          <w:color w:val="00B050"/>
          <w:sz w:val="24"/>
          <w:szCs w:val="24"/>
          <w:lang w:val="en-US"/>
        </w:rPr>
        <w:t xml:space="preserve">enables to achieve a proper microstructure and grain alignment being the basis for controlled anisotropic grain growth during hot deformation as also </w:t>
      </w:r>
      <w:r w:rsidR="004644B9">
        <w:rPr>
          <w:rFonts w:ascii="Times New Roman" w:hAnsi="Times New Roman" w:cs="Times New Roman"/>
          <w:color w:val="00B050"/>
          <w:sz w:val="24"/>
          <w:szCs w:val="24"/>
          <w:lang w:val="en-US"/>
        </w:rPr>
        <w:t xml:space="preserve">being </w:t>
      </w:r>
      <w:r w:rsidR="004644B9" w:rsidRPr="004644B9">
        <w:rPr>
          <w:rFonts w:ascii="Times New Roman" w:hAnsi="Times New Roman" w:cs="Times New Roman"/>
          <w:color w:val="00B050"/>
          <w:sz w:val="24"/>
          <w:szCs w:val="24"/>
          <w:lang w:val="en-US"/>
        </w:rPr>
        <w:t xml:space="preserve">standard in established hot pressing </w:t>
      </w:r>
      <w:r w:rsidR="004644B9">
        <w:rPr>
          <w:rFonts w:ascii="Times New Roman" w:hAnsi="Times New Roman" w:cs="Times New Roman"/>
          <w:sz w:val="24"/>
          <w:szCs w:val="24"/>
          <w:lang w:val="en-US"/>
        </w:rPr>
        <w:t>[</w:t>
      </w:r>
      <w:r w:rsidR="004644B9" w:rsidRPr="004644B9">
        <w:rPr>
          <w:rFonts w:ascii="Times New Roman" w:hAnsi="Times New Roman" w:cs="Times New Roman"/>
          <w:b/>
          <w:bCs/>
          <w:color w:val="0000FF"/>
          <w:sz w:val="24"/>
          <w:szCs w:val="24"/>
          <w:lang w:val="en-US"/>
        </w:rPr>
        <w:t>Croat 2018</w:t>
      </w:r>
      <w:r w:rsidR="004644B9">
        <w:rPr>
          <w:rFonts w:ascii="Times New Roman" w:hAnsi="Times New Roman" w:cs="Times New Roman"/>
          <w:sz w:val="24"/>
          <w:szCs w:val="24"/>
          <w:lang w:val="en-US"/>
        </w:rPr>
        <w:t xml:space="preserve">]. </w:t>
      </w:r>
      <w:r w:rsidR="004644B9" w:rsidRPr="004644B9">
        <w:rPr>
          <w:rFonts w:ascii="Times New Roman" w:hAnsi="Times New Roman" w:cs="Times New Roman"/>
          <w:color w:val="00B050"/>
          <w:sz w:val="24"/>
          <w:szCs w:val="24"/>
          <w:lang w:val="en-US"/>
        </w:rPr>
        <w:t>Third, p</w:t>
      </w:r>
      <w:r w:rsidRPr="004644B9">
        <w:rPr>
          <w:rFonts w:ascii="Times New Roman" w:hAnsi="Times New Roman" w:cs="Times New Roman"/>
          <w:color w:val="00B050"/>
          <w:sz w:val="24"/>
          <w:szCs w:val="24"/>
          <w:lang w:val="en-US"/>
        </w:rPr>
        <w:t xml:space="preserve">re-sintering </w:t>
      </w:r>
      <w:r w:rsidRPr="00460814">
        <w:rPr>
          <w:rFonts w:ascii="Times New Roman" w:hAnsi="Times New Roman" w:cs="Times New Roman"/>
          <w:sz w:val="24"/>
          <w:szCs w:val="24"/>
          <w:lang w:val="en-US"/>
        </w:rPr>
        <w:t xml:space="preserve">also assists in maintaining good </w:t>
      </w:r>
      <w:r w:rsidRPr="00460814">
        <w:rPr>
          <w:rFonts w:ascii="Times New Roman" w:hAnsi="Times New Roman" w:cs="Times New Roman"/>
          <w:sz w:val="24"/>
          <w:szCs w:val="24"/>
          <w:lang w:val="en-US"/>
        </w:rPr>
        <w:lastRenderedPageBreak/>
        <w:t xml:space="preserve">electrical contact during the SPT process, as the compact is a solid bulk </w:t>
      </w:r>
      <w:r w:rsidR="004644B9" w:rsidRPr="004644B9">
        <w:rPr>
          <w:rFonts w:ascii="Times New Roman" w:hAnsi="Times New Roman" w:cs="Times New Roman"/>
          <w:color w:val="00B050"/>
          <w:sz w:val="24"/>
          <w:szCs w:val="24"/>
          <w:lang w:val="en-US"/>
        </w:rPr>
        <w:t xml:space="preserve">with stable particle contacts </w:t>
      </w:r>
      <w:r w:rsidRPr="00460814">
        <w:rPr>
          <w:rFonts w:ascii="Times New Roman" w:hAnsi="Times New Roman" w:cs="Times New Roman"/>
          <w:sz w:val="24"/>
          <w:szCs w:val="24"/>
          <w:lang w:val="en-US"/>
        </w:rPr>
        <w:t>rather than a loose powder. Two strategies were pursued for pre-sintering.</w:t>
      </w:r>
    </w:p>
    <w:p w14:paraId="6B1B9B64" w14:textId="1D254623" w:rsidR="00227C5B" w:rsidRDefault="00227C5B" w:rsidP="005228E6">
      <w:pPr>
        <w:spacing w:after="0" w:line="360" w:lineRule="auto"/>
        <w:jc w:val="both"/>
        <w:rPr>
          <w:rFonts w:ascii="Times New Roman" w:hAnsi="Times New Roman" w:cs="Times New Roman"/>
          <w:sz w:val="24"/>
          <w:szCs w:val="24"/>
          <w:lang w:val="en-US"/>
        </w:rPr>
      </w:pPr>
    </w:p>
    <w:p w14:paraId="083A6E5E" w14:textId="3B1DED66" w:rsidR="00227C5B" w:rsidRDefault="0052042A" w:rsidP="0052042A">
      <w:pPr>
        <w:spacing w:after="0"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6293767" wp14:editId="015395E4">
            <wp:extent cx="4848045" cy="192985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54643" cy="1932481"/>
                    </a:xfrm>
                    <a:prstGeom prst="rect">
                      <a:avLst/>
                    </a:prstGeom>
                  </pic:spPr>
                </pic:pic>
              </a:graphicData>
            </a:graphic>
          </wp:inline>
        </w:drawing>
      </w:r>
    </w:p>
    <w:p w14:paraId="44A8C804" w14:textId="04A2FCB7" w:rsidR="00227C5B" w:rsidRDefault="00227C5B" w:rsidP="00227C5B">
      <w:pPr>
        <w:spacing w:after="0" w:line="360" w:lineRule="auto"/>
        <w:rPr>
          <w:rFonts w:ascii="Times New Roman" w:hAnsi="Times New Roman" w:cs="Times New Roman"/>
          <w:sz w:val="24"/>
          <w:szCs w:val="24"/>
          <w:lang w:val="en-US"/>
        </w:rPr>
      </w:pPr>
      <w:r w:rsidRPr="00E92F9F">
        <w:rPr>
          <w:rFonts w:ascii="Times New Roman" w:hAnsi="Times New Roman" w:cs="Times New Roman"/>
          <w:b/>
          <w:bCs/>
          <w:i/>
          <w:iCs/>
          <w:sz w:val="24"/>
          <w:szCs w:val="24"/>
          <w:lang w:val="en-US"/>
        </w:rPr>
        <w:t>Figure 1:</w:t>
      </w:r>
      <w:r w:rsidRPr="00E92F9F">
        <w:rPr>
          <w:rFonts w:ascii="Times New Roman" w:hAnsi="Times New Roman" w:cs="Times New Roman"/>
          <w:i/>
          <w:iCs/>
          <w:sz w:val="24"/>
          <w:szCs w:val="24"/>
          <w:lang w:val="en-US"/>
        </w:rPr>
        <w:t xml:space="preserve"> </w:t>
      </w:r>
      <w:r w:rsidR="00460814" w:rsidRPr="002F6BEE">
        <w:rPr>
          <w:rFonts w:ascii="Times New Roman" w:hAnsi="Times New Roman" w:cs="Times New Roman"/>
          <w:i/>
          <w:iCs/>
          <w:color w:val="00B050"/>
          <w:sz w:val="24"/>
          <w:szCs w:val="24"/>
          <w:lang w:val="en-US"/>
        </w:rPr>
        <w:t>SEM</w:t>
      </w:r>
      <w:r w:rsidR="002F6BEE" w:rsidRPr="002F6BEE">
        <w:rPr>
          <w:rFonts w:ascii="Times New Roman" w:hAnsi="Times New Roman" w:cs="Times New Roman"/>
          <w:i/>
          <w:iCs/>
          <w:color w:val="00B050"/>
          <w:sz w:val="24"/>
          <w:szCs w:val="24"/>
          <w:lang w:val="en-US"/>
        </w:rPr>
        <w:t>-SE</w:t>
      </w:r>
      <w:r w:rsidR="00460814" w:rsidRPr="002F6BEE">
        <w:rPr>
          <w:rFonts w:ascii="Times New Roman" w:hAnsi="Times New Roman" w:cs="Times New Roman"/>
          <w:i/>
          <w:iCs/>
          <w:color w:val="00B050"/>
          <w:sz w:val="24"/>
          <w:szCs w:val="24"/>
          <w:lang w:val="en-US"/>
        </w:rPr>
        <w:t xml:space="preserve"> </w:t>
      </w:r>
      <w:r w:rsidR="00460814">
        <w:rPr>
          <w:rFonts w:ascii="Times New Roman" w:hAnsi="Times New Roman" w:cs="Times New Roman"/>
          <w:i/>
          <w:iCs/>
          <w:sz w:val="24"/>
          <w:szCs w:val="24"/>
          <w:lang w:val="en-US"/>
        </w:rPr>
        <w:t>analysis of n</w:t>
      </w:r>
      <w:r w:rsidRPr="00E92F9F">
        <w:rPr>
          <w:rFonts w:ascii="Times New Roman" w:hAnsi="Times New Roman" w:cs="Times New Roman"/>
          <w:i/>
          <w:iCs/>
          <w:sz w:val="24"/>
          <w:szCs w:val="24"/>
          <w:lang w:val="en-US"/>
        </w:rPr>
        <w:t xml:space="preserve">anocrystalline Nd-Fe-B powder (commercial MQU-F powder from the company </w:t>
      </w:r>
      <w:proofErr w:type="spellStart"/>
      <w:r w:rsidRPr="00E92F9F">
        <w:rPr>
          <w:rFonts w:ascii="Times New Roman" w:hAnsi="Times New Roman" w:cs="Times New Roman"/>
          <w:i/>
          <w:iCs/>
          <w:sz w:val="24"/>
          <w:szCs w:val="24"/>
          <w:lang w:val="en-US"/>
        </w:rPr>
        <w:t>Magnequench</w:t>
      </w:r>
      <w:proofErr w:type="spellEnd"/>
      <w:r w:rsidRPr="00E92F9F">
        <w:rPr>
          <w:rFonts w:ascii="Times New Roman" w:hAnsi="Times New Roman" w:cs="Times New Roman"/>
          <w:i/>
          <w:iCs/>
          <w:sz w:val="24"/>
          <w:szCs w:val="24"/>
          <w:lang w:val="en-US"/>
        </w:rPr>
        <w:t>) made by melt-spinning</w:t>
      </w:r>
      <w:r w:rsidR="00460814">
        <w:rPr>
          <w:rFonts w:ascii="Times New Roman" w:hAnsi="Times New Roman" w:cs="Times New Roman"/>
          <w:i/>
          <w:iCs/>
          <w:sz w:val="24"/>
          <w:szCs w:val="24"/>
          <w:lang w:val="en-US"/>
        </w:rPr>
        <w:t xml:space="preserve"> </w:t>
      </w:r>
      <w:r w:rsidR="00460814" w:rsidRPr="00460814">
        <w:rPr>
          <w:rFonts w:ascii="Times New Roman" w:hAnsi="Times New Roman" w:cs="Times New Roman"/>
          <w:i/>
          <w:iCs/>
          <w:color w:val="00B050"/>
          <w:sz w:val="24"/>
          <w:szCs w:val="24"/>
          <w:lang w:val="en-US"/>
        </w:rPr>
        <w:t>and used as starting material in this study</w:t>
      </w:r>
      <w:r w:rsidRPr="00460814">
        <w:rPr>
          <w:rFonts w:ascii="Times New Roman" w:hAnsi="Times New Roman" w:cs="Times New Roman"/>
          <w:i/>
          <w:iCs/>
          <w:color w:val="00B050"/>
          <w:sz w:val="24"/>
          <w:szCs w:val="24"/>
          <w:lang w:val="en-US"/>
        </w:rPr>
        <w:t xml:space="preserve"> </w:t>
      </w:r>
      <w:r w:rsidR="00D67F88">
        <w:rPr>
          <w:rFonts w:ascii="Times New Roman" w:hAnsi="Times New Roman" w:cs="Times New Roman"/>
          <w:b/>
          <w:bCs/>
          <w:i/>
          <w:iCs/>
          <w:sz w:val="24"/>
          <w:szCs w:val="24"/>
          <w:lang w:val="en-US"/>
        </w:rPr>
        <w:t>a</w:t>
      </w:r>
      <w:r w:rsidRPr="00E92F9F">
        <w:rPr>
          <w:rFonts w:ascii="Times New Roman" w:hAnsi="Times New Roman" w:cs="Times New Roman"/>
          <w:b/>
          <w:bCs/>
          <w:i/>
          <w:iCs/>
          <w:sz w:val="24"/>
          <w:szCs w:val="24"/>
          <w:lang w:val="en-US"/>
        </w:rPr>
        <w:t>.)</w:t>
      </w:r>
      <w:r w:rsidRPr="00E92F9F">
        <w:rPr>
          <w:rFonts w:ascii="Times New Roman" w:hAnsi="Times New Roman" w:cs="Times New Roman"/>
          <w:i/>
          <w:iCs/>
          <w:sz w:val="24"/>
          <w:szCs w:val="24"/>
          <w:lang w:val="en-US"/>
        </w:rPr>
        <w:t xml:space="preserve"> Macroscopic powder flakes </w:t>
      </w:r>
      <w:r w:rsidR="00D67F88">
        <w:rPr>
          <w:rFonts w:ascii="Times New Roman" w:hAnsi="Times New Roman" w:cs="Times New Roman"/>
          <w:b/>
          <w:bCs/>
          <w:i/>
          <w:iCs/>
          <w:sz w:val="24"/>
          <w:szCs w:val="24"/>
          <w:lang w:val="en-US"/>
        </w:rPr>
        <w:t>b</w:t>
      </w:r>
      <w:r w:rsidRPr="00E92F9F">
        <w:rPr>
          <w:rFonts w:ascii="Times New Roman" w:hAnsi="Times New Roman" w:cs="Times New Roman"/>
          <w:b/>
          <w:bCs/>
          <w:i/>
          <w:iCs/>
          <w:sz w:val="24"/>
          <w:szCs w:val="24"/>
          <w:lang w:val="en-US"/>
        </w:rPr>
        <w:t>.)</w:t>
      </w:r>
      <w:r w:rsidRPr="00E92F9F">
        <w:rPr>
          <w:rFonts w:ascii="Times New Roman" w:hAnsi="Times New Roman" w:cs="Times New Roman"/>
          <w:i/>
          <w:iCs/>
          <w:sz w:val="24"/>
          <w:szCs w:val="24"/>
          <w:lang w:val="en-US"/>
        </w:rPr>
        <w:t xml:space="preserve"> Nanocrystalline Nd</w:t>
      </w:r>
      <w:r w:rsidRPr="00E92F9F">
        <w:rPr>
          <w:rFonts w:ascii="Times New Roman" w:hAnsi="Times New Roman" w:cs="Times New Roman"/>
          <w:i/>
          <w:iCs/>
          <w:sz w:val="24"/>
          <w:szCs w:val="24"/>
          <w:vertAlign w:val="subscript"/>
          <w:lang w:val="en-US"/>
        </w:rPr>
        <w:t>2</w:t>
      </w:r>
      <w:r w:rsidRPr="00E92F9F">
        <w:rPr>
          <w:rFonts w:ascii="Times New Roman" w:hAnsi="Times New Roman" w:cs="Times New Roman"/>
          <w:i/>
          <w:iCs/>
          <w:sz w:val="24"/>
          <w:szCs w:val="24"/>
          <w:lang w:val="en-US"/>
        </w:rPr>
        <w:t>Fe</w:t>
      </w:r>
      <w:r w:rsidRPr="00E92F9F">
        <w:rPr>
          <w:rFonts w:ascii="Times New Roman" w:hAnsi="Times New Roman" w:cs="Times New Roman"/>
          <w:i/>
          <w:iCs/>
          <w:sz w:val="24"/>
          <w:szCs w:val="24"/>
          <w:vertAlign w:val="subscript"/>
          <w:lang w:val="en-US"/>
        </w:rPr>
        <w:t>14</w:t>
      </w:r>
      <w:r w:rsidRPr="00E92F9F">
        <w:rPr>
          <w:rFonts w:ascii="Times New Roman" w:hAnsi="Times New Roman" w:cs="Times New Roman"/>
          <w:i/>
          <w:iCs/>
          <w:sz w:val="24"/>
          <w:szCs w:val="24"/>
          <w:lang w:val="en-US"/>
        </w:rPr>
        <w:t>B grains. The different size of the scale bars is pointed out.</w:t>
      </w:r>
    </w:p>
    <w:p w14:paraId="3A007B77" w14:textId="77777777" w:rsidR="00227C5B" w:rsidRDefault="00227C5B" w:rsidP="005228E6">
      <w:pPr>
        <w:spacing w:after="0" w:line="360" w:lineRule="auto"/>
        <w:jc w:val="both"/>
        <w:rPr>
          <w:rFonts w:ascii="Times New Roman" w:hAnsi="Times New Roman" w:cs="Times New Roman"/>
          <w:sz w:val="24"/>
          <w:szCs w:val="24"/>
          <w:lang w:val="en-US"/>
        </w:rPr>
      </w:pPr>
    </w:p>
    <w:p w14:paraId="6CDB33A8" w14:textId="77777777" w:rsidR="00971EBA" w:rsidRPr="005C64BF" w:rsidRDefault="00971EBA" w:rsidP="00971EBA">
      <w:pPr>
        <w:spacing w:after="0" w:line="360" w:lineRule="auto"/>
        <w:jc w:val="both"/>
        <w:rPr>
          <w:rFonts w:ascii="Times New Roman" w:hAnsi="Times New Roman" w:cs="Times New Roman"/>
          <w:b/>
          <w:bCs/>
          <w:sz w:val="24"/>
          <w:szCs w:val="24"/>
          <w:lang w:val="en-US"/>
        </w:rPr>
      </w:pPr>
      <w:r w:rsidRPr="005C64BF">
        <w:rPr>
          <w:rFonts w:ascii="Times New Roman" w:hAnsi="Times New Roman" w:cs="Times New Roman"/>
          <w:b/>
          <w:bCs/>
          <w:sz w:val="24"/>
          <w:szCs w:val="24"/>
          <w:lang w:val="en-US"/>
        </w:rPr>
        <w:t>2.2 Pre-sintering of semi-dense compacts for SPT</w:t>
      </w:r>
    </w:p>
    <w:p w14:paraId="5BC2F160" w14:textId="04CD2EE2" w:rsidR="005228E6" w:rsidRPr="005C64BF" w:rsidRDefault="00971EBA" w:rsidP="005228E6">
      <w:pPr>
        <w:spacing w:after="0" w:line="360" w:lineRule="auto"/>
        <w:jc w:val="both"/>
        <w:rPr>
          <w:rFonts w:ascii="Times New Roman" w:hAnsi="Times New Roman" w:cs="Times New Roman"/>
          <w:sz w:val="24"/>
          <w:szCs w:val="24"/>
          <w:lang w:val="en-US"/>
        </w:rPr>
      </w:pPr>
      <w:r w:rsidRPr="005C64BF">
        <w:rPr>
          <w:rFonts w:ascii="Times New Roman" w:hAnsi="Times New Roman" w:cs="Times New Roman"/>
          <w:sz w:val="24"/>
          <w:szCs w:val="24"/>
          <w:lang w:val="en-US"/>
        </w:rPr>
        <w:t xml:space="preserve">Pre-sintering </w:t>
      </w:r>
      <w:r w:rsidR="005C64BF">
        <w:rPr>
          <w:rFonts w:ascii="Times New Roman" w:hAnsi="Times New Roman" w:cs="Times New Roman"/>
          <w:sz w:val="24"/>
          <w:szCs w:val="24"/>
          <w:lang w:val="en-US"/>
        </w:rPr>
        <w:t xml:space="preserve">of semi-dense compacts </w:t>
      </w:r>
      <w:r w:rsidRPr="005C64BF">
        <w:rPr>
          <w:rFonts w:ascii="Times New Roman" w:hAnsi="Times New Roman" w:cs="Times New Roman"/>
          <w:sz w:val="24"/>
          <w:szCs w:val="24"/>
          <w:lang w:val="en-US"/>
        </w:rPr>
        <w:t xml:space="preserve">was done in a lab-scale FAST/SPS device (HP-D 5, FCT </w:t>
      </w:r>
      <w:proofErr w:type="spellStart"/>
      <w:r w:rsidRPr="005C64BF">
        <w:rPr>
          <w:rFonts w:ascii="Times New Roman" w:hAnsi="Times New Roman" w:cs="Times New Roman"/>
          <w:sz w:val="24"/>
          <w:szCs w:val="24"/>
          <w:lang w:val="en-US"/>
        </w:rPr>
        <w:t>Systeme</w:t>
      </w:r>
      <w:proofErr w:type="spellEnd"/>
      <w:r w:rsidRPr="005C64BF">
        <w:rPr>
          <w:rFonts w:ascii="Times New Roman" w:hAnsi="Times New Roman" w:cs="Times New Roman"/>
          <w:sz w:val="24"/>
          <w:szCs w:val="24"/>
          <w:lang w:val="en-US"/>
        </w:rPr>
        <w:t xml:space="preserve"> GmbH, Germany). Starting powder (15 g) was poured into a FAST/SPS graphite die (graphite type R7710, SGL Carbon GmbH, Germany) which had an internal diameter of 20 mm. Graphite foil with a thickness of 0.38 mm (</w:t>
      </w:r>
      <w:r w:rsidR="005806CD" w:rsidRPr="005C64BF">
        <w:rPr>
          <w:rFonts w:ascii="Times New Roman" w:hAnsi="Times New Roman" w:cs="Times New Roman"/>
          <w:sz w:val="24"/>
          <w:szCs w:val="24"/>
          <w:lang w:val="en-US"/>
        </w:rPr>
        <w:t>t</w:t>
      </w:r>
      <w:r w:rsidRPr="005C64BF">
        <w:rPr>
          <w:rFonts w:ascii="Times New Roman" w:hAnsi="Times New Roman" w:cs="Times New Roman"/>
          <w:sz w:val="24"/>
          <w:szCs w:val="24"/>
          <w:lang w:val="en-US"/>
        </w:rPr>
        <w:t>ype SIGRAFLEX, SGL Carbon GmbH, Germany) was used to line the die and punches in each process. FAST/SPS cycles were done with a heating rate of 100 K/min, a temperature of 500°C, a dwell time of 30 s and a pressure of 50 MPa resulting in pre-sintered pellets with a height around 8 mm and a relative density in the range of 70 – 75 % [</w:t>
      </w:r>
      <w:r w:rsidRPr="005C64BF">
        <w:rPr>
          <w:rFonts w:ascii="Times New Roman" w:hAnsi="Times New Roman" w:cs="Times New Roman"/>
          <w:b/>
          <w:bCs/>
          <w:color w:val="0000FF"/>
          <w:sz w:val="24"/>
          <w:szCs w:val="24"/>
          <w:lang w:val="en-US"/>
        </w:rPr>
        <w:t>Mishra 2023</w:t>
      </w:r>
      <w:r w:rsidRPr="005C64BF">
        <w:rPr>
          <w:rFonts w:ascii="Times New Roman" w:hAnsi="Times New Roman" w:cs="Times New Roman"/>
          <w:sz w:val="24"/>
          <w:szCs w:val="24"/>
          <w:lang w:val="en-US"/>
        </w:rPr>
        <w:t xml:space="preserve">]. </w:t>
      </w:r>
      <w:r w:rsidRPr="005C64BF">
        <w:rPr>
          <w:rFonts w:ascii="Times New Roman" w:hAnsi="Times New Roman" w:cs="Times New Roman"/>
          <w:b/>
          <w:bCs/>
          <w:sz w:val="24"/>
          <w:szCs w:val="24"/>
          <w:lang w:val="en-US"/>
        </w:rPr>
        <w:t xml:space="preserve">Figure </w:t>
      </w:r>
      <w:r w:rsidR="00831C39" w:rsidRPr="005C64BF">
        <w:rPr>
          <w:rFonts w:ascii="Times New Roman" w:hAnsi="Times New Roman" w:cs="Times New Roman"/>
          <w:b/>
          <w:bCs/>
          <w:sz w:val="24"/>
          <w:szCs w:val="24"/>
          <w:lang w:val="en-US"/>
        </w:rPr>
        <w:t>2</w:t>
      </w:r>
      <w:r w:rsidRPr="005C64BF">
        <w:rPr>
          <w:rFonts w:ascii="Times New Roman" w:hAnsi="Times New Roman" w:cs="Times New Roman"/>
          <w:sz w:val="24"/>
          <w:szCs w:val="24"/>
          <w:lang w:val="en-US"/>
        </w:rPr>
        <w:t xml:space="preserve"> shows the pre-sintered form along with the stacking of the melt-spun powder particles after pre-sintering. Due to the localized heating where particles meet, sintering necks began to form, as can be seen in </w:t>
      </w:r>
      <w:r w:rsidRPr="005C64BF">
        <w:rPr>
          <w:rFonts w:ascii="Times New Roman" w:hAnsi="Times New Roman" w:cs="Times New Roman"/>
          <w:b/>
          <w:bCs/>
          <w:sz w:val="24"/>
          <w:szCs w:val="24"/>
          <w:lang w:val="en-US"/>
        </w:rPr>
        <w:t xml:space="preserve">Figure </w:t>
      </w:r>
      <w:r w:rsidR="00831C39" w:rsidRPr="005C64BF">
        <w:rPr>
          <w:rFonts w:ascii="Times New Roman" w:hAnsi="Times New Roman" w:cs="Times New Roman"/>
          <w:b/>
          <w:bCs/>
          <w:sz w:val="24"/>
          <w:szCs w:val="24"/>
          <w:lang w:val="en-US"/>
        </w:rPr>
        <w:t>2</w:t>
      </w:r>
      <w:r w:rsidRPr="005C64BF">
        <w:rPr>
          <w:rFonts w:ascii="Times New Roman" w:hAnsi="Times New Roman" w:cs="Times New Roman"/>
          <w:b/>
          <w:bCs/>
          <w:sz w:val="24"/>
          <w:szCs w:val="24"/>
          <w:lang w:val="en-US"/>
        </w:rPr>
        <w:t>c</w:t>
      </w:r>
      <w:r w:rsidRPr="005C64BF">
        <w:rPr>
          <w:rFonts w:ascii="Times New Roman" w:hAnsi="Times New Roman" w:cs="Times New Roman"/>
          <w:sz w:val="24"/>
          <w:szCs w:val="24"/>
          <w:lang w:val="en-US"/>
        </w:rPr>
        <w:t>. Further microstructural development on the granular scale was otherwise avoided by the low processing temperature.</w:t>
      </w:r>
    </w:p>
    <w:p w14:paraId="1D118DEE" w14:textId="457EAE17" w:rsidR="00971EBA" w:rsidRPr="005C64BF" w:rsidRDefault="00971EBA" w:rsidP="005228E6">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971EBA" w14:paraId="4B98A245" w14:textId="77777777" w:rsidTr="002C7BA2">
        <w:tc>
          <w:tcPr>
            <w:tcW w:w="9396" w:type="dxa"/>
          </w:tcPr>
          <w:p w14:paraId="3D9D0369" w14:textId="481B91AE" w:rsidR="00971EBA" w:rsidRDefault="00971EBA" w:rsidP="005228E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E66BA51" wp14:editId="079A5E2D">
                  <wp:extent cx="5871210" cy="162179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1210" cy="1621790"/>
                          </a:xfrm>
                          <a:prstGeom prst="rect">
                            <a:avLst/>
                          </a:prstGeom>
                          <a:noFill/>
                        </pic:spPr>
                      </pic:pic>
                    </a:graphicData>
                  </a:graphic>
                </wp:inline>
              </w:drawing>
            </w:r>
          </w:p>
        </w:tc>
      </w:tr>
    </w:tbl>
    <w:p w14:paraId="27E97EE6" w14:textId="1B3DEA41" w:rsidR="00971EBA" w:rsidRPr="005C64BF" w:rsidRDefault="00971EBA" w:rsidP="005228E6">
      <w:pPr>
        <w:spacing w:after="0" w:line="360" w:lineRule="auto"/>
        <w:jc w:val="both"/>
        <w:rPr>
          <w:rFonts w:ascii="Times New Roman" w:hAnsi="Times New Roman" w:cs="Times New Roman"/>
          <w:sz w:val="24"/>
          <w:szCs w:val="24"/>
          <w:lang w:val="en-US"/>
        </w:rPr>
      </w:pPr>
      <w:r w:rsidRPr="005C64BF">
        <w:rPr>
          <w:rFonts w:ascii="Times New Roman" w:hAnsi="Times New Roman" w:cs="Times New Roman"/>
          <w:b/>
          <w:bCs/>
          <w:i/>
          <w:iCs/>
          <w:sz w:val="24"/>
          <w:szCs w:val="24"/>
          <w:lang w:val="en-US"/>
        </w:rPr>
        <w:t xml:space="preserve">Figure </w:t>
      </w:r>
      <w:r w:rsidR="00831C39" w:rsidRPr="005C64BF">
        <w:rPr>
          <w:rFonts w:ascii="Times New Roman" w:hAnsi="Times New Roman" w:cs="Times New Roman"/>
          <w:b/>
          <w:bCs/>
          <w:i/>
          <w:iCs/>
          <w:sz w:val="24"/>
          <w:szCs w:val="24"/>
          <w:lang w:val="en-US"/>
        </w:rPr>
        <w:t>2:</w:t>
      </w:r>
      <w:r w:rsidRPr="005C64BF">
        <w:rPr>
          <w:rFonts w:ascii="Times New Roman" w:hAnsi="Times New Roman" w:cs="Times New Roman"/>
          <w:i/>
          <w:iCs/>
          <w:sz w:val="24"/>
          <w:szCs w:val="24"/>
          <w:lang w:val="en-US"/>
        </w:rPr>
        <w:t xml:space="preserve"> </w:t>
      </w:r>
      <w:r w:rsidRPr="005C64BF">
        <w:rPr>
          <w:rFonts w:ascii="Times New Roman" w:hAnsi="Times New Roman" w:cs="Times New Roman"/>
          <w:b/>
          <w:bCs/>
          <w:i/>
          <w:iCs/>
          <w:sz w:val="24"/>
          <w:szCs w:val="24"/>
          <w:lang w:val="en-US"/>
        </w:rPr>
        <w:t>a.)</w:t>
      </w:r>
      <w:r w:rsidRPr="005C64BF">
        <w:rPr>
          <w:rFonts w:ascii="Times New Roman" w:hAnsi="Times New Roman" w:cs="Times New Roman"/>
          <w:i/>
          <w:iCs/>
          <w:sz w:val="24"/>
          <w:szCs w:val="24"/>
          <w:lang w:val="en-US"/>
        </w:rPr>
        <w:t xml:space="preserve"> Optical appearance of a Nd-Fe-B sample pre-sintered by FAST/SPS from melt-spun MQU-F powder (pre-sintering parameters 100 K</w:t>
      </w:r>
      <w:r w:rsidRPr="005C64BF">
        <w:rPr>
          <w:rFonts w:ascii="Times New Roman" w:hAnsi="Times New Roman" w:cs="Times New Roman"/>
          <w:i/>
          <w:iCs/>
          <w:sz w:val="24"/>
          <w:szCs w:val="24"/>
          <w:lang w:val="en-US"/>
        </w:rPr>
        <w:sym w:font="Symbol" w:char="F0D7"/>
      </w:r>
      <w:r w:rsidRPr="005C64BF">
        <w:rPr>
          <w:rFonts w:ascii="Times New Roman" w:hAnsi="Times New Roman" w:cs="Times New Roman"/>
          <w:i/>
          <w:iCs/>
          <w:sz w:val="24"/>
          <w:szCs w:val="24"/>
          <w:lang w:val="en-US"/>
        </w:rPr>
        <w:t>min</w:t>
      </w:r>
      <w:r w:rsidRPr="005C64BF">
        <w:rPr>
          <w:rFonts w:ascii="Times New Roman" w:hAnsi="Times New Roman" w:cs="Times New Roman"/>
          <w:i/>
          <w:iCs/>
          <w:sz w:val="24"/>
          <w:szCs w:val="24"/>
          <w:vertAlign w:val="superscript"/>
          <w:lang w:val="en-US"/>
        </w:rPr>
        <w:t>-1</w:t>
      </w:r>
      <w:r w:rsidRPr="005C64BF">
        <w:rPr>
          <w:rFonts w:ascii="Times New Roman" w:hAnsi="Times New Roman" w:cs="Times New Roman"/>
          <w:i/>
          <w:iCs/>
          <w:sz w:val="24"/>
          <w:szCs w:val="24"/>
          <w:lang w:val="en-US"/>
        </w:rPr>
        <w:t xml:space="preserve">, 50 MPa, 500°C, 30 s), </w:t>
      </w:r>
      <w:r w:rsidRPr="005C64BF">
        <w:rPr>
          <w:rFonts w:ascii="Times New Roman" w:hAnsi="Times New Roman" w:cs="Times New Roman"/>
          <w:b/>
          <w:bCs/>
          <w:i/>
          <w:iCs/>
          <w:sz w:val="24"/>
          <w:szCs w:val="24"/>
          <w:lang w:val="en-US"/>
        </w:rPr>
        <w:t>b.)</w:t>
      </w:r>
      <w:r w:rsidRPr="005C64BF">
        <w:rPr>
          <w:rFonts w:ascii="Times New Roman" w:hAnsi="Times New Roman" w:cs="Times New Roman"/>
          <w:i/>
          <w:iCs/>
          <w:sz w:val="24"/>
          <w:szCs w:val="24"/>
          <w:lang w:val="en-US"/>
        </w:rPr>
        <w:t xml:space="preserve"> </w:t>
      </w:r>
      <w:r w:rsidR="002F6BEE" w:rsidRPr="0022532D">
        <w:rPr>
          <w:rFonts w:ascii="Times New Roman" w:hAnsi="Times New Roman" w:cs="Times New Roman"/>
          <w:i/>
          <w:iCs/>
          <w:color w:val="00B050"/>
          <w:sz w:val="24"/>
          <w:szCs w:val="24"/>
          <w:lang w:val="en-US"/>
        </w:rPr>
        <w:t xml:space="preserve">SEM-BSE analysis of </w:t>
      </w:r>
      <w:r w:rsidR="002F6BEE">
        <w:rPr>
          <w:rFonts w:ascii="Times New Roman" w:hAnsi="Times New Roman" w:cs="Times New Roman"/>
          <w:i/>
          <w:iCs/>
          <w:sz w:val="24"/>
          <w:szCs w:val="24"/>
          <w:lang w:val="en-US"/>
        </w:rPr>
        <w:t>s</w:t>
      </w:r>
      <w:r w:rsidRPr="005C64BF">
        <w:rPr>
          <w:rFonts w:ascii="Times New Roman" w:hAnsi="Times New Roman" w:cs="Times New Roman"/>
          <w:i/>
          <w:iCs/>
          <w:sz w:val="24"/>
          <w:szCs w:val="24"/>
          <w:lang w:val="en-US"/>
        </w:rPr>
        <w:t xml:space="preserve">tacking of MQU-F powder within the pre-sintered compact, and </w:t>
      </w:r>
      <w:r w:rsidRPr="005C64BF">
        <w:rPr>
          <w:rFonts w:ascii="Times New Roman" w:hAnsi="Times New Roman" w:cs="Times New Roman"/>
          <w:b/>
          <w:bCs/>
          <w:i/>
          <w:iCs/>
          <w:sz w:val="24"/>
          <w:szCs w:val="24"/>
          <w:lang w:val="en-US"/>
        </w:rPr>
        <w:t>c.)</w:t>
      </w:r>
      <w:r w:rsidRPr="005C64BF">
        <w:rPr>
          <w:rFonts w:ascii="Times New Roman" w:hAnsi="Times New Roman" w:cs="Times New Roman"/>
          <w:i/>
          <w:iCs/>
          <w:sz w:val="24"/>
          <w:szCs w:val="24"/>
          <w:lang w:val="en-US"/>
        </w:rPr>
        <w:t xml:space="preserve"> evidence of a sintering neck likely formed due to higher heat at particle contact points.</w:t>
      </w:r>
    </w:p>
    <w:p w14:paraId="03106109" w14:textId="4FAF25C6" w:rsidR="000D070A" w:rsidRDefault="000D070A" w:rsidP="00EA5F01">
      <w:pPr>
        <w:spacing w:after="0" w:line="360" w:lineRule="auto"/>
        <w:jc w:val="both"/>
        <w:rPr>
          <w:rFonts w:ascii="Times New Roman" w:hAnsi="Times New Roman" w:cs="Times New Roman"/>
          <w:sz w:val="24"/>
          <w:szCs w:val="24"/>
          <w:lang w:val="en-US"/>
        </w:rPr>
      </w:pPr>
    </w:p>
    <w:p w14:paraId="4166A9CD" w14:textId="77777777" w:rsidR="002C7BA2" w:rsidRPr="005C64BF" w:rsidRDefault="002C7BA2" w:rsidP="002C7BA2">
      <w:pPr>
        <w:spacing w:after="0" w:line="360" w:lineRule="auto"/>
        <w:jc w:val="both"/>
        <w:rPr>
          <w:rFonts w:ascii="Times New Roman" w:hAnsi="Times New Roman" w:cs="Times New Roman"/>
          <w:b/>
          <w:bCs/>
          <w:sz w:val="24"/>
          <w:szCs w:val="24"/>
          <w:lang w:val="en-US"/>
        </w:rPr>
      </w:pPr>
      <w:r w:rsidRPr="005C64BF">
        <w:rPr>
          <w:rFonts w:ascii="Times New Roman" w:hAnsi="Times New Roman" w:cs="Times New Roman"/>
          <w:b/>
          <w:bCs/>
          <w:sz w:val="24"/>
          <w:szCs w:val="24"/>
          <w:lang w:val="en-US"/>
        </w:rPr>
        <w:t>2.3 Pre-sintering of dense compacts for SPT</w:t>
      </w:r>
    </w:p>
    <w:p w14:paraId="5B497A6E" w14:textId="110A104E" w:rsidR="005C64BF" w:rsidRDefault="002C7BA2" w:rsidP="002C7BA2">
      <w:pPr>
        <w:spacing w:after="0" w:line="360" w:lineRule="auto"/>
        <w:jc w:val="both"/>
        <w:rPr>
          <w:rFonts w:ascii="Times New Roman" w:hAnsi="Times New Roman" w:cs="Times New Roman"/>
          <w:sz w:val="24"/>
          <w:szCs w:val="24"/>
          <w:lang w:val="en-US"/>
        </w:rPr>
      </w:pPr>
      <w:r w:rsidRPr="005C64BF">
        <w:rPr>
          <w:rFonts w:ascii="Times New Roman" w:hAnsi="Times New Roman" w:cs="Times New Roman"/>
          <w:sz w:val="24"/>
          <w:szCs w:val="24"/>
          <w:lang w:val="en-US"/>
        </w:rPr>
        <w:t xml:space="preserve">Hot-compaction of MQU-F </w:t>
      </w:r>
      <w:r w:rsidR="005C64BF" w:rsidRPr="005C64BF">
        <w:rPr>
          <w:rFonts w:ascii="Times New Roman" w:hAnsi="Times New Roman" w:cs="Times New Roman"/>
          <w:color w:val="00B050"/>
          <w:sz w:val="24"/>
          <w:szCs w:val="24"/>
          <w:lang w:val="en-US"/>
        </w:rPr>
        <w:t xml:space="preserve">to dense compacts </w:t>
      </w:r>
      <w:r w:rsidRPr="005C64BF">
        <w:rPr>
          <w:rFonts w:ascii="Times New Roman" w:hAnsi="Times New Roman" w:cs="Times New Roman"/>
          <w:sz w:val="24"/>
          <w:szCs w:val="24"/>
          <w:lang w:val="en-US"/>
        </w:rPr>
        <w:t xml:space="preserve">was performed in FAST/SPS device HP-D10 (FCT </w:t>
      </w:r>
      <w:proofErr w:type="spellStart"/>
      <w:r w:rsidRPr="005C64BF">
        <w:rPr>
          <w:rFonts w:ascii="Times New Roman" w:hAnsi="Times New Roman" w:cs="Times New Roman"/>
          <w:sz w:val="24"/>
          <w:szCs w:val="24"/>
          <w:lang w:val="en-US"/>
        </w:rPr>
        <w:t>Systeme</w:t>
      </w:r>
      <w:proofErr w:type="spellEnd"/>
      <w:r w:rsidRPr="005C64BF">
        <w:rPr>
          <w:rFonts w:ascii="Times New Roman" w:hAnsi="Times New Roman" w:cs="Times New Roman"/>
          <w:sz w:val="24"/>
          <w:szCs w:val="24"/>
          <w:lang w:val="en-US"/>
        </w:rPr>
        <w:t xml:space="preserve"> GmbH, Germany), using a standard FAST/SPS graphite die (graphite type R7710, </w:t>
      </w:r>
      <w:r w:rsidR="00341B30" w:rsidRPr="005C64BF">
        <w:rPr>
          <w:rFonts w:ascii="Times New Roman" w:hAnsi="Times New Roman" w:cs="Times New Roman"/>
          <w:sz w:val="24"/>
          <w:szCs w:val="24"/>
          <w:lang w:val="en-US"/>
        </w:rPr>
        <w:t xml:space="preserve">SIGRAFINE, </w:t>
      </w:r>
      <w:r w:rsidRPr="005C64BF">
        <w:rPr>
          <w:rFonts w:ascii="Times New Roman" w:hAnsi="Times New Roman" w:cs="Times New Roman"/>
          <w:sz w:val="24"/>
          <w:szCs w:val="24"/>
          <w:lang w:val="en-US"/>
        </w:rPr>
        <w:t>SGL Carbon GmbH, Germany) with an inner diameter of 10 mm. A graphite foil with a thickness of 0.35 mm (</w:t>
      </w:r>
      <w:r w:rsidR="005806CD" w:rsidRPr="005C64BF">
        <w:rPr>
          <w:rFonts w:ascii="Times New Roman" w:hAnsi="Times New Roman" w:cs="Times New Roman"/>
          <w:sz w:val="24"/>
          <w:szCs w:val="24"/>
          <w:lang w:val="en-US"/>
        </w:rPr>
        <w:t>type SIGRAFLEX, SGL Carbon GmbH, Germany</w:t>
      </w:r>
      <w:r w:rsidRPr="005C64BF">
        <w:rPr>
          <w:rFonts w:ascii="Times New Roman" w:hAnsi="Times New Roman" w:cs="Times New Roman"/>
          <w:sz w:val="24"/>
          <w:szCs w:val="24"/>
          <w:lang w:val="en-US"/>
        </w:rPr>
        <w:t>) was inserted in the mold. Then, the mold was filled with 5 g of MQU-F powder, resulting in a 16 mm tall close-packed powder column (calculated tap density in the mold ca. 51 %).</w:t>
      </w:r>
      <w:r w:rsidR="00224792">
        <w:rPr>
          <w:rFonts w:ascii="Times New Roman" w:hAnsi="Times New Roman" w:cs="Times New Roman"/>
          <w:sz w:val="24"/>
          <w:szCs w:val="24"/>
          <w:lang w:val="en-US"/>
        </w:rPr>
        <w:t xml:space="preserve"> </w:t>
      </w:r>
      <w:r w:rsidR="005C64BF" w:rsidRPr="005C64BF">
        <w:rPr>
          <w:rFonts w:ascii="Times New Roman" w:hAnsi="Times New Roman" w:cs="Times New Roman"/>
          <w:sz w:val="24"/>
          <w:szCs w:val="24"/>
          <w:lang w:val="en-US"/>
        </w:rPr>
        <w:t>Based on the experimental results obtained during the hot deformation (described in detail later in this manuscript), it was found that residual porosity of the pre-sintered samples has negative impact on the microstructure evolution. Therefore, full densification of the pre-sintered compacts was aspired in this experimental series.</w:t>
      </w:r>
    </w:p>
    <w:p w14:paraId="06EC4FD5" w14:textId="3F5E6713" w:rsidR="005C64BF" w:rsidRDefault="005C64BF" w:rsidP="002C7BA2">
      <w:pPr>
        <w:spacing w:after="0" w:line="360" w:lineRule="auto"/>
        <w:jc w:val="both"/>
        <w:rPr>
          <w:rFonts w:ascii="Times New Roman" w:hAnsi="Times New Roman" w:cs="Times New Roman"/>
          <w:sz w:val="24"/>
          <w:szCs w:val="24"/>
          <w:lang w:val="en-US"/>
        </w:rPr>
      </w:pPr>
    </w:p>
    <w:p w14:paraId="6A557549" w14:textId="5AB99C1F" w:rsidR="004D2334" w:rsidRPr="0022532D" w:rsidRDefault="00224792" w:rsidP="002C7BA2">
      <w:pPr>
        <w:spacing w:after="0" w:line="360" w:lineRule="auto"/>
        <w:jc w:val="both"/>
        <w:rPr>
          <w:rFonts w:ascii="Times New Roman" w:hAnsi="Times New Roman" w:cs="Times New Roman"/>
          <w:color w:val="00B050"/>
          <w:sz w:val="24"/>
          <w:szCs w:val="24"/>
          <w:lang w:val="en-US"/>
        </w:rPr>
      </w:pPr>
      <w:r w:rsidRPr="00224792">
        <w:rPr>
          <w:rFonts w:ascii="Times New Roman" w:hAnsi="Times New Roman" w:cs="Times New Roman"/>
          <w:sz w:val="24"/>
          <w:szCs w:val="24"/>
          <w:lang w:val="en-US"/>
        </w:rPr>
        <w:t xml:space="preserve">Due to the limitations of the graphite tool with respect to the maximum applied pressure, the compaction temperature was gradually increased, while keeping the pressure below 50 MPa. To obtain fully dense samples without significant grain growth, dwell time at maximum temperature was kept at 60 s. In </w:t>
      </w:r>
      <w:r w:rsidRPr="00224792">
        <w:rPr>
          <w:rFonts w:ascii="Times New Roman" w:hAnsi="Times New Roman" w:cs="Times New Roman"/>
          <w:b/>
          <w:bCs/>
          <w:sz w:val="24"/>
          <w:szCs w:val="24"/>
          <w:lang w:val="en-US"/>
        </w:rPr>
        <w:t>Figure 3</w:t>
      </w:r>
      <w:r w:rsidRPr="00224792">
        <w:rPr>
          <w:rFonts w:ascii="Times New Roman" w:hAnsi="Times New Roman" w:cs="Times New Roman"/>
          <w:sz w:val="24"/>
          <w:szCs w:val="24"/>
          <w:lang w:val="en-US"/>
        </w:rPr>
        <w:t>, samples pre-sintered at 700°C, 725°C and 750°C are presented. At these temperatures, it was expected that formation of a transient liquid phase, as in the melting of the Nd-rich grain boundary, supported densification [</w:t>
      </w:r>
      <w:proofErr w:type="spellStart"/>
      <w:r w:rsidRPr="00224792">
        <w:rPr>
          <w:rFonts w:ascii="Times New Roman" w:hAnsi="Times New Roman" w:cs="Times New Roman"/>
          <w:b/>
          <w:bCs/>
          <w:color w:val="0000FF"/>
          <w:sz w:val="24"/>
          <w:szCs w:val="24"/>
          <w:lang w:val="en-US"/>
        </w:rPr>
        <w:t>Grieb</w:t>
      </w:r>
      <w:proofErr w:type="spellEnd"/>
      <w:r w:rsidRPr="00224792">
        <w:rPr>
          <w:rFonts w:ascii="Times New Roman" w:hAnsi="Times New Roman" w:cs="Times New Roman"/>
          <w:b/>
          <w:bCs/>
          <w:color w:val="0000FF"/>
          <w:sz w:val="24"/>
          <w:szCs w:val="24"/>
          <w:lang w:val="en-US"/>
        </w:rPr>
        <w:t xml:space="preserve"> 1992</w:t>
      </w:r>
      <w:r w:rsidRPr="00224792">
        <w:rPr>
          <w:rFonts w:ascii="Times New Roman" w:hAnsi="Times New Roman" w:cs="Times New Roman"/>
          <w:sz w:val="24"/>
          <w:szCs w:val="24"/>
          <w:lang w:val="en-US"/>
        </w:rPr>
        <w:t xml:space="preserve">]. As shown in </w:t>
      </w:r>
      <w:r w:rsidRPr="00224792">
        <w:rPr>
          <w:rFonts w:ascii="Times New Roman" w:hAnsi="Times New Roman" w:cs="Times New Roman"/>
          <w:b/>
          <w:bCs/>
          <w:sz w:val="24"/>
          <w:szCs w:val="24"/>
          <w:lang w:val="en-US"/>
        </w:rPr>
        <w:t>Figure 3a</w:t>
      </w:r>
      <w:r w:rsidRPr="00224792">
        <w:rPr>
          <w:rFonts w:ascii="Times New Roman" w:hAnsi="Times New Roman" w:cs="Times New Roman"/>
          <w:sz w:val="24"/>
          <w:szCs w:val="24"/>
          <w:lang w:val="en-US"/>
        </w:rPr>
        <w:t>, at 700°C the sample has ca. 90% density, melt spun flakes are mostly aligned and no grain growth is observed (not visible in this magnification). The sample compacted at 725°C (</w:t>
      </w:r>
      <w:r w:rsidRPr="002F6BEE">
        <w:rPr>
          <w:rFonts w:ascii="Times New Roman" w:hAnsi="Times New Roman" w:cs="Times New Roman"/>
          <w:b/>
          <w:bCs/>
          <w:sz w:val="24"/>
          <w:szCs w:val="24"/>
          <w:lang w:val="en-US"/>
        </w:rPr>
        <w:t>Figure 3b</w:t>
      </w:r>
      <w:r w:rsidRPr="00224792">
        <w:rPr>
          <w:rFonts w:ascii="Times New Roman" w:hAnsi="Times New Roman" w:cs="Times New Roman"/>
          <w:sz w:val="24"/>
          <w:szCs w:val="24"/>
          <w:lang w:val="en-US"/>
        </w:rPr>
        <w:t xml:space="preserve">) is fully </w:t>
      </w:r>
      <w:r w:rsidRPr="00224792">
        <w:rPr>
          <w:rFonts w:ascii="Times New Roman" w:hAnsi="Times New Roman" w:cs="Times New Roman"/>
          <w:sz w:val="24"/>
          <w:szCs w:val="24"/>
          <w:lang w:val="en-US"/>
        </w:rPr>
        <w:lastRenderedPageBreak/>
        <w:t>dense with the melt spun flakes well aligned in whole sample volume with some insulated spots where coarse and misaligned grains growth were observed</w:t>
      </w:r>
      <w:r>
        <w:rPr>
          <w:rFonts w:ascii="Times New Roman" w:hAnsi="Times New Roman" w:cs="Times New Roman"/>
          <w:sz w:val="24"/>
          <w:szCs w:val="24"/>
          <w:lang w:val="en-US"/>
        </w:rPr>
        <w:t xml:space="preserve"> </w:t>
      </w:r>
      <w:r w:rsidRPr="00224792">
        <w:rPr>
          <w:rFonts w:ascii="Times New Roman" w:hAnsi="Times New Roman" w:cs="Times New Roman"/>
          <w:sz w:val="24"/>
          <w:szCs w:val="24"/>
          <w:lang w:val="en-US"/>
        </w:rPr>
        <w:t xml:space="preserve">(as reported by </w:t>
      </w:r>
      <w:proofErr w:type="spellStart"/>
      <w:r w:rsidRPr="00224792">
        <w:rPr>
          <w:rFonts w:ascii="Times New Roman" w:hAnsi="Times New Roman" w:cs="Times New Roman"/>
          <w:sz w:val="24"/>
          <w:szCs w:val="24"/>
          <w:lang w:val="en-US"/>
        </w:rPr>
        <w:t>Hioki</w:t>
      </w:r>
      <w:proofErr w:type="spellEnd"/>
      <w:r>
        <w:rPr>
          <w:rFonts w:ascii="Times New Roman" w:hAnsi="Times New Roman" w:cs="Times New Roman"/>
          <w:sz w:val="24"/>
          <w:szCs w:val="24"/>
          <w:lang w:val="en-US"/>
        </w:rPr>
        <w:t xml:space="preserve"> et al. [</w:t>
      </w:r>
      <w:proofErr w:type="spellStart"/>
      <w:r w:rsidRPr="00224792">
        <w:rPr>
          <w:rFonts w:ascii="Times New Roman" w:hAnsi="Times New Roman" w:cs="Times New Roman"/>
          <w:b/>
          <w:bCs/>
          <w:color w:val="0000FF"/>
          <w:sz w:val="24"/>
          <w:szCs w:val="24"/>
          <w:lang w:val="en-US"/>
        </w:rPr>
        <w:t>Hioki</w:t>
      </w:r>
      <w:proofErr w:type="spellEnd"/>
      <w:r w:rsidRPr="00224792">
        <w:rPr>
          <w:rFonts w:ascii="Times New Roman" w:hAnsi="Times New Roman" w:cs="Times New Roman"/>
          <w:b/>
          <w:bCs/>
          <w:color w:val="0000FF"/>
          <w:sz w:val="24"/>
          <w:szCs w:val="24"/>
          <w:lang w:val="en-US"/>
        </w:rPr>
        <w:t xml:space="preserve"> 2021</w:t>
      </w:r>
      <w:r>
        <w:rPr>
          <w:rFonts w:ascii="Times New Roman" w:hAnsi="Times New Roman" w:cs="Times New Roman"/>
          <w:sz w:val="24"/>
          <w:szCs w:val="24"/>
          <w:lang w:val="en-US"/>
        </w:rPr>
        <w:t>]</w:t>
      </w:r>
      <w:r w:rsidRPr="00224792">
        <w:rPr>
          <w:rFonts w:ascii="Times New Roman" w:hAnsi="Times New Roman" w:cs="Times New Roman"/>
          <w:sz w:val="24"/>
          <w:szCs w:val="24"/>
          <w:lang w:val="en-US"/>
        </w:rPr>
        <w:t>). The sample compacted at 750°C (</w:t>
      </w:r>
      <w:r w:rsidRPr="002F6BEE">
        <w:rPr>
          <w:rFonts w:ascii="Times New Roman" w:hAnsi="Times New Roman" w:cs="Times New Roman"/>
          <w:b/>
          <w:bCs/>
          <w:sz w:val="24"/>
          <w:szCs w:val="24"/>
          <w:lang w:val="en-US"/>
        </w:rPr>
        <w:t>Figure 3c</w:t>
      </w:r>
      <w:r w:rsidRPr="00224792">
        <w:rPr>
          <w:rFonts w:ascii="Times New Roman" w:hAnsi="Times New Roman" w:cs="Times New Roman"/>
          <w:sz w:val="24"/>
          <w:szCs w:val="24"/>
          <w:lang w:val="en-US"/>
        </w:rPr>
        <w:t>) was also fully dense, but grain coarsening and misalignment became more visible at the boundaries of the former melt spun flakes. Grain coarsening at these points may be caused by powder particle contact points. At points where powder particles are in contact with each other, Joule heating is expected to lead to higher heat generation, therefore causing localized hot-spots that cause more developed grain coarsening than within the bulk [</w:t>
      </w:r>
      <w:r w:rsidRPr="007D4502">
        <w:rPr>
          <w:rFonts w:ascii="Times New Roman" w:hAnsi="Times New Roman" w:cs="Times New Roman"/>
          <w:b/>
          <w:bCs/>
          <w:color w:val="0000FF"/>
          <w:sz w:val="24"/>
          <w:szCs w:val="24"/>
          <w:lang w:val="en-US"/>
        </w:rPr>
        <w:t>Mishra 2023</w:t>
      </w:r>
      <w:r w:rsidRPr="00224792">
        <w:rPr>
          <w:rFonts w:ascii="Times New Roman" w:hAnsi="Times New Roman" w:cs="Times New Roman"/>
          <w:sz w:val="24"/>
          <w:szCs w:val="24"/>
          <w:lang w:val="en-US"/>
        </w:rPr>
        <w:t xml:space="preserve">]. Though this grain coarsening occurred, it was localized and not excessive. Based on these results, the compaction temperature was set to be 725°C. The optimal parameters for the FAST/SPS cycles were selected as follow: The contact pressure of 38 MPa (3 </w:t>
      </w:r>
      <w:proofErr w:type="spellStart"/>
      <w:r w:rsidRPr="00224792">
        <w:rPr>
          <w:rFonts w:ascii="Times New Roman" w:hAnsi="Times New Roman" w:cs="Times New Roman"/>
          <w:sz w:val="24"/>
          <w:szCs w:val="24"/>
          <w:lang w:val="en-US"/>
        </w:rPr>
        <w:t>kN</w:t>
      </w:r>
      <w:proofErr w:type="spellEnd"/>
      <w:r w:rsidRPr="00224792">
        <w:rPr>
          <w:rFonts w:ascii="Times New Roman" w:hAnsi="Times New Roman" w:cs="Times New Roman"/>
          <w:sz w:val="24"/>
          <w:szCs w:val="24"/>
          <w:lang w:val="en-US"/>
        </w:rPr>
        <w:t>) was applied while the sample was heated up to 725°C with heating rate of 75 °C</w:t>
      </w:r>
      <w:r w:rsidR="00D62D6A">
        <w:rPr>
          <w:rFonts w:ascii="Times New Roman" w:hAnsi="Times New Roman" w:cs="Times New Roman"/>
          <w:sz w:val="24"/>
          <w:szCs w:val="24"/>
          <w:lang w:val="en-US"/>
        </w:rPr>
        <w:sym w:font="Symbol" w:char="F0D7"/>
      </w:r>
      <w:r w:rsidRPr="00224792">
        <w:rPr>
          <w:rFonts w:ascii="Times New Roman" w:hAnsi="Times New Roman" w:cs="Times New Roman"/>
          <w:sz w:val="24"/>
          <w:szCs w:val="24"/>
          <w:lang w:val="en-US"/>
        </w:rPr>
        <w:t>min</w:t>
      </w:r>
      <w:r w:rsidRPr="00D62D6A">
        <w:rPr>
          <w:rFonts w:ascii="Times New Roman" w:hAnsi="Times New Roman" w:cs="Times New Roman"/>
          <w:sz w:val="24"/>
          <w:szCs w:val="24"/>
          <w:vertAlign w:val="superscript"/>
          <w:lang w:val="en-US"/>
        </w:rPr>
        <w:t>-1</w:t>
      </w:r>
      <w:r w:rsidRPr="00224792">
        <w:rPr>
          <w:rFonts w:ascii="Times New Roman" w:hAnsi="Times New Roman" w:cs="Times New Roman"/>
          <w:sz w:val="24"/>
          <w:szCs w:val="24"/>
          <w:lang w:val="en-US"/>
        </w:rPr>
        <w:t xml:space="preserve">. During the dwell time of 60 s the pressure was increased from 38 to 45 MPa (3.9 </w:t>
      </w:r>
      <w:proofErr w:type="spellStart"/>
      <w:r w:rsidRPr="00224792">
        <w:rPr>
          <w:rFonts w:ascii="Times New Roman" w:hAnsi="Times New Roman" w:cs="Times New Roman"/>
          <w:sz w:val="24"/>
          <w:szCs w:val="24"/>
          <w:lang w:val="en-US"/>
        </w:rPr>
        <w:t>kN</w:t>
      </w:r>
      <w:proofErr w:type="spellEnd"/>
      <w:r w:rsidRPr="00224792">
        <w:rPr>
          <w:rFonts w:ascii="Times New Roman" w:hAnsi="Times New Roman" w:cs="Times New Roman"/>
          <w:sz w:val="24"/>
          <w:szCs w:val="24"/>
          <w:lang w:val="en-US"/>
        </w:rPr>
        <w:t>). After processing the height of the pre-sintered pellets was found to be ca. 8 mm, which corresponds to a density of 100%, as determined by the Archimedes’ method.</w:t>
      </w:r>
      <w:r w:rsidR="0022532D">
        <w:rPr>
          <w:rFonts w:ascii="Times New Roman" w:hAnsi="Times New Roman" w:cs="Times New Roman"/>
          <w:sz w:val="24"/>
          <w:szCs w:val="24"/>
          <w:lang w:val="en-US"/>
        </w:rPr>
        <w:t xml:space="preserve"> </w:t>
      </w:r>
      <w:commentRangeStart w:id="5"/>
      <w:commentRangeStart w:id="6"/>
      <w:r w:rsidR="0022532D" w:rsidRPr="0022532D">
        <w:rPr>
          <w:rFonts w:ascii="Times New Roman" w:hAnsi="Times New Roman" w:cs="Times New Roman"/>
          <w:b/>
          <w:bCs/>
          <w:color w:val="00B050"/>
          <w:sz w:val="24"/>
          <w:szCs w:val="24"/>
          <w:lang w:val="en-US"/>
        </w:rPr>
        <w:t>Supplemental Figure S1</w:t>
      </w:r>
      <w:r w:rsidR="0022532D" w:rsidRPr="0022532D">
        <w:rPr>
          <w:rFonts w:ascii="Times New Roman" w:hAnsi="Times New Roman" w:cs="Times New Roman"/>
          <w:color w:val="00B050"/>
          <w:sz w:val="24"/>
          <w:szCs w:val="24"/>
          <w:lang w:val="en-US"/>
        </w:rPr>
        <w:t xml:space="preserve"> gives </w:t>
      </w:r>
      <w:r w:rsidR="0022532D">
        <w:rPr>
          <w:rFonts w:ascii="Times New Roman" w:hAnsi="Times New Roman" w:cs="Times New Roman"/>
          <w:color w:val="00B050"/>
          <w:sz w:val="24"/>
          <w:szCs w:val="24"/>
          <w:lang w:val="en-US"/>
        </w:rPr>
        <w:t>additional information</w:t>
      </w:r>
      <w:r w:rsidR="0022532D" w:rsidRPr="0022532D">
        <w:rPr>
          <w:rFonts w:ascii="Times New Roman" w:hAnsi="Times New Roman" w:cs="Times New Roman"/>
          <w:color w:val="00B050"/>
          <w:sz w:val="24"/>
          <w:szCs w:val="24"/>
          <w:lang w:val="en-US"/>
        </w:rPr>
        <w:t xml:space="preserve"> </w:t>
      </w:r>
      <w:r w:rsidR="0022532D">
        <w:rPr>
          <w:rFonts w:ascii="Times New Roman" w:hAnsi="Times New Roman" w:cs="Times New Roman"/>
          <w:color w:val="00B050"/>
          <w:sz w:val="24"/>
          <w:szCs w:val="24"/>
          <w:lang w:val="en-US"/>
        </w:rPr>
        <w:t>how the optimum pre-sintering parameters were selected.</w:t>
      </w:r>
      <w:commentRangeEnd w:id="5"/>
      <w:r w:rsidR="0022532D">
        <w:rPr>
          <w:rStyle w:val="CommentReference"/>
          <w:lang w:val="tr-TR"/>
        </w:rPr>
        <w:commentReference w:id="5"/>
      </w:r>
      <w:commentRangeEnd w:id="6"/>
      <w:r w:rsidR="009032D3">
        <w:rPr>
          <w:rStyle w:val="CommentReference"/>
          <w:lang w:val="tr-TR"/>
        </w:rPr>
        <w:commentReference w:id="6"/>
      </w:r>
    </w:p>
    <w:p w14:paraId="5F0BE822" w14:textId="61AD8328" w:rsidR="004D2334" w:rsidRDefault="004D2334">
      <w:pPr>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4D2334" w14:paraId="562BE377" w14:textId="77777777" w:rsidTr="004D2334">
        <w:tc>
          <w:tcPr>
            <w:tcW w:w="9396" w:type="dxa"/>
          </w:tcPr>
          <w:p w14:paraId="6C0D52BC" w14:textId="7B601B92" w:rsidR="004D2334" w:rsidRDefault="007D4502" w:rsidP="004D2334">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89F2335" wp14:editId="2F1608E6">
                  <wp:extent cx="5761355" cy="135318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355" cy="1353185"/>
                          </a:xfrm>
                          <a:prstGeom prst="rect">
                            <a:avLst/>
                          </a:prstGeom>
                          <a:noFill/>
                        </pic:spPr>
                      </pic:pic>
                    </a:graphicData>
                  </a:graphic>
                </wp:inline>
              </w:drawing>
            </w:r>
          </w:p>
        </w:tc>
      </w:tr>
    </w:tbl>
    <w:p w14:paraId="20ACD2DE" w14:textId="030F595C" w:rsidR="004D2334" w:rsidRPr="00D62D6A" w:rsidRDefault="004D2334" w:rsidP="002C7BA2">
      <w:pPr>
        <w:spacing w:after="0" w:line="360" w:lineRule="auto"/>
        <w:jc w:val="both"/>
        <w:rPr>
          <w:rFonts w:ascii="Times New Roman" w:hAnsi="Times New Roman" w:cs="Times New Roman"/>
          <w:i/>
          <w:iCs/>
          <w:sz w:val="24"/>
          <w:szCs w:val="24"/>
          <w:lang w:val="en-US"/>
        </w:rPr>
      </w:pPr>
      <w:r w:rsidRPr="004D2334">
        <w:rPr>
          <w:rFonts w:ascii="Times New Roman" w:hAnsi="Times New Roman" w:cs="Times New Roman"/>
          <w:b/>
          <w:bCs/>
          <w:i/>
          <w:iCs/>
          <w:sz w:val="24"/>
          <w:szCs w:val="24"/>
          <w:lang w:val="en-US"/>
        </w:rPr>
        <w:t xml:space="preserve">Figure 3: </w:t>
      </w:r>
      <w:r w:rsidR="007D4502" w:rsidRPr="00D62D6A">
        <w:rPr>
          <w:rFonts w:ascii="Times New Roman" w:hAnsi="Times New Roman" w:cs="Times New Roman"/>
          <w:i/>
          <w:iCs/>
          <w:sz w:val="24"/>
          <w:szCs w:val="24"/>
          <w:lang w:val="en-US"/>
        </w:rPr>
        <w:t>SEM</w:t>
      </w:r>
      <w:r w:rsidR="00D62D6A">
        <w:rPr>
          <w:rFonts w:ascii="Times New Roman" w:hAnsi="Times New Roman" w:cs="Times New Roman"/>
          <w:i/>
          <w:iCs/>
          <w:sz w:val="24"/>
          <w:szCs w:val="24"/>
          <w:lang w:val="en-US"/>
        </w:rPr>
        <w:t>-SE</w:t>
      </w:r>
      <w:r w:rsidR="007D4502" w:rsidRPr="00D62D6A">
        <w:rPr>
          <w:rFonts w:ascii="Times New Roman" w:hAnsi="Times New Roman" w:cs="Times New Roman"/>
          <w:i/>
          <w:iCs/>
          <w:sz w:val="24"/>
          <w:szCs w:val="24"/>
          <w:lang w:val="en-US"/>
        </w:rPr>
        <w:t xml:space="preserve"> micrograph of fracture surface of a Nd-Fe-B sample pre-sintered by FAST/SPS from melt-spun MQU-F powder processed with heating rate of 75 K</w:t>
      </w:r>
      <w:r w:rsidR="007D4502" w:rsidRPr="00D62D6A">
        <w:rPr>
          <w:rFonts w:ascii="Times New Roman" w:hAnsi="Times New Roman" w:cs="Times New Roman"/>
          <w:i/>
          <w:iCs/>
          <w:sz w:val="24"/>
          <w:szCs w:val="24"/>
          <w:lang w:val="en-US"/>
        </w:rPr>
        <w:sym w:font="Symbol" w:char="F0D7"/>
      </w:r>
      <w:r w:rsidR="007D4502" w:rsidRPr="00D62D6A">
        <w:rPr>
          <w:rFonts w:ascii="Times New Roman" w:hAnsi="Times New Roman" w:cs="Times New Roman"/>
          <w:i/>
          <w:iCs/>
          <w:sz w:val="24"/>
          <w:szCs w:val="24"/>
          <w:lang w:val="en-US"/>
        </w:rPr>
        <w:t>min</w:t>
      </w:r>
      <w:r w:rsidR="007D4502" w:rsidRPr="00D62D6A">
        <w:rPr>
          <w:rFonts w:ascii="Times New Roman" w:hAnsi="Times New Roman" w:cs="Times New Roman"/>
          <w:i/>
          <w:iCs/>
          <w:sz w:val="24"/>
          <w:szCs w:val="24"/>
          <w:vertAlign w:val="superscript"/>
          <w:lang w:val="en-US"/>
        </w:rPr>
        <w:t>-1</w:t>
      </w:r>
      <w:r w:rsidR="007D4502" w:rsidRPr="00D62D6A">
        <w:rPr>
          <w:rFonts w:ascii="Times New Roman" w:hAnsi="Times New Roman" w:cs="Times New Roman"/>
          <w:i/>
          <w:iCs/>
          <w:sz w:val="24"/>
          <w:szCs w:val="24"/>
          <w:lang w:val="en-US"/>
        </w:rPr>
        <w:t xml:space="preserve">, a pressure of 45 MPa and a dwelling time of 60 s at maximum temperature: </w:t>
      </w:r>
      <w:r w:rsidR="007D4502" w:rsidRPr="00D62D6A">
        <w:rPr>
          <w:rFonts w:ascii="Times New Roman" w:hAnsi="Times New Roman" w:cs="Times New Roman"/>
          <w:b/>
          <w:bCs/>
          <w:i/>
          <w:iCs/>
          <w:sz w:val="24"/>
          <w:szCs w:val="24"/>
          <w:lang w:val="en-US"/>
        </w:rPr>
        <w:t>a.)</w:t>
      </w:r>
      <w:r w:rsidR="007D4502" w:rsidRPr="00D62D6A">
        <w:rPr>
          <w:rFonts w:ascii="Times New Roman" w:hAnsi="Times New Roman" w:cs="Times New Roman"/>
          <w:i/>
          <w:iCs/>
          <w:sz w:val="24"/>
          <w:szCs w:val="24"/>
          <w:lang w:val="en-US"/>
        </w:rPr>
        <w:t xml:space="preserve"> At 700°C, the sample has 90% of the theoretical density, porosity is visible, some ribbons are not aligned; </w:t>
      </w:r>
      <w:r w:rsidR="007D4502" w:rsidRPr="00D62D6A">
        <w:rPr>
          <w:rFonts w:ascii="Times New Roman" w:hAnsi="Times New Roman" w:cs="Times New Roman"/>
          <w:b/>
          <w:bCs/>
          <w:i/>
          <w:iCs/>
          <w:sz w:val="24"/>
          <w:szCs w:val="24"/>
          <w:lang w:val="en-US"/>
        </w:rPr>
        <w:t>b.)</w:t>
      </w:r>
      <w:r w:rsidR="007D4502" w:rsidRPr="00D62D6A">
        <w:rPr>
          <w:rFonts w:ascii="Times New Roman" w:hAnsi="Times New Roman" w:cs="Times New Roman"/>
          <w:i/>
          <w:iCs/>
          <w:sz w:val="24"/>
          <w:szCs w:val="24"/>
          <w:lang w:val="en-US"/>
        </w:rPr>
        <w:t xml:space="preserve"> At 725°C, the sample has &gt; 99% of the theoretical density, all ribbons are aligned, no significant grain coarsening and misalignment; </w:t>
      </w:r>
      <w:r w:rsidR="007D4502" w:rsidRPr="00D62D6A">
        <w:rPr>
          <w:rFonts w:ascii="Times New Roman" w:hAnsi="Times New Roman" w:cs="Times New Roman"/>
          <w:b/>
          <w:bCs/>
          <w:i/>
          <w:iCs/>
          <w:sz w:val="24"/>
          <w:szCs w:val="24"/>
          <w:lang w:val="en-US"/>
        </w:rPr>
        <w:t>c.)</w:t>
      </w:r>
      <w:r w:rsidR="007D4502" w:rsidRPr="00D62D6A">
        <w:rPr>
          <w:rFonts w:ascii="Times New Roman" w:hAnsi="Times New Roman" w:cs="Times New Roman"/>
          <w:i/>
          <w:iCs/>
          <w:sz w:val="24"/>
          <w:szCs w:val="24"/>
          <w:lang w:val="en-US"/>
        </w:rPr>
        <w:t xml:space="preserve"> At 750°C, the sample has 99% of the theoretical density, all ribbons are aligned, but grain coarsening and misalignment is observed. Note the difference in the scale bar between a.) and the other two micrographs.</w:t>
      </w:r>
      <w:r w:rsidR="007D4502" w:rsidRPr="00D62D6A">
        <w:rPr>
          <w:i/>
          <w:iCs/>
          <w:lang w:val="en-US"/>
        </w:rPr>
        <w:t xml:space="preserve"> </w:t>
      </w:r>
      <w:r w:rsidR="007D4502" w:rsidRPr="00D62D6A">
        <w:rPr>
          <w:rFonts w:ascii="Times New Roman" w:hAnsi="Times New Roman" w:cs="Times New Roman"/>
          <w:i/>
          <w:iCs/>
          <w:sz w:val="24"/>
          <w:szCs w:val="24"/>
          <w:lang w:val="en-US"/>
        </w:rPr>
        <w:t xml:space="preserve">The dotted line in </w:t>
      </w:r>
      <w:r w:rsidR="007D4502" w:rsidRPr="0022532D">
        <w:rPr>
          <w:rFonts w:ascii="Times New Roman" w:hAnsi="Times New Roman" w:cs="Times New Roman"/>
          <w:b/>
          <w:bCs/>
          <w:i/>
          <w:iCs/>
          <w:sz w:val="24"/>
          <w:szCs w:val="24"/>
          <w:lang w:val="en-US"/>
        </w:rPr>
        <w:t>Figure</w:t>
      </w:r>
      <w:r w:rsidR="0022532D" w:rsidRPr="0022532D">
        <w:rPr>
          <w:rFonts w:ascii="Times New Roman" w:hAnsi="Times New Roman" w:cs="Times New Roman"/>
          <w:b/>
          <w:bCs/>
          <w:i/>
          <w:iCs/>
          <w:sz w:val="24"/>
          <w:szCs w:val="24"/>
          <w:lang w:val="en-US"/>
        </w:rPr>
        <w:t>s</w:t>
      </w:r>
      <w:r w:rsidR="007D4502" w:rsidRPr="0022532D">
        <w:rPr>
          <w:rFonts w:ascii="Times New Roman" w:hAnsi="Times New Roman" w:cs="Times New Roman"/>
          <w:b/>
          <w:bCs/>
          <w:i/>
          <w:iCs/>
          <w:sz w:val="24"/>
          <w:szCs w:val="24"/>
          <w:lang w:val="en-US"/>
        </w:rPr>
        <w:t xml:space="preserve"> 3b</w:t>
      </w:r>
      <w:r w:rsidR="007D4502" w:rsidRPr="00D62D6A">
        <w:rPr>
          <w:rFonts w:ascii="Times New Roman" w:hAnsi="Times New Roman" w:cs="Times New Roman"/>
          <w:i/>
          <w:iCs/>
          <w:sz w:val="24"/>
          <w:szCs w:val="24"/>
          <w:lang w:val="en-US"/>
        </w:rPr>
        <w:t xml:space="preserve"> and </w:t>
      </w:r>
      <w:r w:rsidR="007D4502" w:rsidRPr="0022532D">
        <w:rPr>
          <w:rFonts w:ascii="Times New Roman" w:hAnsi="Times New Roman" w:cs="Times New Roman"/>
          <w:b/>
          <w:bCs/>
          <w:i/>
          <w:iCs/>
          <w:sz w:val="24"/>
          <w:szCs w:val="24"/>
          <w:lang w:val="en-US"/>
        </w:rPr>
        <w:t>3c</w:t>
      </w:r>
      <w:r w:rsidR="007D4502" w:rsidRPr="00D62D6A">
        <w:rPr>
          <w:rFonts w:ascii="Times New Roman" w:hAnsi="Times New Roman" w:cs="Times New Roman"/>
          <w:i/>
          <w:iCs/>
          <w:sz w:val="24"/>
          <w:szCs w:val="24"/>
          <w:lang w:val="en-US"/>
        </w:rPr>
        <w:t xml:space="preserve"> indicates the areas where grain coarsening and misalignment is observed.</w:t>
      </w:r>
    </w:p>
    <w:p w14:paraId="3D02699B" w14:textId="729D54F6" w:rsidR="002C7BA2" w:rsidRDefault="002C7BA2" w:rsidP="002C7BA2">
      <w:pPr>
        <w:spacing w:after="0" w:line="360" w:lineRule="auto"/>
        <w:jc w:val="both"/>
        <w:rPr>
          <w:rFonts w:ascii="Times New Roman" w:hAnsi="Times New Roman" w:cs="Times New Roman"/>
          <w:sz w:val="24"/>
          <w:szCs w:val="24"/>
          <w:lang w:val="en-US"/>
        </w:rPr>
      </w:pPr>
    </w:p>
    <w:p w14:paraId="0C9A7890" w14:textId="77777777" w:rsidR="002C7BA2" w:rsidRPr="00037A19" w:rsidRDefault="002C7BA2" w:rsidP="002C7BA2">
      <w:pPr>
        <w:spacing w:after="0" w:line="360" w:lineRule="auto"/>
        <w:jc w:val="both"/>
        <w:rPr>
          <w:rFonts w:ascii="Times New Roman" w:hAnsi="Times New Roman" w:cs="Times New Roman"/>
          <w:b/>
          <w:bCs/>
          <w:sz w:val="24"/>
          <w:szCs w:val="24"/>
          <w:lang w:val="en-US"/>
        </w:rPr>
      </w:pPr>
      <w:r w:rsidRPr="00037A19">
        <w:rPr>
          <w:rFonts w:ascii="Times New Roman" w:hAnsi="Times New Roman" w:cs="Times New Roman"/>
          <w:b/>
          <w:bCs/>
          <w:sz w:val="24"/>
          <w:szCs w:val="24"/>
          <w:lang w:val="en-US"/>
        </w:rPr>
        <w:lastRenderedPageBreak/>
        <w:t>2.4 Hot deformation of semi-dense compacts via SPT</w:t>
      </w:r>
    </w:p>
    <w:p w14:paraId="1D0FEDF4" w14:textId="67B08F99" w:rsidR="002C7BA2" w:rsidRPr="00037A19" w:rsidRDefault="002C7BA2" w:rsidP="002C7BA2">
      <w:pPr>
        <w:spacing w:after="0" w:line="360" w:lineRule="auto"/>
        <w:jc w:val="both"/>
        <w:rPr>
          <w:rFonts w:ascii="Times New Roman" w:hAnsi="Times New Roman" w:cs="Times New Roman"/>
          <w:sz w:val="24"/>
          <w:szCs w:val="24"/>
          <w:lang w:val="en-US"/>
        </w:rPr>
      </w:pPr>
      <w:r w:rsidRPr="00037A19">
        <w:rPr>
          <w:rFonts w:ascii="Times New Roman" w:hAnsi="Times New Roman" w:cs="Times New Roman"/>
          <w:sz w:val="24"/>
          <w:szCs w:val="24"/>
          <w:lang w:val="en-US"/>
        </w:rPr>
        <w:t xml:space="preserve">SPT of the semi-dense compacts was performed to initiate anisotropic grain growth by rapid heating to deformation temperature under the pre-load required for operating the FAST/SPS device (10 </w:t>
      </w:r>
      <w:proofErr w:type="spellStart"/>
      <w:r w:rsidRPr="00037A19">
        <w:rPr>
          <w:rFonts w:ascii="Times New Roman" w:hAnsi="Times New Roman" w:cs="Times New Roman"/>
          <w:sz w:val="24"/>
          <w:szCs w:val="24"/>
          <w:lang w:val="en-US"/>
        </w:rPr>
        <w:t>kN</w:t>
      </w:r>
      <w:proofErr w:type="spellEnd"/>
      <w:r w:rsidRPr="00037A19">
        <w:rPr>
          <w:rFonts w:ascii="Times New Roman" w:hAnsi="Times New Roman" w:cs="Times New Roman"/>
          <w:sz w:val="24"/>
          <w:szCs w:val="24"/>
          <w:lang w:val="en-US"/>
        </w:rPr>
        <w:t xml:space="preserve">). After achieving the aspired deformation temperature, the deformation load was applied, which varied between 50 and 500 MPa, followed by a short dwell time of 10 s. A specific focus of this experimental series was to investigate if high pressure supports the formation of pronounced microstructural texture, even in a semi-dense compact. In this experimental series, </w:t>
      </w:r>
      <w:r w:rsidRPr="00037A19">
        <w:rPr>
          <w:rFonts w:ascii="Times New Roman" w:hAnsi="Times New Roman" w:cs="Times New Roman"/>
          <w:sz w:val="24"/>
          <w:szCs w:val="24"/>
          <w:lang w:val="en-US"/>
        </w:rPr>
        <w:sym w:font="Symbol" w:char="F0C6"/>
      </w:r>
      <w:r w:rsidRPr="00037A19">
        <w:rPr>
          <w:rFonts w:ascii="Times New Roman" w:hAnsi="Times New Roman" w:cs="Times New Roman"/>
          <w:sz w:val="24"/>
          <w:szCs w:val="24"/>
          <w:lang w:val="en-US"/>
        </w:rPr>
        <w:t xml:space="preserve"> 20 mm samples pre-sintered at 500°C were placed in a </w:t>
      </w:r>
      <w:r w:rsidRPr="00037A19">
        <w:rPr>
          <w:rFonts w:ascii="Times New Roman" w:hAnsi="Times New Roman" w:cs="Times New Roman"/>
          <w:sz w:val="24"/>
          <w:szCs w:val="24"/>
          <w:lang w:val="en-US"/>
        </w:rPr>
        <w:sym w:font="Symbol" w:char="F0C6"/>
      </w:r>
      <w:r w:rsidRPr="00037A19">
        <w:rPr>
          <w:rFonts w:ascii="Times New Roman" w:hAnsi="Times New Roman" w:cs="Times New Roman"/>
          <w:sz w:val="24"/>
          <w:szCs w:val="24"/>
          <w:lang w:val="en-US"/>
        </w:rPr>
        <w:t xml:space="preserve"> 30 mm FAST/SPS tool, which was lined with a 0.38 mm thick graphite foil (</w:t>
      </w:r>
      <w:r w:rsidR="005806CD" w:rsidRPr="00037A19">
        <w:rPr>
          <w:rFonts w:ascii="Times New Roman" w:hAnsi="Times New Roman" w:cs="Times New Roman"/>
          <w:sz w:val="24"/>
          <w:szCs w:val="24"/>
          <w:lang w:val="en-US"/>
        </w:rPr>
        <w:t>type SIGRAFLEX, SGL Carbon GmbH, Germany</w:t>
      </w:r>
      <w:r w:rsidRPr="00037A19">
        <w:rPr>
          <w:rFonts w:ascii="Times New Roman" w:hAnsi="Times New Roman" w:cs="Times New Roman"/>
          <w:sz w:val="24"/>
          <w:szCs w:val="24"/>
          <w:lang w:val="en-US"/>
        </w:rPr>
        <w:t xml:space="preserve">). For the pressure of 50 MPa, the tool was made of graphite (graphite type R7710, SGL Carbon GmbH, Germany). For pressures &gt; 50 MPa, a </w:t>
      </w:r>
      <w:r w:rsidRPr="00037A19">
        <w:rPr>
          <w:rFonts w:ascii="Times New Roman" w:hAnsi="Times New Roman" w:cs="Times New Roman"/>
          <w:sz w:val="24"/>
          <w:szCs w:val="24"/>
          <w:lang w:val="en-US"/>
        </w:rPr>
        <w:sym w:font="Symbol" w:char="F0C6"/>
      </w:r>
      <w:r w:rsidRPr="00037A19">
        <w:rPr>
          <w:rFonts w:ascii="Times New Roman" w:hAnsi="Times New Roman" w:cs="Times New Roman"/>
          <w:sz w:val="24"/>
          <w:szCs w:val="24"/>
          <w:lang w:val="en-US"/>
        </w:rPr>
        <w:t xml:space="preserve"> 30 mm tool made of the Mo-based alloy TZM (</w:t>
      </w:r>
      <w:proofErr w:type="spellStart"/>
      <w:r w:rsidRPr="00037A19">
        <w:rPr>
          <w:rFonts w:ascii="Times New Roman" w:hAnsi="Times New Roman" w:cs="Times New Roman"/>
          <w:sz w:val="24"/>
          <w:szCs w:val="24"/>
          <w:lang w:val="en-US"/>
        </w:rPr>
        <w:t>Plansee</w:t>
      </w:r>
      <w:proofErr w:type="spellEnd"/>
      <w:r w:rsidRPr="00037A19">
        <w:rPr>
          <w:rFonts w:ascii="Times New Roman" w:hAnsi="Times New Roman" w:cs="Times New Roman"/>
          <w:sz w:val="24"/>
          <w:szCs w:val="24"/>
          <w:lang w:val="en-US"/>
        </w:rPr>
        <w:t xml:space="preserve">, </w:t>
      </w:r>
      <w:proofErr w:type="spellStart"/>
      <w:r w:rsidRPr="00037A19">
        <w:rPr>
          <w:rFonts w:ascii="Times New Roman" w:hAnsi="Times New Roman" w:cs="Times New Roman"/>
          <w:sz w:val="24"/>
          <w:szCs w:val="24"/>
          <w:lang w:val="en-US"/>
        </w:rPr>
        <w:t>Reutte</w:t>
      </w:r>
      <w:proofErr w:type="spellEnd"/>
      <w:r w:rsidRPr="00037A19">
        <w:rPr>
          <w:rFonts w:ascii="Times New Roman" w:hAnsi="Times New Roman" w:cs="Times New Roman"/>
          <w:sz w:val="24"/>
          <w:szCs w:val="24"/>
          <w:lang w:val="en-US"/>
        </w:rPr>
        <w:t>, Austria) was used. The respective tool with the sample was mounted in the hybrid FAST/SPS device (H-HP-D25 SD/FL/</w:t>
      </w:r>
      <w:proofErr w:type="spellStart"/>
      <w:r w:rsidRPr="00037A19">
        <w:rPr>
          <w:rFonts w:ascii="Times New Roman" w:hAnsi="Times New Roman" w:cs="Times New Roman"/>
          <w:sz w:val="24"/>
          <w:szCs w:val="24"/>
          <w:lang w:val="en-US"/>
        </w:rPr>
        <w:t>MoSi</w:t>
      </w:r>
      <w:proofErr w:type="spellEnd"/>
      <w:r w:rsidRPr="00037A19">
        <w:rPr>
          <w:rFonts w:ascii="Times New Roman" w:hAnsi="Times New Roman" w:cs="Times New Roman"/>
          <w:sz w:val="24"/>
          <w:szCs w:val="24"/>
          <w:lang w:val="en-US"/>
        </w:rPr>
        <w:t xml:space="preserve">, </w:t>
      </w:r>
      <w:bookmarkStart w:id="7" w:name="_Hlk151621375"/>
      <w:r w:rsidRPr="00037A19">
        <w:rPr>
          <w:rFonts w:ascii="Times New Roman" w:hAnsi="Times New Roman" w:cs="Times New Roman"/>
          <w:sz w:val="24"/>
          <w:szCs w:val="24"/>
          <w:lang w:val="en-US"/>
        </w:rPr>
        <w:t xml:space="preserve">FCT </w:t>
      </w:r>
      <w:proofErr w:type="spellStart"/>
      <w:r w:rsidRPr="00037A19">
        <w:rPr>
          <w:rFonts w:ascii="Times New Roman" w:hAnsi="Times New Roman" w:cs="Times New Roman"/>
          <w:sz w:val="24"/>
          <w:szCs w:val="24"/>
          <w:lang w:val="en-US"/>
        </w:rPr>
        <w:t>Systeme</w:t>
      </w:r>
      <w:proofErr w:type="spellEnd"/>
      <w:r w:rsidRPr="00037A19">
        <w:rPr>
          <w:rFonts w:ascii="Times New Roman" w:hAnsi="Times New Roman" w:cs="Times New Roman"/>
          <w:sz w:val="24"/>
          <w:szCs w:val="24"/>
          <w:lang w:val="en-US"/>
        </w:rPr>
        <w:t xml:space="preserve"> GmbH, Germany)</w:t>
      </w:r>
      <w:bookmarkEnd w:id="7"/>
      <w:r w:rsidRPr="00037A19">
        <w:rPr>
          <w:rFonts w:ascii="Times New Roman" w:hAnsi="Times New Roman" w:cs="Times New Roman"/>
          <w:sz w:val="24"/>
          <w:szCs w:val="24"/>
          <w:lang w:val="en-US"/>
        </w:rPr>
        <w:t xml:space="preserve"> and the pre-load of 10 </w:t>
      </w:r>
      <w:proofErr w:type="spellStart"/>
      <w:r w:rsidRPr="00037A19">
        <w:rPr>
          <w:rFonts w:ascii="Times New Roman" w:hAnsi="Times New Roman" w:cs="Times New Roman"/>
          <w:sz w:val="24"/>
          <w:szCs w:val="24"/>
          <w:lang w:val="en-US"/>
        </w:rPr>
        <w:t>kN</w:t>
      </w:r>
      <w:proofErr w:type="spellEnd"/>
      <w:r w:rsidRPr="00037A19">
        <w:rPr>
          <w:rFonts w:ascii="Times New Roman" w:hAnsi="Times New Roman" w:cs="Times New Roman"/>
          <w:sz w:val="24"/>
          <w:szCs w:val="24"/>
          <w:lang w:val="en-US"/>
        </w:rPr>
        <w:t xml:space="preserve"> (= 32 MPa for a </w:t>
      </w:r>
      <w:r w:rsidRPr="00037A19">
        <w:rPr>
          <w:rFonts w:ascii="Times New Roman" w:hAnsi="Times New Roman" w:cs="Times New Roman"/>
          <w:sz w:val="24"/>
          <w:szCs w:val="24"/>
          <w:lang w:val="en-US"/>
        </w:rPr>
        <w:sym w:font="Symbol" w:char="F0C6"/>
      </w:r>
      <w:r w:rsidRPr="00037A19">
        <w:rPr>
          <w:rFonts w:ascii="Times New Roman" w:hAnsi="Times New Roman" w:cs="Times New Roman"/>
          <w:sz w:val="24"/>
          <w:szCs w:val="24"/>
          <w:lang w:val="en-US"/>
        </w:rPr>
        <w:t xml:space="preserve"> 20 mm sample) was applied. Then the sample was heated with a defined heating rate of 100 °C/min to the aspired deformation temperature. </w:t>
      </w:r>
      <w:r w:rsidRPr="00755379">
        <w:rPr>
          <w:rFonts w:ascii="Times New Roman" w:hAnsi="Times New Roman" w:cs="Times New Roman"/>
          <w:sz w:val="24"/>
          <w:szCs w:val="24"/>
          <w:lang w:val="en-US"/>
        </w:rPr>
        <w:t xml:space="preserve">When achieving the temperature, the load </w:t>
      </w:r>
      <w:r w:rsidRPr="00037A19">
        <w:rPr>
          <w:rFonts w:ascii="Times New Roman" w:hAnsi="Times New Roman" w:cs="Times New Roman"/>
          <w:sz w:val="24"/>
          <w:szCs w:val="24"/>
          <w:lang w:val="en-US"/>
        </w:rPr>
        <w:t xml:space="preserve">was increased with a rate of approximately 32 </w:t>
      </w:r>
      <w:proofErr w:type="spellStart"/>
      <w:r w:rsidRPr="00037A19">
        <w:rPr>
          <w:rFonts w:ascii="Times New Roman" w:hAnsi="Times New Roman" w:cs="Times New Roman"/>
          <w:sz w:val="24"/>
          <w:szCs w:val="24"/>
          <w:lang w:val="en-US"/>
        </w:rPr>
        <w:t>kN</w:t>
      </w:r>
      <w:proofErr w:type="spellEnd"/>
      <w:r w:rsidRPr="00037A19">
        <w:rPr>
          <w:rFonts w:ascii="Times New Roman" w:hAnsi="Times New Roman" w:cs="Times New Roman"/>
          <w:sz w:val="24"/>
          <w:szCs w:val="24"/>
          <w:lang w:val="en-US"/>
        </w:rPr>
        <w:sym w:font="Symbol" w:char="F0D7"/>
      </w:r>
      <w:r w:rsidRPr="00037A19">
        <w:rPr>
          <w:rFonts w:ascii="Times New Roman" w:hAnsi="Times New Roman" w:cs="Times New Roman"/>
          <w:sz w:val="24"/>
          <w:szCs w:val="24"/>
          <w:lang w:val="en-US"/>
        </w:rPr>
        <w:t>min</w:t>
      </w:r>
      <w:r w:rsidRPr="00037A19">
        <w:rPr>
          <w:rFonts w:ascii="Times New Roman" w:hAnsi="Times New Roman" w:cs="Times New Roman"/>
          <w:sz w:val="24"/>
          <w:szCs w:val="24"/>
          <w:vertAlign w:val="superscript"/>
          <w:lang w:val="en-US"/>
        </w:rPr>
        <w:t>-1</w:t>
      </w:r>
      <w:r w:rsidRPr="00037A19">
        <w:rPr>
          <w:rFonts w:ascii="Times New Roman" w:hAnsi="Times New Roman" w:cs="Times New Roman"/>
          <w:sz w:val="24"/>
          <w:szCs w:val="24"/>
          <w:lang w:val="en-US"/>
        </w:rPr>
        <w:t xml:space="preserve"> to the aspired value. Then, after a constant holding time of 10 s, the sample was furnace cooled and the pressure released. Hot deformation of pre-sintered samples via FAST/SPS was carried out at different temperatures, heating rates and pressures. In all cases, sample diameter after deformation reached 30 mm, so wall friction due to the contact with the die might have influenced the height reduction in the final stage of deformation </w:t>
      </w:r>
      <w:r w:rsidRPr="00037A19">
        <w:rPr>
          <w:rFonts w:ascii="Times New Roman" w:hAnsi="Times New Roman" w:cs="Times New Roman"/>
          <w:b/>
          <w:bCs/>
          <w:sz w:val="24"/>
          <w:szCs w:val="24"/>
          <w:lang w:val="en-US"/>
        </w:rPr>
        <w:t>Table 1</w:t>
      </w:r>
      <w:r w:rsidRPr="00037A19">
        <w:rPr>
          <w:rFonts w:ascii="Times New Roman" w:hAnsi="Times New Roman" w:cs="Times New Roman"/>
          <w:sz w:val="24"/>
          <w:szCs w:val="24"/>
          <w:lang w:val="en-US"/>
        </w:rPr>
        <w:t xml:space="preserve"> summarizes the various parameter sets. In the T-series (T700-50, T750-50, T800-50), the </w:t>
      </w:r>
      <w:r w:rsidR="005806CD" w:rsidRPr="00037A19">
        <w:rPr>
          <w:rFonts w:ascii="Times New Roman" w:hAnsi="Times New Roman" w:cs="Times New Roman"/>
          <w:sz w:val="24"/>
          <w:szCs w:val="24"/>
          <w:lang w:val="en-US"/>
        </w:rPr>
        <w:t xml:space="preserve">hot deformation </w:t>
      </w:r>
      <w:r w:rsidRPr="00037A19">
        <w:rPr>
          <w:rFonts w:ascii="Times New Roman" w:hAnsi="Times New Roman" w:cs="Times New Roman"/>
          <w:sz w:val="24"/>
          <w:szCs w:val="24"/>
          <w:lang w:val="en-US"/>
        </w:rPr>
        <w:t xml:space="preserve">temperature was varied to 700, 750 and 800°C, while the pressure of 50 MPa was kept constant. In the P-series, the pressure was varied to 100, 200 and 500 MPa at a constant temperature of 800°C. These temperatures were chosen based on </w:t>
      </w:r>
      <w:r w:rsidR="005806CD" w:rsidRPr="00037A19">
        <w:rPr>
          <w:rFonts w:ascii="Times New Roman" w:hAnsi="Times New Roman" w:cs="Times New Roman"/>
          <w:sz w:val="24"/>
          <w:szCs w:val="24"/>
          <w:lang w:val="en-US"/>
        </w:rPr>
        <w:t xml:space="preserve">our former </w:t>
      </w:r>
      <w:r w:rsidRPr="00037A19">
        <w:rPr>
          <w:rFonts w:ascii="Times New Roman" w:hAnsi="Times New Roman" w:cs="Times New Roman"/>
          <w:sz w:val="24"/>
          <w:szCs w:val="24"/>
          <w:lang w:val="en-US"/>
        </w:rPr>
        <w:t xml:space="preserve">Flash SPS experiments, from which the </w:t>
      </w:r>
      <w:proofErr w:type="gramStart"/>
      <w:r w:rsidRPr="00037A19">
        <w:rPr>
          <w:rFonts w:ascii="Times New Roman" w:hAnsi="Times New Roman" w:cs="Times New Roman"/>
          <w:sz w:val="24"/>
          <w:szCs w:val="24"/>
          <w:lang w:val="en-US"/>
        </w:rPr>
        <w:t>35 kW</w:t>
      </w:r>
      <w:proofErr w:type="gramEnd"/>
      <w:r w:rsidRPr="00037A19">
        <w:rPr>
          <w:rFonts w:ascii="Times New Roman" w:hAnsi="Times New Roman" w:cs="Times New Roman"/>
          <w:sz w:val="24"/>
          <w:szCs w:val="24"/>
          <w:lang w:val="en-US"/>
        </w:rPr>
        <w:t xml:space="preserve"> power pulse would lead to temperatures 800°C or higher during Nd-Fe-B deformation [</w:t>
      </w:r>
      <w:r w:rsidRPr="00037A19">
        <w:rPr>
          <w:rFonts w:ascii="Times New Roman" w:hAnsi="Times New Roman" w:cs="Times New Roman"/>
          <w:b/>
          <w:bCs/>
          <w:color w:val="0000FF"/>
          <w:sz w:val="24"/>
          <w:szCs w:val="24"/>
          <w:lang w:val="en-US"/>
        </w:rPr>
        <w:t>Maccari 2023, Mishra 2023, Keszler 2023</w:t>
      </w:r>
      <w:r w:rsidRPr="00037A19">
        <w:rPr>
          <w:rFonts w:ascii="Times New Roman" w:hAnsi="Times New Roman" w:cs="Times New Roman"/>
          <w:sz w:val="24"/>
          <w:szCs w:val="24"/>
          <w:lang w:val="en-US"/>
        </w:rPr>
        <w:t xml:space="preserve">]. </w:t>
      </w:r>
    </w:p>
    <w:p w14:paraId="0005116E" w14:textId="77777777" w:rsidR="002C7BA2" w:rsidRPr="00755379" w:rsidRDefault="002C7BA2" w:rsidP="002C7BA2">
      <w:pPr>
        <w:spacing w:after="0" w:line="360" w:lineRule="auto"/>
        <w:jc w:val="both"/>
        <w:rPr>
          <w:rFonts w:ascii="Times New Roman" w:hAnsi="Times New Roman" w:cs="Times New Roman"/>
          <w:sz w:val="24"/>
          <w:szCs w:val="24"/>
          <w:lang w:val="en-US"/>
        </w:rPr>
      </w:pPr>
    </w:p>
    <w:p w14:paraId="5D7A52D8" w14:textId="77777777" w:rsidR="002C7BA2" w:rsidRPr="00755379" w:rsidRDefault="002C7BA2" w:rsidP="002C7BA2">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Table 1:</w:t>
      </w:r>
      <w:r w:rsidRPr="00755379">
        <w:rPr>
          <w:rFonts w:ascii="Times New Roman" w:hAnsi="Times New Roman" w:cs="Times New Roman"/>
          <w:i/>
          <w:iCs/>
          <w:sz w:val="24"/>
          <w:szCs w:val="24"/>
          <w:lang w:val="en-US"/>
        </w:rPr>
        <w:t xml:space="preserve"> FAST/SPS parameters used for hot deformation of porous Nd-Fe-B samples (pre-sintering parameters 500°C, 50 MPa, 10 min). </w:t>
      </w:r>
      <w:r w:rsidRPr="00755379">
        <w:rPr>
          <w:rFonts w:ascii="Times New Roman" w:hAnsi="Times New Roman" w:cs="Times New Roman"/>
          <w:bCs/>
          <w:i/>
          <w:iCs/>
          <w:sz w:val="24"/>
          <w:szCs w:val="24"/>
          <w:lang w:val="en-US"/>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2C7BA2" w:rsidRPr="00392069" w14:paraId="7E294918" w14:textId="77777777" w:rsidTr="00755379">
        <w:tc>
          <w:tcPr>
            <w:tcW w:w="1173" w:type="dxa"/>
            <w:tcBorders>
              <w:top w:val="single" w:sz="4" w:space="0" w:color="auto"/>
              <w:left w:val="nil"/>
              <w:bottom w:val="single" w:sz="4" w:space="0" w:color="auto"/>
              <w:right w:val="nil"/>
            </w:tcBorders>
          </w:tcPr>
          <w:p w14:paraId="38C916EA" w14:textId="77777777" w:rsidR="002C7BA2" w:rsidRPr="00755379" w:rsidRDefault="002C7BA2"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lastRenderedPageBreak/>
              <w:t>Sample code</w:t>
            </w:r>
          </w:p>
        </w:tc>
        <w:tc>
          <w:tcPr>
            <w:tcW w:w="1172" w:type="dxa"/>
            <w:tcBorders>
              <w:top w:val="single" w:sz="4" w:space="0" w:color="auto"/>
              <w:left w:val="nil"/>
              <w:bottom w:val="single" w:sz="4" w:space="0" w:color="auto"/>
              <w:right w:val="nil"/>
            </w:tcBorders>
          </w:tcPr>
          <w:p w14:paraId="1580ECAC"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Heating rate [°C</w:t>
            </w:r>
            <w:r w:rsidRPr="00755379">
              <w:rPr>
                <w:rFonts w:ascii="Times New Roman" w:hAnsi="Times New Roman" w:cs="Times New Roman"/>
                <w:sz w:val="20"/>
                <w:szCs w:val="20"/>
                <w:lang w:val="en-US"/>
              </w:rPr>
              <w:sym w:font="Symbol" w:char="F0D7"/>
            </w:r>
            <w:r w:rsidRPr="00755379">
              <w:rPr>
                <w:rFonts w:ascii="Times New Roman" w:hAnsi="Times New Roman" w:cs="Times New Roman"/>
                <w:sz w:val="20"/>
                <w:szCs w:val="20"/>
                <w:lang w:val="en-US"/>
              </w:rPr>
              <w:t>min</w:t>
            </w:r>
            <w:r w:rsidRPr="00755379">
              <w:rPr>
                <w:rFonts w:ascii="Times New Roman" w:hAnsi="Times New Roman" w:cs="Times New Roman"/>
                <w:sz w:val="20"/>
                <w:szCs w:val="20"/>
                <w:vertAlign w:val="superscript"/>
                <w:lang w:val="en-US"/>
              </w:rPr>
              <w:t>-1</w:t>
            </w:r>
            <w:r w:rsidRPr="00755379">
              <w:rPr>
                <w:rFonts w:ascii="Times New Roman" w:hAnsi="Times New Roman" w:cs="Times New Roman"/>
                <w:sz w:val="20"/>
                <w:szCs w:val="20"/>
                <w:lang w:val="en-US"/>
              </w:rPr>
              <w:t>]</w:t>
            </w:r>
          </w:p>
        </w:tc>
        <w:tc>
          <w:tcPr>
            <w:tcW w:w="1173" w:type="dxa"/>
            <w:tcBorders>
              <w:top w:val="single" w:sz="4" w:space="0" w:color="auto"/>
              <w:left w:val="nil"/>
              <w:bottom w:val="single" w:sz="4" w:space="0" w:color="auto"/>
              <w:right w:val="nil"/>
            </w:tcBorders>
          </w:tcPr>
          <w:p w14:paraId="0E0437E9"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Max. tempera-</w:t>
            </w:r>
            <w:proofErr w:type="spellStart"/>
            <w:r w:rsidRPr="00755379">
              <w:rPr>
                <w:rFonts w:ascii="Times New Roman" w:hAnsi="Times New Roman" w:cs="Times New Roman"/>
                <w:sz w:val="20"/>
                <w:szCs w:val="20"/>
                <w:lang w:val="en-US"/>
              </w:rPr>
              <w:t>ture</w:t>
            </w:r>
            <w:proofErr w:type="spellEnd"/>
          </w:p>
          <w:p w14:paraId="52E1ACAD"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[°C]</w:t>
            </w:r>
          </w:p>
        </w:tc>
        <w:tc>
          <w:tcPr>
            <w:tcW w:w="1172" w:type="dxa"/>
            <w:tcBorders>
              <w:top w:val="single" w:sz="4" w:space="0" w:color="auto"/>
              <w:left w:val="nil"/>
              <w:bottom w:val="single" w:sz="4" w:space="0" w:color="auto"/>
              <w:right w:val="nil"/>
            </w:tcBorders>
          </w:tcPr>
          <w:p w14:paraId="36AA4A2E"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Pressure</w:t>
            </w:r>
          </w:p>
          <w:p w14:paraId="3DEC9EAD"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[MPa]</w:t>
            </w:r>
          </w:p>
        </w:tc>
        <w:tc>
          <w:tcPr>
            <w:tcW w:w="1174" w:type="dxa"/>
            <w:tcBorders>
              <w:top w:val="single" w:sz="4" w:space="0" w:color="auto"/>
              <w:left w:val="nil"/>
              <w:bottom w:val="single" w:sz="4" w:space="0" w:color="auto"/>
              <w:right w:val="nil"/>
            </w:tcBorders>
          </w:tcPr>
          <w:p w14:paraId="39903621"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Hold time</w:t>
            </w:r>
          </w:p>
          <w:p w14:paraId="6C795D50"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[s]</w:t>
            </w:r>
          </w:p>
        </w:tc>
        <w:tc>
          <w:tcPr>
            <w:tcW w:w="1169" w:type="dxa"/>
            <w:tcBorders>
              <w:top w:val="single" w:sz="4" w:space="0" w:color="auto"/>
              <w:left w:val="nil"/>
              <w:bottom w:val="single" w:sz="4" w:space="0" w:color="auto"/>
              <w:right w:val="nil"/>
            </w:tcBorders>
          </w:tcPr>
          <w:p w14:paraId="06FDB14A"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Height Reduction</w:t>
            </w:r>
          </w:p>
          <w:p w14:paraId="4D8714A9"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c>
          <w:tcPr>
            <w:tcW w:w="1169" w:type="dxa"/>
            <w:tcBorders>
              <w:top w:val="single" w:sz="4" w:space="0" w:color="auto"/>
              <w:left w:val="nil"/>
              <w:bottom w:val="single" w:sz="4" w:space="0" w:color="auto"/>
              <w:right w:val="nil"/>
            </w:tcBorders>
          </w:tcPr>
          <w:p w14:paraId="52307AC0"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Relative Density</w:t>
            </w:r>
          </w:p>
          <w:p w14:paraId="28E1EC0C"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r>
      <w:tr w:rsidR="002C7BA2" w:rsidRPr="00392069" w14:paraId="1B2B9862" w14:textId="77777777" w:rsidTr="00755379">
        <w:tc>
          <w:tcPr>
            <w:tcW w:w="1173" w:type="dxa"/>
            <w:tcBorders>
              <w:top w:val="single" w:sz="4" w:space="0" w:color="auto"/>
              <w:left w:val="nil"/>
              <w:bottom w:val="nil"/>
              <w:right w:val="nil"/>
            </w:tcBorders>
            <w:shd w:val="clear" w:color="auto" w:fill="FFFFFF" w:themeFill="background1"/>
          </w:tcPr>
          <w:p w14:paraId="10E61B87" w14:textId="77777777" w:rsidR="002C7BA2" w:rsidRPr="00755379" w:rsidRDefault="002C7BA2" w:rsidP="00755379">
            <w:pPr>
              <w:spacing w:line="360" w:lineRule="auto"/>
              <w:jc w:val="both"/>
              <w:rPr>
                <w:rFonts w:ascii="Times New Roman" w:hAnsi="Times New Roman" w:cs="Times New Roman"/>
                <w:sz w:val="20"/>
                <w:szCs w:val="20"/>
                <w:lang w:val="en-US"/>
              </w:rPr>
            </w:pPr>
            <w:r w:rsidRPr="00392069">
              <w:rPr>
                <w:rFonts w:ascii="Times New Roman" w:hAnsi="Times New Roman" w:cs="Times New Roman"/>
                <w:sz w:val="20"/>
                <w:szCs w:val="20"/>
                <w:lang w:val="en-US"/>
              </w:rPr>
              <w:t>T700-50</w:t>
            </w:r>
          </w:p>
        </w:tc>
        <w:tc>
          <w:tcPr>
            <w:tcW w:w="1172" w:type="dxa"/>
            <w:tcBorders>
              <w:top w:val="single" w:sz="4" w:space="0" w:color="auto"/>
              <w:left w:val="nil"/>
              <w:bottom w:val="nil"/>
              <w:right w:val="nil"/>
            </w:tcBorders>
            <w:shd w:val="clear" w:color="auto" w:fill="FFFFFF" w:themeFill="background1"/>
          </w:tcPr>
          <w:p w14:paraId="66BABC9E"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24E2EA8B"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304C949D"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single" w:sz="4" w:space="0" w:color="auto"/>
              <w:left w:val="nil"/>
              <w:bottom w:val="nil"/>
              <w:right w:val="nil"/>
            </w:tcBorders>
            <w:shd w:val="clear" w:color="auto" w:fill="FFFFFF" w:themeFill="background1"/>
          </w:tcPr>
          <w:p w14:paraId="04EE14C5"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single" w:sz="4" w:space="0" w:color="auto"/>
              <w:left w:val="nil"/>
              <w:bottom w:val="nil"/>
              <w:right w:val="nil"/>
            </w:tcBorders>
            <w:shd w:val="clear" w:color="auto" w:fill="FFFFFF" w:themeFill="background1"/>
          </w:tcPr>
          <w:p w14:paraId="3C9F72DA"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57.1</w:t>
            </w:r>
          </w:p>
        </w:tc>
        <w:tc>
          <w:tcPr>
            <w:tcW w:w="1169" w:type="dxa"/>
            <w:tcBorders>
              <w:top w:val="single" w:sz="4" w:space="0" w:color="auto"/>
              <w:left w:val="nil"/>
              <w:bottom w:val="nil"/>
              <w:right w:val="nil"/>
            </w:tcBorders>
            <w:shd w:val="clear" w:color="auto" w:fill="FFFFFF" w:themeFill="background1"/>
          </w:tcPr>
          <w:p w14:paraId="4C05F241"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97</w:t>
            </w:r>
          </w:p>
        </w:tc>
      </w:tr>
      <w:tr w:rsidR="002C7BA2" w:rsidRPr="00392069" w14:paraId="38532711" w14:textId="77777777" w:rsidTr="00755379">
        <w:tc>
          <w:tcPr>
            <w:tcW w:w="1173" w:type="dxa"/>
            <w:tcBorders>
              <w:top w:val="nil"/>
              <w:left w:val="nil"/>
              <w:bottom w:val="nil"/>
              <w:right w:val="nil"/>
            </w:tcBorders>
            <w:shd w:val="clear" w:color="auto" w:fill="FFFFFF" w:themeFill="background1"/>
          </w:tcPr>
          <w:p w14:paraId="7281A93C" w14:textId="77777777" w:rsidR="002C7BA2" w:rsidRPr="00755379" w:rsidRDefault="002C7BA2" w:rsidP="00755379">
            <w:pPr>
              <w:spacing w:line="360" w:lineRule="auto"/>
              <w:jc w:val="both"/>
              <w:rPr>
                <w:rFonts w:ascii="Times New Roman" w:hAnsi="Times New Roman" w:cs="Times New Roman"/>
                <w:sz w:val="20"/>
                <w:szCs w:val="20"/>
                <w:lang w:val="en-US"/>
              </w:rPr>
            </w:pPr>
            <w:r w:rsidRPr="00392069">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7346677E"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6EFD40FC"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04B2F943"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nil"/>
              <w:left w:val="nil"/>
              <w:bottom w:val="nil"/>
              <w:right w:val="nil"/>
            </w:tcBorders>
            <w:shd w:val="clear" w:color="auto" w:fill="FFFFFF" w:themeFill="background1"/>
          </w:tcPr>
          <w:p w14:paraId="6111409A"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6DE835CD"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59.3</w:t>
            </w:r>
          </w:p>
        </w:tc>
        <w:tc>
          <w:tcPr>
            <w:tcW w:w="1169" w:type="dxa"/>
            <w:tcBorders>
              <w:top w:val="nil"/>
              <w:left w:val="nil"/>
              <w:bottom w:val="nil"/>
              <w:right w:val="nil"/>
            </w:tcBorders>
            <w:shd w:val="clear" w:color="auto" w:fill="FFFFFF" w:themeFill="background1"/>
          </w:tcPr>
          <w:p w14:paraId="0064DBDC"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97</w:t>
            </w:r>
          </w:p>
        </w:tc>
      </w:tr>
      <w:tr w:rsidR="002C7BA2" w:rsidRPr="00392069" w14:paraId="0A50C321" w14:textId="77777777" w:rsidTr="00755379">
        <w:tc>
          <w:tcPr>
            <w:tcW w:w="1173" w:type="dxa"/>
            <w:tcBorders>
              <w:top w:val="nil"/>
              <w:left w:val="nil"/>
              <w:bottom w:val="nil"/>
              <w:right w:val="nil"/>
            </w:tcBorders>
            <w:shd w:val="clear" w:color="auto" w:fill="FFFFFF" w:themeFill="background1"/>
          </w:tcPr>
          <w:p w14:paraId="690E8E18"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T800-50</w:t>
            </w:r>
          </w:p>
        </w:tc>
        <w:tc>
          <w:tcPr>
            <w:tcW w:w="1172" w:type="dxa"/>
            <w:tcBorders>
              <w:top w:val="nil"/>
              <w:left w:val="nil"/>
              <w:bottom w:val="nil"/>
              <w:right w:val="nil"/>
            </w:tcBorders>
            <w:shd w:val="clear" w:color="auto" w:fill="FFFFFF" w:themeFill="background1"/>
          </w:tcPr>
          <w:p w14:paraId="6E6E0B8D"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0EBE2274"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2F3C63EE"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nil"/>
              <w:left w:val="nil"/>
              <w:bottom w:val="nil"/>
              <w:right w:val="nil"/>
            </w:tcBorders>
            <w:shd w:val="clear" w:color="auto" w:fill="FFFFFF" w:themeFill="background1"/>
          </w:tcPr>
          <w:p w14:paraId="3AD2663F"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34A94EFC"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62</w:t>
            </w:r>
          </w:p>
        </w:tc>
        <w:tc>
          <w:tcPr>
            <w:tcW w:w="1169" w:type="dxa"/>
            <w:tcBorders>
              <w:top w:val="nil"/>
              <w:left w:val="nil"/>
              <w:bottom w:val="nil"/>
              <w:right w:val="nil"/>
            </w:tcBorders>
            <w:shd w:val="clear" w:color="auto" w:fill="FFFFFF" w:themeFill="background1"/>
          </w:tcPr>
          <w:p w14:paraId="5E47FA0E"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97</w:t>
            </w:r>
          </w:p>
        </w:tc>
      </w:tr>
      <w:tr w:rsidR="002C7BA2" w:rsidRPr="00392069" w14:paraId="71B0EA45" w14:textId="77777777" w:rsidTr="00755379">
        <w:tc>
          <w:tcPr>
            <w:tcW w:w="1173" w:type="dxa"/>
            <w:tcBorders>
              <w:top w:val="nil"/>
              <w:left w:val="nil"/>
              <w:bottom w:val="nil"/>
              <w:right w:val="nil"/>
            </w:tcBorders>
            <w:shd w:val="clear" w:color="auto" w:fill="FFFFFF" w:themeFill="background1"/>
          </w:tcPr>
          <w:p w14:paraId="575A8CDF"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P800-100</w:t>
            </w:r>
          </w:p>
        </w:tc>
        <w:tc>
          <w:tcPr>
            <w:tcW w:w="1172" w:type="dxa"/>
            <w:tcBorders>
              <w:top w:val="nil"/>
              <w:left w:val="nil"/>
              <w:bottom w:val="nil"/>
              <w:right w:val="nil"/>
            </w:tcBorders>
            <w:shd w:val="clear" w:color="auto" w:fill="FFFFFF" w:themeFill="background1"/>
          </w:tcPr>
          <w:p w14:paraId="47DB3694"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FC9B75D"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388C3E55"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4" w:type="dxa"/>
            <w:tcBorders>
              <w:top w:val="nil"/>
              <w:left w:val="nil"/>
              <w:bottom w:val="nil"/>
              <w:right w:val="nil"/>
            </w:tcBorders>
            <w:shd w:val="clear" w:color="auto" w:fill="FFFFFF" w:themeFill="background1"/>
          </w:tcPr>
          <w:p w14:paraId="77400AA8"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6EE5CFAE"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015D41C6"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98</w:t>
            </w:r>
          </w:p>
        </w:tc>
      </w:tr>
      <w:tr w:rsidR="002C7BA2" w:rsidRPr="00392069" w14:paraId="1E239E8B" w14:textId="77777777" w:rsidTr="00755379">
        <w:tc>
          <w:tcPr>
            <w:tcW w:w="1173" w:type="dxa"/>
            <w:tcBorders>
              <w:top w:val="nil"/>
              <w:left w:val="nil"/>
              <w:bottom w:val="nil"/>
              <w:right w:val="nil"/>
            </w:tcBorders>
            <w:shd w:val="clear" w:color="auto" w:fill="FFFFFF" w:themeFill="background1"/>
          </w:tcPr>
          <w:p w14:paraId="2B1852C1"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P800-200</w:t>
            </w:r>
          </w:p>
        </w:tc>
        <w:tc>
          <w:tcPr>
            <w:tcW w:w="1172" w:type="dxa"/>
            <w:tcBorders>
              <w:top w:val="nil"/>
              <w:left w:val="nil"/>
              <w:bottom w:val="nil"/>
              <w:right w:val="nil"/>
            </w:tcBorders>
            <w:shd w:val="clear" w:color="auto" w:fill="FFFFFF" w:themeFill="background1"/>
          </w:tcPr>
          <w:p w14:paraId="5F2B7487"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212244A6"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3AB05378"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200</w:t>
            </w:r>
          </w:p>
        </w:tc>
        <w:tc>
          <w:tcPr>
            <w:tcW w:w="1174" w:type="dxa"/>
            <w:tcBorders>
              <w:top w:val="nil"/>
              <w:left w:val="nil"/>
              <w:bottom w:val="nil"/>
              <w:right w:val="nil"/>
            </w:tcBorders>
            <w:shd w:val="clear" w:color="auto" w:fill="FFFFFF" w:themeFill="background1"/>
          </w:tcPr>
          <w:p w14:paraId="197F0128"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385C17D9"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61</w:t>
            </w:r>
          </w:p>
        </w:tc>
        <w:tc>
          <w:tcPr>
            <w:tcW w:w="1169" w:type="dxa"/>
            <w:tcBorders>
              <w:top w:val="nil"/>
              <w:left w:val="nil"/>
              <w:bottom w:val="nil"/>
              <w:right w:val="nil"/>
            </w:tcBorders>
            <w:shd w:val="clear" w:color="auto" w:fill="FFFFFF" w:themeFill="background1"/>
          </w:tcPr>
          <w:p w14:paraId="400BC223"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96</w:t>
            </w:r>
          </w:p>
        </w:tc>
      </w:tr>
      <w:tr w:rsidR="002C7BA2" w:rsidRPr="00392069" w14:paraId="457F5F62" w14:textId="77777777" w:rsidTr="00755379">
        <w:tc>
          <w:tcPr>
            <w:tcW w:w="1173" w:type="dxa"/>
            <w:tcBorders>
              <w:top w:val="nil"/>
              <w:left w:val="nil"/>
              <w:bottom w:val="single" w:sz="4" w:space="0" w:color="auto"/>
              <w:right w:val="nil"/>
            </w:tcBorders>
            <w:shd w:val="clear" w:color="auto" w:fill="FFFFFF" w:themeFill="background1"/>
          </w:tcPr>
          <w:p w14:paraId="57860E91"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P800-500</w:t>
            </w:r>
          </w:p>
        </w:tc>
        <w:tc>
          <w:tcPr>
            <w:tcW w:w="1172" w:type="dxa"/>
            <w:tcBorders>
              <w:top w:val="nil"/>
              <w:left w:val="nil"/>
              <w:bottom w:val="single" w:sz="4" w:space="0" w:color="auto"/>
              <w:right w:val="nil"/>
            </w:tcBorders>
            <w:shd w:val="clear" w:color="auto" w:fill="FFFFFF" w:themeFill="background1"/>
          </w:tcPr>
          <w:p w14:paraId="4CE9A2DF"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single" w:sz="4" w:space="0" w:color="auto"/>
              <w:right w:val="nil"/>
            </w:tcBorders>
            <w:shd w:val="clear" w:color="auto" w:fill="FFFFFF" w:themeFill="background1"/>
          </w:tcPr>
          <w:p w14:paraId="3A1A28D1"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800</w:t>
            </w:r>
          </w:p>
        </w:tc>
        <w:tc>
          <w:tcPr>
            <w:tcW w:w="1172" w:type="dxa"/>
            <w:tcBorders>
              <w:top w:val="nil"/>
              <w:left w:val="nil"/>
              <w:bottom w:val="single" w:sz="4" w:space="0" w:color="auto"/>
              <w:right w:val="nil"/>
            </w:tcBorders>
            <w:shd w:val="clear" w:color="auto" w:fill="FFFFFF" w:themeFill="background1"/>
          </w:tcPr>
          <w:p w14:paraId="189CB1AB"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500</w:t>
            </w:r>
          </w:p>
        </w:tc>
        <w:tc>
          <w:tcPr>
            <w:tcW w:w="1174" w:type="dxa"/>
            <w:tcBorders>
              <w:top w:val="nil"/>
              <w:left w:val="nil"/>
              <w:bottom w:val="single" w:sz="4" w:space="0" w:color="auto"/>
              <w:right w:val="nil"/>
            </w:tcBorders>
            <w:shd w:val="clear" w:color="auto" w:fill="FFFFFF" w:themeFill="background1"/>
          </w:tcPr>
          <w:p w14:paraId="4E58BB7F"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single" w:sz="4" w:space="0" w:color="auto"/>
              <w:right w:val="nil"/>
            </w:tcBorders>
            <w:shd w:val="clear" w:color="auto" w:fill="FFFFFF" w:themeFill="background1"/>
          </w:tcPr>
          <w:p w14:paraId="3D1DD0D4"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65</w:t>
            </w:r>
          </w:p>
        </w:tc>
        <w:tc>
          <w:tcPr>
            <w:tcW w:w="1169" w:type="dxa"/>
            <w:tcBorders>
              <w:top w:val="nil"/>
              <w:left w:val="nil"/>
              <w:bottom w:val="single" w:sz="4" w:space="0" w:color="auto"/>
              <w:right w:val="nil"/>
            </w:tcBorders>
            <w:shd w:val="clear" w:color="auto" w:fill="FFFFFF" w:themeFill="background1"/>
          </w:tcPr>
          <w:p w14:paraId="3BE118C0"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99</w:t>
            </w:r>
          </w:p>
        </w:tc>
      </w:tr>
    </w:tbl>
    <w:p w14:paraId="427B0014" w14:textId="1AC471F7" w:rsidR="002C7BA2" w:rsidRDefault="002C7BA2" w:rsidP="002C7BA2">
      <w:pPr>
        <w:spacing w:after="0" w:line="360" w:lineRule="auto"/>
        <w:jc w:val="both"/>
        <w:rPr>
          <w:rFonts w:ascii="Times New Roman" w:hAnsi="Times New Roman" w:cs="Times New Roman"/>
          <w:sz w:val="24"/>
          <w:szCs w:val="24"/>
          <w:lang w:val="en-US"/>
        </w:rPr>
      </w:pPr>
    </w:p>
    <w:p w14:paraId="7D54CAB9" w14:textId="77777777" w:rsidR="00037A19" w:rsidRPr="00755379" w:rsidRDefault="00037A19" w:rsidP="002C7BA2">
      <w:pPr>
        <w:spacing w:after="0" w:line="360" w:lineRule="auto"/>
        <w:jc w:val="both"/>
        <w:rPr>
          <w:rFonts w:ascii="Times New Roman" w:hAnsi="Times New Roman" w:cs="Times New Roman"/>
          <w:sz w:val="24"/>
          <w:szCs w:val="24"/>
          <w:lang w:val="en-US"/>
        </w:rPr>
      </w:pPr>
    </w:p>
    <w:p w14:paraId="54B23974" w14:textId="4E8486D7" w:rsidR="002C7BA2" w:rsidRPr="00037A19" w:rsidRDefault="00396207" w:rsidP="002C7BA2">
      <w:pPr>
        <w:spacing w:after="0" w:line="360" w:lineRule="auto"/>
        <w:jc w:val="both"/>
        <w:rPr>
          <w:rFonts w:ascii="Times New Roman" w:hAnsi="Times New Roman" w:cs="Times New Roman"/>
          <w:b/>
          <w:bCs/>
          <w:sz w:val="24"/>
          <w:szCs w:val="24"/>
          <w:lang w:val="en-US"/>
        </w:rPr>
      </w:pPr>
      <w:r w:rsidRPr="00037A19">
        <w:rPr>
          <w:rFonts w:ascii="Times New Roman" w:hAnsi="Times New Roman" w:cs="Times New Roman"/>
          <w:b/>
          <w:bCs/>
          <w:sz w:val="24"/>
          <w:szCs w:val="24"/>
          <w:lang w:val="en-US"/>
        </w:rPr>
        <w:t>2.5 Hot deformation of dense compacts via SPT</w:t>
      </w:r>
    </w:p>
    <w:p w14:paraId="4D35C6C3" w14:textId="5DED6536" w:rsidR="00396207" w:rsidRPr="00037A19" w:rsidRDefault="00396207" w:rsidP="002C7BA2">
      <w:pPr>
        <w:spacing w:after="0" w:line="360" w:lineRule="auto"/>
        <w:jc w:val="both"/>
        <w:rPr>
          <w:rFonts w:ascii="Times New Roman" w:eastAsia="Helvetica" w:hAnsi="Times New Roman" w:cs="Times New Roman"/>
          <w:sz w:val="24"/>
          <w:szCs w:val="24"/>
          <w:lang w:val="en-US"/>
        </w:rPr>
      </w:pPr>
      <w:r w:rsidRPr="00037A19">
        <w:rPr>
          <w:rFonts w:ascii="Times New Roman" w:hAnsi="Times New Roman" w:cs="Times New Roman"/>
          <w:sz w:val="24"/>
          <w:szCs w:val="24"/>
          <w:lang w:val="en-US"/>
        </w:rPr>
        <w:t xml:space="preserve">In parallel to the SPT deformation of semi-dense compacts, SPT deformation of dense compacts was performed. This was done to mirror the traditional </w:t>
      </w:r>
      <w:r w:rsidR="00037A19" w:rsidRPr="00037A19">
        <w:rPr>
          <w:rFonts w:ascii="Times New Roman" w:hAnsi="Times New Roman" w:cs="Times New Roman"/>
          <w:sz w:val="24"/>
          <w:szCs w:val="24"/>
          <w:lang w:val="en-US"/>
        </w:rPr>
        <w:t>die upsetting</w:t>
      </w:r>
      <w:r w:rsidRPr="00037A19">
        <w:rPr>
          <w:rFonts w:ascii="Times New Roman" w:hAnsi="Times New Roman" w:cs="Times New Roman"/>
          <w:sz w:val="24"/>
          <w:szCs w:val="24"/>
          <w:lang w:val="en-US"/>
        </w:rPr>
        <w:t xml:space="preserve"> process and determine the viability of SPT as an alternative form of hot deformation. The samples </w:t>
      </w:r>
      <w:r w:rsidRPr="00037A19">
        <w:rPr>
          <w:rFonts w:ascii="Times New Roman" w:hAnsi="Times New Roman" w:cs="Times New Roman"/>
          <w:strike/>
          <w:sz w:val="24"/>
          <w:szCs w:val="24"/>
          <w:lang w:val="en-US"/>
        </w:rPr>
        <w:t xml:space="preserve">that </w:t>
      </w:r>
      <w:r w:rsidRPr="00037A19">
        <w:rPr>
          <w:rFonts w:ascii="Times New Roman" w:hAnsi="Times New Roman" w:cs="Times New Roman"/>
          <w:sz w:val="24"/>
          <w:szCs w:val="24"/>
          <w:lang w:val="en-US"/>
        </w:rPr>
        <w:t xml:space="preserve">were hot compacted by FAST/SPS using the optimized parameters as described in </w:t>
      </w:r>
      <w:r w:rsidRPr="00037A19">
        <w:rPr>
          <w:rFonts w:ascii="Times New Roman" w:hAnsi="Times New Roman" w:cs="Times New Roman"/>
          <w:b/>
          <w:bCs/>
          <w:sz w:val="24"/>
          <w:szCs w:val="24"/>
          <w:lang w:val="en-US"/>
        </w:rPr>
        <w:t>Section 2.1</w:t>
      </w:r>
      <w:r w:rsidRPr="00037A19">
        <w:rPr>
          <w:rFonts w:ascii="Times New Roman" w:hAnsi="Times New Roman" w:cs="Times New Roman"/>
          <w:sz w:val="24"/>
          <w:szCs w:val="24"/>
          <w:lang w:val="en-US"/>
        </w:rPr>
        <w:t xml:space="preserve">: 725°C and 45 MPa pressure. This led to a dense compact. </w:t>
      </w:r>
      <w:r w:rsidRPr="00037A19">
        <w:rPr>
          <w:rFonts w:ascii="Times New Roman" w:hAnsi="Times New Roman" w:cs="Times New Roman"/>
          <w:b/>
          <w:bCs/>
          <w:sz w:val="24"/>
          <w:szCs w:val="24"/>
          <w:lang w:val="en-US"/>
        </w:rPr>
        <w:t xml:space="preserve">Figure </w:t>
      </w:r>
      <w:r w:rsidR="00341B30" w:rsidRPr="00037A19">
        <w:rPr>
          <w:rFonts w:ascii="Times New Roman" w:hAnsi="Times New Roman" w:cs="Times New Roman"/>
          <w:b/>
          <w:bCs/>
          <w:sz w:val="24"/>
          <w:szCs w:val="24"/>
          <w:lang w:val="en-US"/>
        </w:rPr>
        <w:t>4</w:t>
      </w:r>
      <w:r w:rsidRPr="00037A19">
        <w:rPr>
          <w:rFonts w:ascii="Times New Roman" w:hAnsi="Times New Roman" w:cs="Times New Roman"/>
          <w:b/>
          <w:bCs/>
          <w:sz w:val="24"/>
          <w:szCs w:val="24"/>
          <w:lang w:val="en-US"/>
        </w:rPr>
        <w:t>a</w:t>
      </w:r>
      <w:r w:rsidRPr="00037A19">
        <w:rPr>
          <w:rFonts w:ascii="Times New Roman" w:hAnsi="Times New Roman" w:cs="Times New Roman"/>
          <w:sz w:val="24"/>
          <w:szCs w:val="24"/>
          <w:lang w:val="en-US"/>
        </w:rPr>
        <w:t xml:space="preserve"> shows a representative microstructure of a sample compacted under these conditions. For SPT, the </w:t>
      </w:r>
      <w:r w:rsidRPr="00037A19">
        <w:rPr>
          <w:rFonts w:ascii="Times New Roman" w:hAnsi="Times New Roman" w:cs="Times New Roman"/>
          <w:sz w:val="24"/>
          <w:szCs w:val="24"/>
          <w:lang w:val="en-US"/>
        </w:rPr>
        <w:sym w:font="Symbol" w:char="F0C6"/>
      </w:r>
      <w:r w:rsidRPr="00037A19">
        <w:rPr>
          <w:rFonts w:ascii="Times New Roman" w:hAnsi="Times New Roman" w:cs="Times New Roman"/>
          <w:sz w:val="24"/>
          <w:szCs w:val="24"/>
          <w:lang w:val="en-US"/>
        </w:rPr>
        <w:t xml:space="preserve"> 10 mm samples were placed in a </w:t>
      </w:r>
      <w:r w:rsidRPr="00037A19">
        <w:rPr>
          <w:rFonts w:ascii="Times New Roman" w:hAnsi="Times New Roman" w:cs="Times New Roman"/>
          <w:sz w:val="24"/>
          <w:szCs w:val="24"/>
          <w:lang w:val="en-US"/>
        </w:rPr>
        <w:sym w:font="Symbol" w:char="F0C6"/>
      </w:r>
      <w:r w:rsidRPr="00037A19">
        <w:rPr>
          <w:rFonts w:ascii="Times New Roman" w:hAnsi="Times New Roman" w:cs="Times New Roman"/>
          <w:sz w:val="24"/>
          <w:szCs w:val="24"/>
          <w:lang w:val="en-US"/>
        </w:rPr>
        <w:t xml:space="preserve"> 20 mm graphite tool (</w:t>
      </w:r>
      <w:r w:rsidR="00341B30" w:rsidRPr="00037A19">
        <w:rPr>
          <w:rFonts w:ascii="Times New Roman" w:hAnsi="Times New Roman" w:cs="Times New Roman"/>
          <w:sz w:val="24"/>
          <w:szCs w:val="24"/>
          <w:lang w:val="en-US"/>
        </w:rPr>
        <w:t>graphite type R7710, SIGRAFINE, SGL Carbon GmbH, Germany</w:t>
      </w:r>
      <w:r w:rsidRPr="00037A19">
        <w:rPr>
          <w:rFonts w:ascii="Times New Roman" w:hAnsi="Times New Roman" w:cs="Times New Roman"/>
          <w:sz w:val="24"/>
          <w:szCs w:val="24"/>
          <w:lang w:val="en-US"/>
        </w:rPr>
        <w:t>). Prior the SPT hot deformation, the hot compacted samples were sandblasted and sharp edges were removed to avoid damaging of the</w:t>
      </w:r>
      <w:r w:rsidRPr="00037A19">
        <w:rPr>
          <w:rFonts w:ascii="Times New Roman" w:eastAsia="Helvetica" w:hAnsi="Times New Roman" w:cs="Times New Roman"/>
          <w:sz w:val="24"/>
          <w:szCs w:val="24"/>
          <w:lang w:val="en-US"/>
        </w:rPr>
        <w:t xml:space="preserve"> graphite</w:t>
      </w:r>
      <w:r w:rsidRPr="00037A19">
        <w:rPr>
          <w:rFonts w:ascii="Times New Roman" w:hAnsi="Times New Roman" w:cs="Times New Roman"/>
          <w:sz w:val="24"/>
          <w:szCs w:val="24"/>
          <w:lang w:val="en-US"/>
        </w:rPr>
        <w:t xml:space="preserve"> pressing tools </w:t>
      </w:r>
      <w:r w:rsidRPr="00037A19">
        <w:rPr>
          <w:rFonts w:ascii="Times New Roman" w:eastAsia="Helvetica" w:hAnsi="Times New Roman" w:cs="Times New Roman"/>
          <w:sz w:val="24"/>
          <w:szCs w:val="24"/>
          <w:lang w:val="en-US"/>
        </w:rPr>
        <w:t>(</w:t>
      </w:r>
      <w:r w:rsidRPr="00037A19">
        <w:rPr>
          <w:rFonts w:ascii="Times New Roman" w:eastAsia="Helvetica" w:hAnsi="Times New Roman" w:cs="Times New Roman"/>
          <w:b/>
          <w:bCs/>
          <w:sz w:val="24"/>
          <w:szCs w:val="24"/>
          <w:lang w:val="en-US"/>
        </w:rPr>
        <w:t xml:space="preserve">Figure </w:t>
      </w:r>
      <w:r w:rsidR="00341B30" w:rsidRPr="00037A19">
        <w:rPr>
          <w:rFonts w:ascii="Times New Roman" w:eastAsia="Helvetica" w:hAnsi="Times New Roman" w:cs="Times New Roman"/>
          <w:b/>
          <w:bCs/>
          <w:sz w:val="24"/>
          <w:szCs w:val="24"/>
          <w:lang w:val="en-US"/>
        </w:rPr>
        <w:t>4</w:t>
      </w:r>
      <w:r w:rsidRPr="00037A19">
        <w:rPr>
          <w:rFonts w:ascii="Times New Roman" w:eastAsia="Helvetica" w:hAnsi="Times New Roman" w:cs="Times New Roman"/>
          <w:b/>
          <w:bCs/>
          <w:sz w:val="24"/>
          <w:szCs w:val="24"/>
          <w:lang w:val="en-US"/>
        </w:rPr>
        <w:t>b</w:t>
      </w:r>
      <w:r w:rsidRPr="00037A19">
        <w:rPr>
          <w:rFonts w:ascii="Times New Roman" w:eastAsia="Helvetica" w:hAnsi="Times New Roman" w:cs="Times New Roman"/>
          <w:sz w:val="24"/>
          <w:szCs w:val="24"/>
          <w:lang w:val="en-US"/>
        </w:rPr>
        <w:t xml:space="preserve">). </w:t>
      </w:r>
      <w:r w:rsidRPr="00037A19">
        <w:rPr>
          <w:rFonts w:ascii="Times New Roman" w:hAnsi="Times New Roman" w:cs="Times New Roman"/>
          <w:sz w:val="24"/>
          <w:szCs w:val="24"/>
          <w:lang w:val="en-US"/>
        </w:rPr>
        <w:t xml:space="preserve">SPT hot deformation was carried out in the FAST/SPS device HP-D10 (FCT </w:t>
      </w:r>
      <w:proofErr w:type="spellStart"/>
      <w:r w:rsidRPr="00037A19">
        <w:rPr>
          <w:rFonts w:ascii="Times New Roman" w:hAnsi="Times New Roman" w:cs="Times New Roman"/>
          <w:sz w:val="24"/>
          <w:szCs w:val="24"/>
          <w:lang w:val="en-US"/>
        </w:rPr>
        <w:t>Systeme</w:t>
      </w:r>
      <w:proofErr w:type="spellEnd"/>
      <w:r w:rsidRPr="00037A19">
        <w:rPr>
          <w:rFonts w:ascii="Times New Roman" w:hAnsi="Times New Roman" w:cs="Times New Roman"/>
          <w:sz w:val="24"/>
          <w:szCs w:val="24"/>
          <w:lang w:val="en-US"/>
        </w:rPr>
        <w:t xml:space="preserve"> GmbH, Germany). </w:t>
      </w:r>
      <w:r w:rsidRPr="00037A19">
        <w:rPr>
          <w:rFonts w:ascii="Times New Roman" w:eastAsia="Helvetica" w:hAnsi="Times New Roman" w:cs="Times New Roman"/>
          <w:sz w:val="24"/>
          <w:szCs w:val="24"/>
          <w:lang w:val="en-US"/>
        </w:rPr>
        <w:t>A graphite foil (SGL Carbon, SIGRAFEX) with a thickness of 0.35 mm with an additional centering ring made of the same graphite foil. This was used to ensure the central placement of the specimen, guaranteeing homogeneous deformation. Differences in die choice and size reflect the tools available to the labs performing the experiments.</w:t>
      </w:r>
    </w:p>
    <w:p w14:paraId="34832F37" w14:textId="27B728E0" w:rsidR="00396207" w:rsidRPr="00396207" w:rsidRDefault="00396207" w:rsidP="002C7BA2">
      <w:pPr>
        <w:spacing w:after="0" w:line="360" w:lineRule="auto"/>
        <w:jc w:val="both"/>
        <w:rPr>
          <w:rFonts w:ascii="Times New Roman" w:eastAsia="Helvetica"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96207" w14:paraId="4A3D8076" w14:textId="77777777" w:rsidTr="00396207">
        <w:tc>
          <w:tcPr>
            <w:tcW w:w="9396" w:type="dxa"/>
          </w:tcPr>
          <w:p w14:paraId="56565D13" w14:textId="519162FB" w:rsidR="00396207" w:rsidRDefault="00396207" w:rsidP="002C7BA2">
            <w:pPr>
              <w:spacing w:line="360" w:lineRule="auto"/>
              <w:jc w:val="both"/>
              <w:rPr>
                <w:rFonts w:ascii="Times New Roman" w:eastAsia="Helvetica" w:hAnsi="Times New Roman" w:cs="Times New Roman"/>
                <w:sz w:val="24"/>
                <w:szCs w:val="24"/>
                <w:lang w:val="en-US"/>
              </w:rPr>
            </w:pPr>
            <w:r w:rsidRPr="00396207">
              <w:rPr>
                <w:noProof/>
                <w:color w:val="00B050"/>
                <w:lang w:val="en-US"/>
              </w:rPr>
              <w:drawing>
                <wp:inline distT="0" distB="0" distL="0" distR="0" wp14:anchorId="518F1405" wp14:editId="78FFDFAD">
                  <wp:extent cx="5760000" cy="1418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1418400"/>
                          </a:xfrm>
                          <a:prstGeom prst="rect">
                            <a:avLst/>
                          </a:prstGeom>
                          <a:noFill/>
                        </pic:spPr>
                      </pic:pic>
                    </a:graphicData>
                  </a:graphic>
                </wp:inline>
              </w:drawing>
            </w:r>
          </w:p>
        </w:tc>
      </w:tr>
    </w:tbl>
    <w:p w14:paraId="3F17E2C0" w14:textId="0334550F" w:rsidR="00396207" w:rsidRPr="00037A19" w:rsidRDefault="00396207" w:rsidP="00396207">
      <w:pPr>
        <w:pStyle w:val="Caption"/>
        <w:spacing w:after="0" w:line="360" w:lineRule="auto"/>
        <w:jc w:val="both"/>
        <w:rPr>
          <w:rFonts w:ascii="Times New Roman" w:eastAsia="Helvetica" w:hAnsi="Times New Roman" w:cs="Times New Roman"/>
          <w:color w:val="auto"/>
          <w:sz w:val="24"/>
          <w:szCs w:val="24"/>
          <w:lang w:val="en-US"/>
        </w:rPr>
      </w:pPr>
      <w:r w:rsidRPr="00037A19">
        <w:rPr>
          <w:rFonts w:ascii="Times New Roman" w:eastAsia="Helvetica" w:hAnsi="Times New Roman" w:cs="Times New Roman"/>
          <w:b/>
          <w:bCs/>
          <w:color w:val="auto"/>
          <w:sz w:val="24"/>
          <w:szCs w:val="24"/>
          <w:lang w:val="en-US"/>
        </w:rPr>
        <w:lastRenderedPageBreak/>
        <w:t xml:space="preserve">Figure </w:t>
      </w:r>
      <w:r w:rsidR="00341B30" w:rsidRPr="00037A19">
        <w:rPr>
          <w:rFonts w:ascii="Times New Roman" w:eastAsia="Helvetica" w:hAnsi="Times New Roman" w:cs="Times New Roman"/>
          <w:b/>
          <w:bCs/>
          <w:color w:val="auto"/>
          <w:sz w:val="24"/>
          <w:szCs w:val="24"/>
          <w:lang w:val="en-US"/>
        </w:rPr>
        <w:t>4</w:t>
      </w:r>
      <w:r w:rsidRPr="00037A19">
        <w:rPr>
          <w:rFonts w:ascii="Times New Roman" w:hAnsi="Times New Roman" w:cs="Times New Roman"/>
          <w:b/>
          <w:bCs/>
          <w:color w:val="auto"/>
          <w:sz w:val="24"/>
          <w:szCs w:val="24"/>
          <w:lang w:val="en-US"/>
        </w:rPr>
        <w:t>:</w:t>
      </w:r>
      <w:r w:rsidRPr="00037A19">
        <w:rPr>
          <w:rFonts w:ascii="Times New Roman" w:hAnsi="Times New Roman" w:cs="Times New Roman"/>
          <w:color w:val="auto"/>
          <w:sz w:val="24"/>
          <w:szCs w:val="24"/>
          <w:lang w:val="en-US"/>
        </w:rPr>
        <w:t xml:space="preserve"> Overview of the SPT hot deformation process starting with </w:t>
      </w:r>
      <w:r w:rsidRPr="00037A19">
        <w:rPr>
          <w:rFonts w:ascii="Times New Roman" w:hAnsi="Times New Roman" w:cs="Times New Roman"/>
          <w:b/>
          <w:bCs/>
          <w:color w:val="auto"/>
          <w:sz w:val="24"/>
          <w:szCs w:val="24"/>
          <w:lang w:val="en-US"/>
        </w:rPr>
        <w:t xml:space="preserve">a.) </w:t>
      </w:r>
      <w:r w:rsidRPr="00037A19">
        <w:rPr>
          <w:rFonts w:ascii="Times New Roman" w:hAnsi="Times New Roman" w:cs="Times New Roman"/>
          <w:color w:val="auto"/>
          <w:sz w:val="24"/>
          <w:szCs w:val="24"/>
          <w:lang w:val="en-US"/>
        </w:rPr>
        <w:t xml:space="preserve">SEM image of a 10 mm dense hot compacted pellet with isotropic nanograin microstructure; </w:t>
      </w:r>
      <w:r w:rsidRPr="00037A19">
        <w:rPr>
          <w:rFonts w:ascii="Times New Roman" w:hAnsi="Times New Roman" w:cs="Times New Roman"/>
          <w:b/>
          <w:bCs/>
          <w:color w:val="auto"/>
          <w:sz w:val="24"/>
          <w:szCs w:val="24"/>
          <w:lang w:val="en-US"/>
        </w:rPr>
        <w:t xml:space="preserve">b.) </w:t>
      </w:r>
      <w:r w:rsidRPr="00037A19">
        <w:rPr>
          <w:rFonts w:ascii="Times New Roman" w:hAnsi="Times New Roman" w:cs="Times New Roman"/>
          <w:color w:val="auto"/>
          <w:sz w:val="24"/>
          <w:szCs w:val="24"/>
          <w:lang w:val="en-US"/>
        </w:rPr>
        <w:t xml:space="preserve">centering the pellet in a 20 mm graphite die; </w:t>
      </w:r>
      <w:r w:rsidRPr="00037A19">
        <w:rPr>
          <w:rFonts w:ascii="Times New Roman" w:hAnsi="Times New Roman" w:cs="Times New Roman"/>
          <w:b/>
          <w:bCs/>
          <w:color w:val="auto"/>
          <w:sz w:val="24"/>
          <w:szCs w:val="24"/>
          <w:lang w:val="en-US"/>
        </w:rPr>
        <w:t>c.)</w:t>
      </w:r>
      <w:r w:rsidRPr="00037A19">
        <w:rPr>
          <w:rFonts w:ascii="Times New Roman" w:hAnsi="Times New Roman" w:cs="Times New Roman"/>
          <w:color w:val="auto"/>
          <w:sz w:val="24"/>
          <w:szCs w:val="24"/>
          <w:lang w:val="en-US"/>
        </w:rPr>
        <w:t xml:space="preserve"> SEM image of a 20 mm hot deformed sample (Parameters 750°C, 70 MPa, 60 s</w:t>
      </w:r>
      <w:r w:rsidR="007E299D" w:rsidRPr="00037A19">
        <w:rPr>
          <w:rFonts w:ascii="Times New Roman" w:hAnsi="Times New Roman" w:cs="Times New Roman"/>
          <w:color w:val="auto"/>
          <w:sz w:val="24"/>
          <w:szCs w:val="24"/>
          <w:lang w:val="en-US"/>
        </w:rPr>
        <w:t>, sample code HDS 701</w:t>
      </w:r>
      <w:r w:rsidRPr="00037A19">
        <w:rPr>
          <w:rFonts w:ascii="Times New Roman" w:hAnsi="Times New Roman" w:cs="Times New Roman"/>
          <w:color w:val="auto"/>
          <w:sz w:val="24"/>
          <w:szCs w:val="24"/>
          <w:lang w:val="en-US"/>
        </w:rPr>
        <w:t>) with anisotropic nanograined microstructure (grain growth can be observed in the area marked by the yellow dotted line).</w:t>
      </w:r>
    </w:p>
    <w:p w14:paraId="09000F6D" w14:textId="77777777" w:rsidR="00396207" w:rsidRDefault="00396207" w:rsidP="002C7BA2">
      <w:pPr>
        <w:spacing w:after="0" w:line="360" w:lineRule="auto"/>
        <w:jc w:val="both"/>
        <w:rPr>
          <w:rFonts w:ascii="Times New Roman" w:eastAsia="Helvetica" w:hAnsi="Times New Roman" w:cs="Times New Roman"/>
          <w:sz w:val="24"/>
          <w:szCs w:val="24"/>
          <w:lang w:val="en-US"/>
        </w:rPr>
      </w:pPr>
    </w:p>
    <w:p w14:paraId="038AFC6F" w14:textId="729AEBFA" w:rsidR="00396207" w:rsidRPr="00037A19" w:rsidRDefault="00396207" w:rsidP="002C7BA2">
      <w:pPr>
        <w:spacing w:after="0" w:line="360" w:lineRule="auto"/>
        <w:jc w:val="both"/>
        <w:rPr>
          <w:rFonts w:ascii="Times New Roman" w:hAnsi="Times New Roman" w:cs="Times New Roman"/>
          <w:sz w:val="24"/>
          <w:szCs w:val="24"/>
          <w:lang w:val="en-US"/>
        </w:rPr>
      </w:pPr>
      <w:r w:rsidRPr="00037A19">
        <w:rPr>
          <w:rFonts w:ascii="Times New Roman" w:eastAsia="Helvetica" w:hAnsi="Times New Roman" w:cs="Times New Roman"/>
          <w:sz w:val="24"/>
          <w:szCs w:val="24"/>
          <w:lang w:val="en-US"/>
        </w:rPr>
        <w:t xml:space="preserve">The processing parameters for the hot deformation step were optimized aiming to obtain a well-pronounced, fiber- or brick-like texture while simultaneously avoiding abnormal/excessive grain growth. Based on the work of </w:t>
      </w:r>
      <w:proofErr w:type="spellStart"/>
      <w:r w:rsidRPr="00037A19">
        <w:rPr>
          <w:rFonts w:ascii="Times New Roman" w:eastAsia="Helvetica" w:hAnsi="Times New Roman" w:cs="Times New Roman"/>
          <w:sz w:val="24"/>
          <w:szCs w:val="24"/>
          <w:lang w:val="en-US"/>
        </w:rPr>
        <w:t>Sawatzki</w:t>
      </w:r>
      <w:proofErr w:type="spellEnd"/>
      <w:r w:rsidRPr="00037A19">
        <w:rPr>
          <w:rFonts w:ascii="Times New Roman" w:eastAsia="Helvetica" w:hAnsi="Times New Roman" w:cs="Times New Roman"/>
          <w:sz w:val="24"/>
          <w:szCs w:val="24"/>
          <w:lang w:val="en-US"/>
        </w:rPr>
        <w:t xml:space="preserve"> [</w:t>
      </w:r>
      <w:proofErr w:type="spellStart"/>
      <w:r w:rsidRPr="00037A19">
        <w:rPr>
          <w:rFonts w:ascii="Times New Roman" w:eastAsia="Helvetica" w:hAnsi="Times New Roman" w:cs="Times New Roman"/>
          <w:b/>
          <w:bCs/>
          <w:color w:val="0000FF"/>
          <w:sz w:val="24"/>
          <w:szCs w:val="24"/>
          <w:lang w:val="en-US"/>
        </w:rPr>
        <w:t>Sawatzki</w:t>
      </w:r>
      <w:proofErr w:type="spellEnd"/>
      <w:r w:rsidRPr="00037A19">
        <w:rPr>
          <w:rFonts w:ascii="Times New Roman" w:eastAsia="Helvetica" w:hAnsi="Times New Roman" w:cs="Times New Roman"/>
          <w:b/>
          <w:bCs/>
          <w:color w:val="0000FF"/>
          <w:sz w:val="24"/>
          <w:szCs w:val="24"/>
          <w:lang w:val="en-US"/>
        </w:rPr>
        <w:t xml:space="preserve"> 2016</w:t>
      </w:r>
      <w:r w:rsidRPr="00037A19">
        <w:rPr>
          <w:rFonts w:ascii="Times New Roman" w:eastAsia="Helvetica" w:hAnsi="Times New Roman" w:cs="Times New Roman"/>
          <w:sz w:val="24"/>
          <w:szCs w:val="24"/>
          <w:lang w:val="en-US"/>
        </w:rPr>
        <w:t>], the deformation temperature was set to be 750°C (25°C above the compaction temperature). The p</w:t>
      </w:r>
      <w:r w:rsidRPr="00037A19">
        <w:rPr>
          <w:rFonts w:ascii="Times New Roman" w:hAnsi="Times New Roman" w:cs="Times New Roman"/>
          <w:sz w:val="24"/>
          <w:szCs w:val="24"/>
          <w:lang w:val="en-US"/>
        </w:rPr>
        <w:t xml:space="preserve">re-load of 3kN (minimum required for the device) was applied, during which the sample was heated up to 600°C with a heating rate of 75 </w:t>
      </w:r>
      <w:bookmarkStart w:id="8" w:name="_Hlk153193923"/>
      <w:r w:rsidRPr="00037A19">
        <w:rPr>
          <w:rFonts w:ascii="Times New Roman" w:hAnsi="Times New Roman" w:cs="Times New Roman"/>
          <w:sz w:val="24"/>
          <w:szCs w:val="24"/>
          <w:lang w:val="en-US"/>
        </w:rPr>
        <w:t>°C</w:t>
      </w:r>
      <w:r w:rsidRPr="00037A19">
        <w:rPr>
          <w:rFonts w:ascii="Times New Roman" w:hAnsi="Times New Roman" w:cs="Times New Roman"/>
          <w:sz w:val="24"/>
          <w:szCs w:val="24"/>
          <w:lang w:val="en-US"/>
        </w:rPr>
        <w:sym w:font="Symbol" w:char="F0D7"/>
      </w:r>
      <w:r w:rsidRPr="00037A19">
        <w:rPr>
          <w:rFonts w:ascii="Times New Roman" w:hAnsi="Times New Roman" w:cs="Times New Roman"/>
          <w:sz w:val="24"/>
          <w:szCs w:val="24"/>
          <w:lang w:val="en-US"/>
        </w:rPr>
        <w:t>min</w:t>
      </w:r>
      <w:r w:rsidRPr="00037A19">
        <w:rPr>
          <w:rFonts w:ascii="Times New Roman" w:hAnsi="Times New Roman" w:cs="Times New Roman"/>
          <w:sz w:val="24"/>
          <w:szCs w:val="24"/>
          <w:vertAlign w:val="superscript"/>
          <w:lang w:val="en-US"/>
        </w:rPr>
        <w:t>-1</w:t>
      </w:r>
      <w:bookmarkEnd w:id="8"/>
      <w:r w:rsidRPr="00037A19">
        <w:rPr>
          <w:rFonts w:ascii="Times New Roman" w:hAnsi="Times New Roman" w:cs="Times New Roman"/>
          <w:sz w:val="24"/>
          <w:szCs w:val="24"/>
          <w:lang w:val="en-US"/>
        </w:rPr>
        <w:t>. During the next step in the cycle, the sample was heated up to 725</w:t>
      </w:r>
      <w:r w:rsidR="00037A19" w:rsidRPr="00037A19">
        <w:rPr>
          <w:rFonts w:ascii="Times New Roman" w:hAnsi="Times New Roman" w:cs="Times New Roman"/>
          <w:sz w:val="24"/>
          <w:szCs w:val="24"/>
          <w:lang w:val="en-US"/>
        </w:rPr>
        <w:t xml:space="preserve"> – </w:t>
      </w:r>
      <w:r w:rsidRPr="00037A19">
        <w:rPr>
          <w:rFonts w:ascii="Times New Roman" w:hAnsi="Times New Roman" w:cs="Times New Roman"/>
          <w:sz w:val="24"/>
          <w:szCs w:val="24"/>
          <w:lang w:val="en-US"/>
        </w:rPr>
        <w:t xml:space="preserve">750°C with </w:t>
      </w:r>
      <w:r w:rsidR="00037A19" w:rsidRPr="00037A19">
        <w:rPr>
          <w:rFonts w:ascii="Times New Roman" w:hAnsi="Times New Roman" w:cs="Times New Roman"/>
          <w:sz w:val="24"/>
          <w:szCs w:val="24"/>
          <w:lang w:val="en-US"/>
        </w:rPr>
        <w:t>50 – 100</w:t>
      </w:r>
      <w:r w:rsidRPr="00037A19">
        <w:rPr>
          <w:rFonts w:ascii="Times New Roman" w:hAnsi="Times New Roman" w:cs="Times New Roman"/>
          <w:sz w:val="24"/>
          <w:szCs w:val="24"/>
          <w:lang w:val="en-US"/>
        </w:rPr>
        <w:t xml:space="preserve"> °C</w:t>
      </w:r>
      <w:r w:rsidRPr="00037A19">
        <w:rPr>
          <w:rFonts w:ascii="Times New Roman" w:hAnsi="Times New Roman" w:cs="Times New Roman"/>
          <w:sz w:val="24"/>
          <w:szCs w:val="24"/>
          <w:lang w:val="en-US"/>
        </w:rPr>
        <w:sym w:font="Symbol" w:char="F0D7"/>
      </w:r>
      <w:r w:rsidRPr="00037A19">
        <w:rPr>
          <w:rFonts w:ascii="Times New Roman" w:hAnsi="Times New Roman" w:cs="Times New Roman"/>
          <w:sz w:val="24"/>
          <w:szCs w:val="24"/>
          <w:lang w:val="en-US"/>
        </w:rPr>
        <w:t>min</w:t>
      </w:r>
      <w:r w:rsidRPr="00037A19">
        <w:rPr>
          <w:rFonts w:ascii="Times New Roman" w:hAnsi="Times New Roman" w:cs="Times New Roman"/>
          <w:sz w:val="24"/>
          <w:szCs w:val="24"/>
          <w:vertAlign w:val="superscript"/>
          <w:lang w:val="en-US"/>
        </w:rPr>
        <w:t>-1</w:t>
      </w:r>
      <w:r w:rsidRPr="00037A19">
        <w:rPr>
          <w:rFonts w:ascii="Times New Roman" w:hAnsi="Times New Roman" w:cs="Times New Roman"/>
          <w:sz w:val="24"/>
          <w:szCs w:val="24"/>
          <w:lang w:val="en-US"/>
        </w:rPr>
        <w:t>,</w:t>
      </w:r>
      <w:r w:rsidRPr="00037A19">
        <w:rPr>
          <w:rFonts w:ascii="Times New Roman" w:hAnsi="Times New Roman" w:cs="Times New Roman"/>
          <w:sz w:val="24"/>
          <w:szCs w:val="24"/>
          <w:vertAlign w:val="superscript"/>
          <w:lang w:val="en-US"/>
        </w:rPr>
        <w:t xml:space="preserve"> </w:t>
      </w:r>
      <w:r w:rsidRPr="00037A19">
        <w:rPr>
          <w:rFonts w:ascii="Times New Roman" w:hAnsi="Times New Roman" w:cs="Times New Roman"/>
          <w:sz w:val="24"/>
          <w:szCs w:val="24"/>
          <w:lang w:val="en-US"/>
        </w:rPr>
        <w:t xml:space="preserve">and pressure was increased to 50-80 MPa. The pressure was maintained at its maximum during the dwell time of 60 s at the maximum temperature of 725-750°C, which was followed by cooling, in which the power was switched off (see </w:t>
      </w:r>
      <w:r w:rsidRPr="00037A19">
        <w:rPr>
          <w:rFonts w:ascii="Times New Roman" w:hAnsi="Times New Roman" w:cs="Times New Roman"/>
          <w:b/>
          <w:bCs/>
          <w:sz w:val="24"/>
          <w:szCs w:val="24"/>
          <w:lang w:val="en-US"/>
        </w:rPr>
        <w:t>Table 2</w:t>
      </w:r>
      <w:r w:rsidRPr="00037A19">
        <w:rPr>
          <w:rFonts w:ascii="Times New Roman" w:hAnsi="Times New Roman" w:cs="Times New Roman"/>
          <w:sz w:val="24"/>
          <w:szCs w:val="24"/>
          <w:lang w:val="en-US"/>
        </w:rPr>
        <w:t>).</w:t>
      </w:r>
    </w:p>
    <w:p w14:paraId="18D10FEC" w14:textId="77777777" w:rsidR="00143579" w:rsidRPr="00755379" w:rsidRDefault="00143579" w:rsidP="00143579">
      <w:pPr>
        <w:spacing w:after="0" w:line="360" w:lineRule="auto"/>
        <w:jc w:val="both"/>
        <w:rPr>
          <w:rFonts w:ascii="Times New Roman" w:hAnsi="Times New Roman" w:cs="Times New Roman"/>
          <w:sz w:val="24"/>
          <w:szCs w:val="24"/>
          <w:lang w:val="en-US"/>
        </w:rPr>
      </w:pPr>
    </w:p>
    <w:p w14:paraId="275C7F0B" w14:textId="3198D581" w:rsidR="00143579" w:rsidRPr="00755379" w:rsidRDefault="00143579" w:rsidP="0014357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Table 2:</w:t>
      </w:r>
      <w:r w:rsidRPr="00755379">
        <w:rPr>
          <w:rFonts w:ascii="Times New Roman" w:hAnsi="Times New Roman" w:cs="Times New Roman"/>
          <w:i/>
          <w:iCs/>
          <w:sz w:val="24"/>
          <w:szCs w:val="24"/>
          <w:lang w:val="en-US"/>
        </w:rPr>
        <w:t xml:space="preserve"> FAST/SPS parameters investigated for the hot deformation of almost dense pre-sintered Nd-Fe-B compacts (pre-sintering parameters 725°C, 45 MPa, 60 s). </w:t>
      </w:r>
      <w:r w:rsidRPr="00755379">
        <w:rPr>
          <w:rFonts w:ascii="Times New Roman" w:hAnsi="Times New Roman" w:cs="Times New Roman"/>
          <w:bCs/>
          <w:i/>
          <w:iCs/>
          <w:sz w:val="24"/>
          <w:szCs w:val="24"/>
          <w:lang w:val="en-US"/>
        </w:rPr>
        <w:t>Deformation and densification in relation to change of pressure, temperature, and heating rate.</w:t>
      </w:r>
      <w:r w:rsidR="00037A19" w:rsidRPr="00037A19">
        <w:t xml:space="preserve"> </w:t>
      </w:r>
      <w:r w:rsidR="00037A19" w:rsidRPr="00037A19">
        <w:rPr>
          <w:rFonts w:ascii="Times New Roman" w:hAnsi="Times New Roman" w:cs="Times New Roman"/>
          <w:bCs/>
          <w:i/>
          <w:iCs/>
          <w:sz w:val="24"/>
          <w:szCs w:val="24"/>
          <w:lang w:val="en-US"/>
        </w:rPr>
        <w:t>Samples denoted with * were made from not full dense hot pressings</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143579" w:rsidRPr="00392069" w14:paraId="584347C4" w14:textId="77777777" w:rsidTr="00755379">
        <w:tc>
          <w:tcPr>
            <w:tcW w:w="1173" w:type="dxa"/>
            <w:tcBorders>
              <w:top w:val="single" w:sz="4" w:space="0" w:color="auto"/>
              <w:left w:val="nil"/>
              <w:bottom w:val="single" w:sz="4" w:space="0" w:color="auto"/>
              <w:right w:val="nil"/>
            </w:tcBorders>
          </w:tcPr>
          <w:p w14:paraId="22828637" w14:textId="77777777" w:rsidR="00143579" w:rsidRPr="00755379" w:rsidRDefault="00143579"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Sample code</w:t>
            </w:r>
          </w:p>
        </w:tc>
        <w:tc>
          <w:tcPr>
            <w:tcW w:w="1172" w:type="dxa"/>
            <w:tcBorders>
              <w:top w:val="single" w:sz="4" w:space="0" w:color="auto"/>
              <w:left w:val="nil"/>
              <w:bottom w:val="single" w:sz="4" w:space="0" w:color="auto"/>
              <w:right w:val="nil"/>
            </w:tcBorders>
          </w:tcPr>
          <w:p w14:paraId="0463AED2"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Heating rate [°C</w:t>
            </w:r>
            <w:r w:rsidRPr="00755379">
              <w:rPr>
                <w:rFonts w:ascii="Times New Roman" w:hAnsi="Times New Roman" w:cs="Times New Roman"/>
                <w:sz w:val="20"/>
                <w:szCs w:val="20"/>
                <w:lang w:val="en-US"/>
              </w:rPr>
              <w:sym w:font="Symbol" w:char="F0D7"/>
            </w:r>
            <w:r w:rsidRPr="00755379">
              <w:rPr>
                <w:rFonts w:ascii="Times New Roman" w:hAnsi="Times New Roman" w:cs="Times New Roman"/>
                <w:sz w:val="20"/>
                <w:szCs w:val="20"/>
                <w:lang w:val="en-US"/>
              </w:rPr>
              <w:t>min</w:t>
            </w:r>
            <w:r w:rsidRPr="00755379">
              <w:rPr>
                <w:rFonts w:ascii="Times New Roman" w:hAnsi="Times New Roman" w:cs="Times New Roman"/>
                <w:sz w:val="20"/>
                <w:szCs w:val="20"/>
                <w:vertAlign w:val="superscript"/>
                <w:lang w:val="en-US"/>
              </w:rPr>
              <w:t>-1</w:t>
            </w:r>
            <w:r w:rsidRPr="00755379">
              <w:rPr>
                <w:rFonts w:ascii="Times New Roman" w:hAnsi="Times New Roman" w:cs="Times New Roman"/>
                <w:sz w:val="20"/>
                <w:szCs w:val="20"/>
                <w:lang w:val="en-US"/>
              </w:rPr>
              <w:t>]</w:t>
            </w:r>
          </w:p>
        </w:tc>
        <w:tc>
          <w:tcPr>
            <w:tcW w:w="1173" w:type="dxa"/>
            <w:tcBorders>
              <w:top w:val="single" w:sz="4" w:space="0" w:color="auto"/>
              <w:left w:val="nil"/>
              <w:bottom w:val="single" w:sz="4" w:space="0" w:color="auto"/>
              <w:right w:val="nil"/>
            </w:tcBorders>
          </w:tcPr>
          <w:p w14:paraId="7F3662A9"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Max. temperature</w:t>
            </w:r>
          </w:p>
          <w:p w14:paraId="6473EC52"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[°C]</w:t>
            </w:r>
          </w:p>
        </w:tc>
        <w:tc>
          <w:tcPr>
            <w:tcW w:w="1172" w:type="dxa"/>
            <w:tcBorders>
              <w:top w:val="single" w:sz="4" w:space="0" w:color="auto"/>
              <w:left w:val="nil"/>
              <w:bottom w:val="single" w:sz="4" w:space="0" w:color="auto"/>
              <w:right w:val="nil"/>
            </w:tcBorders>
          </w:tcPr>
          <w:p w14:paraId="4E3DFA9A"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Pressure</w:t>
            </w:r>
          </w:p>
          <w:p w14:paraId="3AC3C69A"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[MPa]</w:t>
            </w:r>
          </w:p>
        </w:tc>
        <w:tc>
          <w:tcPr>
            <w:tcW w:w="1174" w:type="dxa"/>
            <w:tcBorders>
              <w:top w:val="single" w:sz="4" w:space="0" w:color="auto"/>
              <w:left w:val="nil"/>
              <w:bottom w:val="single" w:sz="4" w:space="0" w:color="auto"/>
              <w:right w:val="nil"/>
            </w:tcBorders>
          </w:tcPr>
          <w:p w14:paraId="03A6E7ED"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Hold time</w:t>
            </w:r>
          </w:p>
          <w:p w14:paraId="351C2ABE"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[s]</w:t>
            </w:r>
          </w:p>
        </w:tc>
        <w:tc>
          <w:tcPr>
            <w:tcW w:w="1169" w:type="dxa"/>
            <w:tcBorders>
              <w:top w:val="single" w:sz="4" w:space="0" w:color="auto"/>
              <w:left w:val="nil"/>
              <w:bottom w:val="single" w:sz="4" w:space="0" w:color="auto"/>
              <w:right w:val="nil"/>
            </w:tcBorders>
          </w:tcPr>
          <w:p w14:paraId="14A084FB"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Height Reduction</w:t>
            </w:r>
          </w:p>
          <w:p w14:paraId="6D1A4F5F"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c>
          <w:tcPr>
            <w:tcW w:w="1169" w:type="dxa"/>
            <w:tcBorders>
              <w:top w:val="single" w:sz="4" w:space="0" w:color="auto"/>
              <w:left w:val="nil"/>
              <w:bottom w:val="single" w:sz="4" w:space="0" w:color="auto"/>
              <w:right w:val="nil"/>
            </w:tcBorders>
          </w:tcPr>
          <w:p w14:paraId="2563E693"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Relative Density</w:t>
            </w:r>
          </w:p>
          <w:p w14:paraId="04916102"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r>
      <w:tr w:rsidR="00143579" w:rsidRPr="00392069" w14:paraId="2A36B3B3" w14:textId="77777777" w:rsidTr="00755379">
        <w:tc>
          <w:tcPr>
            <w:tcW w:w="1173" w:type="dxa"/>
            <w:tcBorders>
              <w:top w:val="single" w:sz="4" w:space="0" w:color="auto"/>
              <w:left w:val="nil"/>
              <w:bottom w:val="nil"/>
              <w:right w:val="nil"/>
            </w:tcBorders>
            <w:shd w:val="clear" w:color="auto" w:fill="FFFFFF" w:themeFill="background1"/>
          </w:tcPr>
          <w:p w14:paraId="28251354"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501</w:t>
            </w:r>
          </w:p>
        </w:tc>
        <w:tc>
          <w:tcPr>
            <w:tcW w:w="1172" w:type="dxa"/>
            <w:tcBorders>
              <w:top w:val="single" w:sz="4" w:space="0" w:color="auto"/>
              <w:left w:val="nil"/>
              <w:bottom w:val="nil"/>
              <w:right w:val="nil"/>
            </w:tcBorders>
            <w:shd w:val="clear" w:color="auto" w:fill="FFFFFF" w:themeFill="background1"/>
          </w:tcPr>
          <w:p w14:paraId="3163514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single" w:sz="4" w:space="0" w:color="auto"/>
              <w:left w:val="nil"/>
              <w:bottom w:val="nil"/>
              <w:right w:val="nil"/>
            </w:tcBorders>
            <w:shd w:val="clear" w:color="auto" w:fill="FFFFFF" w:themeFill="background1"/>
          </w:tcPr>
          <w:p w14:paraId="4A323A3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single" w:sz="4" w:space="0" w:color="auto"/>
              <w:left w:val="nil"/>
              <w:bottom w:val="nil"/>
              <w:right w:val="nil"/>
            </w:tcBorders>
            <w:shd w:val="clear" w:color="auto" w:fill="FFFFFF" w:themeFill="background1"/>
          </w:tcPr>
          <w:p w14:paraId="03EFD12F"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single" w:sz="4" w:space="0" w:color="auto"/>
              <w:left w:val="nil"/>
              <w:bottom w:val="nil"/>
              <w:right w:val="nil"/>
            </w:tcBorders>
            <w:shd w:val="clear" w:color="auto" w:fill="FFFFFF" w:themeFill="background1"/>
          </w:tcPr>
          <w:p w14:paraId="2238A7F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single" w:sz="4" w:space="0" w:color="auto"/>
              <w:left w:val="nil"/>
              <w:bottom w:val="nil"/>
              <w:right w:val="nil"/>
            </w:tcBorders>
            <w:shd w:val="clear" w:color="auto" w:fill="FFFFFF" w:themeFill="background1"/>
          </w:tcPr>
          <w:p w14:paraId="7290181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69" w:type="dxa"/>
            <w:tcBorders>
              <w:top w:val="single" w:sz="4" w:space="0" w:color="auto"/>
              <w:left w:val="nil"/>
              <w:bottom w:val="nil"/>
              <w:right w:val="nil"/>
            </w:tcBorders>
            <w:shd w:val="clear" w:color="auto" w:fill="FFFFFF" w:themeFill="background1"/>
          </w:tcPr>
          <w:p w14:paraId="1CF97CD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3F5E5521" w14:textId="77777777" w:rsidTr="00755379">
        <w:tc>
          <w:tcPr>
            <w:tcW w:w="1173" w:type="dxa"/>
            <w:tcBorders>
              <w:top w:val="nil"/>
              <w:left w:val="nil"/>
              <w:bottom w:val="nil"/>
              <w:right w:val="nil"/>
            </w:tcBorders>
            <w:shd w:val="clear" w:color="auto" w:fill="FFFFFF" w:themeFill="background1"/>
          </w:tcPr>
          <w:p w14:paraId="0F9895F9"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601</w:t>
            </w:r>
          </w:p>
        </w:tc>
        <w:tc>
          <w:tcPr>
            <w:tcW w:w="1172" w:type="dxa"/>
            <w:tcBorders>
              <w:top w:val="nil"/>
              <w:left w:val="nil"/>
              <w:bottom w:val="nil"/>
              <w:right w:val="nil"/>
            </w:tcBorders>
            <w:shd w:val="clear" w:color="auto" w:fill="FFFFFF" w:themeFill="background1"/>
          </w:tcPr>
          <w:p w14:paraId="6BBE30E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7A67A1CD"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74B72E2E"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74" w:type="dxa"/>
            <w:tcBorders>
              <w:top w:val="nil"/>
              <w:left w:val="nil"/>
              <w:bottom w:val="nil"/>
              <w:right w:val="nil"/>
            </w:tcBorders>
            <w:shd w:val="clear" w:color="auto" w:fill="FFFFFF" w:themeFill="background1"/>
          </w:tcPr>
          <w:p w14:paraId="32738C8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15E2ED9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73</w:t>
            </w:r>
          </w:p>
        </w:tc>
        <w:tc>
          <w:tcPr>
            <w:tcW w:w="1169" w:type="dxa"/>
            <w:tcBorders>
              <w:top w:val="nil"/>
              <w:left w:val="nil"/>
              <w:bottom w:val="nil"/>
              <w:right w:val="nil"/>
            </w:tcBorders>
            <w:shd w:val="clear" w:color="auto" w:fill="FFFFFF" w:themeFill="background1"/>
          </w:tcPr>
          <w:p w14:paraId="3DC1657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1C07A178" w14:textId="77777777" w:rsidTr="00755379">
        <w:tc>
          <w:tcPr>
            <w:tcW w:w="1173" w:type="dxa"/>
            <w:tcBorders>
              <w:top w:val="nil"/>
              <w:left w:val="nil"/>
              <w:bottom w:val="nil"/>
              <w:right w:val="nil"/>
            </w:tcBorders>
            <w:shd w:val="clear" w:color="auto" w:fill="FFFFFF" w:themeFill="background1"/>
          </w:tcPr>
          <w:p w14:paraId="20F4B718"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701</w:t>
            </w:r>
          </w:p>
        </w:tc>
        <w:tc>
          <w:tcPr>
            <w:tcW w:w="1172" w:type="dxa"/>
            <w:tcBorders>
              <w:top w:val="nil"/>
              <w:left w:val="nil"/>
              <w:bottom w:val="nil"/>
              <w:right w:val="nil"/>
            </w:tcBorders>
            <w:shd w:val="clear" w:color="auto" w:fill="FFFFFF" w:themeFill="background1"/>
          </w:tcPr>
          <w:p w14:paraId="6720E0F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73636E5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88D278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6A31F56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19A05353"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36A96800"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525377A6" w14:textId="77777777" w:rsidTr="00755379">
        <w:tc>
          <w:tcPr>
            <w:tcW w:w="1173" w:type="dxa"/>
            <w:tcBorders>
              <w:top w:val="nil"/>
              <w:left w:val="nil"/>
              <w:bottom w:val="nil"/>
              <w:right w:val="nil"/>
            </w:tcBorders>
            <w:shd w:val="clear" w:color="auto" w:fill="FFFFFF" w:themeFill="background1"/>
          </w:tcPr>
          <w:p w14:paraId="6BCA276C"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702</w:t>
            </w:r>
          </w:p>
        </w:tc>
        <w:tc>
          <w:tcPr>
            <w:tcW w:w="1172" w:type="dxa"/>
            <w:tcBorders>
              <w:top w:val="nil"/>
              <w:left w:val="nil"/>
              <w:bottom w:val="nil"/>
              <w:right w:val="nil"/>
            </w:tcBorders>
            <w:shd w:val="clear" w:color="auto" w:fill="FFFFFF" w:themeFill="background1"/>
          </w:tcPr>
          <w:p w14:paraId="4557483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07ACBC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1E8BB61"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18695E8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1D5BC57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64B36C6D"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043E26FD" w14:textId="77777777" w:rsidTr="00755379">
        <w:tc>
          <w:tcPr>
            <w:tcW w:w="1173" w:type="dxa"/>
            <w:tcBorders>
              <w:top w:val="nil"/>
              <w:left w:val="nil"/>
              <w:bottom w:val="nil"/>
              <w:right w:val="nil"/>
            </w:tcBorders>
            <w:shd w:val="clear" w:color="auto" w:fill="FFFFFF" w:themeFill="background1"/>
          </w:tcPr>
          <w:p w14:paraId="67220447"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703</w:t>
            </w:r>
          </w:p>
        </w:tc>
        <w:tc>
          <w:tcPr>
            <w:tcW w:w="1172" w:type="dxa"/>
            <w:tcBorders>
              <w:top w:val="nil"/>
              <w:left w:val="nil"/>
              <w:bottom w:val="nil"/>
              <w:right w:val="nil"/>
            </w:tcBorders>
            <w:shd w:val="clear" w:color="auto" w:fill="FFFFFF" w:themeFill="background1"/>
          </w:tcPr>
          <w:p w14:paraId="1F0B03FE"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3" w:type="dxa"/>
            <w:tcBorders>
              <w:top w:val="nil"/>
              <w:left w:val="nil"/>
              <w:bottom w:val="nil"/>
              <w:right w:val="nil"/>
            </w:tcBorders>
            <w:shd w:val="clear" w:color="auto" w:fill="FFFFFF" w:themeFill="background1"/>
          </w:tcPr>
          <w:p w14:paraId="04A4E5D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512364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66B94571"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6CA9DF5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4BEAA80F"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49825C99" w14:textId="77777777" w:rsidTr="00755379">
        <w:tc>
          <w:tcPr>
            <w:tcW w:w="1173" w:type="dxa"/>
            <w:tcBorders>
              <w:top w:val="nil"/>
              <w:left w:val="nil"/>
              <w:bottom w:val="nil"/>
              <w:right w:val="nil"/>
            </w:tcBorders>
            <w:shd w:val="clear" w:color="auto" w:fill="FFFFFF" w:themeFill="background1"/>
          </w:tcPr>
          <w:p w14:paraId="5F6A5BB9"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704</w:t>
            </w:r>
          </w:p>
        </w:tc>
        <w:tc>
          <w:tcPr>
            <w:tcW w:w="1172" w:type="dxa"/>
            <w:tcBorders>
              <w:top w:val="nil"/>
              <w:left w:val="nil"/>
              <w:bottom w:val="nil"/>
              <w:right w:val="nil"/>
            </w:tcBorders>
            <w:shd w:val="clear" w:color="auto" w:fill="FFFFFF" w:themeFill="background1"/>
          </w:tcPr>
          <w:p w14:paraId="0E4DC1A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580B8174"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C72322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53FAFB6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30</w:t>
            </w:r>
          </w:p>
        </w:tc>
        <w:tc>
          <w:tcPr>
            <w:tcW w:w="1169" w:type="dxa"/>
            <w:tcBorders>
              <w:top w:val="nil"/>
              <w:left w:val="nil"/>
              <w:bottom w:val="nil"/>
              <w:right w:val="nil"/>
            </w:tcBorders>
            <w:shd w:val="clear" w:color="auto" w:fill="FFFFFF" w:themeFill="background1"/>
          </w:tcPr>
          <w:p w14:paraId="5E8B7436"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69" w:type="dxa"/>
            <w:tcBorders>
              <w:top w:val="nil"/>
              <w:left w:val="nil"/>
              <w:bottom w:val="nil"/>
              <w:right w:val="nil"/>
            </w:tcBorders>
            <w:shd w:val="clear" w:color="auto" w:fill="FFFFFF" w:themeFill="background1"/>
          </w:tcPr>
          <w:p w14:paraId="26F614A2"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037A19" w:rsidRPr="00392069" w14:paraId="175DA370" w14:textId="77777777" w:rsidTr="00755379">
        <w:tc>
          <w:tcPr>
            <w:tcW w:w="1173" w:type="dxa"/>
            <w:tcBorders>
              <w:top w:val="nil"/>
              <w:left w:val="nil"/>
              <w:bottom w:val="nil"/>
              <w:right w:val="nil"/>
            </w:tcBorders>
            <w:shd w:val="clear" w:color="auto" w:fill="FFFFFF" w:themeFill="background1"/>
          </w:tcPr>
          <w:p w14:paraId="0A45D77A" w14:textId="18BCCDAD" w:rsidR="00037A19" w:rsidRPr="00755379" w:rsidRDefault="00037A19" w:rsidP="00037A19">
            <w:pPr>
              <w:spacing w:line="360" w:lineRule="auto"/>
              <w:jc w:val="both"/>
              <w:rPr>
                <w:rFonts w:ascii="Times New Roman" w:hAnsi="Times New Roman" w:cs="Times New Roman"/>
                <w:sz w:val="20"/>
                <w:szCs w:val="20"/>
                <w:lang w:val="en-US"/>
              </w:rPr>
            </w:pPr>
            <w:r>
              <w:rPr>
                <w:rFonts w:ascii="Times New Roman" w:hAnsi="Times New Roman" w:cs="Times New Roman"/>
                <w:sz w:val="20"/>
                <w:szCs w:val="20"/>
                <w:lang w:val="en-US"/>
              </w:rPr>
              <w:t>HDS 791*</w:t>
            </w:r>
          </w:p>
        </w:tc>
        <w:tc>
          <w:tcPr>
            <w:tcW w:w="1172" w:type="dxa"/>
            <w:tcBorders>
              <w:top w:val="nil"/>
              <w:left w:val="nil"/>
              <w:bottom w:val="nil"/>
              <w:right w:val="nil"/>
            </w:tcBorders>
            <w:shd w:val="clear" w:color="auto" w:fill="FFFFFF" w:themeFill="background1"/>
          </w:tcPr>
          <w:p w14:paraId="346807E3" w14:textId="1E2B2AEF"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16035B85" w14:textId="791AD86E"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19DABECE" w14:textId="15EDEA5A"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77D6B53B" w14:textId="634431DF"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02F394D2" w14:textId="4A3A142C"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78</w:t>
            </w:r>
          </w:p>
        </w:tc>
        <w:tc>
          <w:tcPr>
            <w:tcW w:w="1169" w:type="dxa"/>
            <w:tcBorders>
              <w:top w:val="nil"/>
              <w:left w:val="nil"/>
              <w:bottom w:val="nil"/>
              <w:right w:val="nil"/>
            </w:tcBorders>
            <w:shd w:val="clear" w:color="auto" w:fill="FFFFFF" w:themeFill="background1"/>
          </w:tcPr>
          <w:p w14:paraId="55A0DD7B" w14:textId="3124C5DC"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100</w:t>
            </w:r>
          </w:p>
        </w:tc>
      </w:tr>
      <w:tr w:rsidR="00037A19" w:rsidRPr="00392069" w14:paraId="57599494" w14:textId="77777777" w:rsidTr="00755379">
        <w:tc>
          <w:tcPr>
            <w:tcW w:w="1173" w:type="dxa"/>
            <w:tcBorders>
              <w:top w:val="nil"/>
              <w:left w:val="nil"/>
              <w:bottom w:val="nil"/>
              <w:right w:val="nil"/>
            </w:tcBorders>
            <w:shd w:val="clear" w:color="auto" w:fill="FFFFFF" w:themeFill="background1"/>
          </w:tcPr>
          <w:p w14:paraId="292739F1" w14:textId="77777777" w:rsidR="00037A19" w:rsidRPr="00755379" w:rsidRDefault="00037A19" w:rsidP="00037A1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801</w:t>
            </w:r>
          </w:p>
        </w:tc>
        <w:tc>
          <w:tcPr>
            <w:tcW w:w="1172" w:type="dxa"/>
            <w:tcBorders>
              <w:top w:val="nil"/>
              <w:left w:val="nil"/>
              <w:bottom w:val="nil"/>
              <w:right w:val="nil"/>
            </w:tcBorders>
            <w:shd w:val="clear" w:color="auto" w:fill="FFFFFF" w:themeFill="background1"/>
          </w:tcPr>
          <w:p w14:paraId="60E69CA7"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0A14A529"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5510DE59"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w:t>
            </w:r>
          </w:p>
        </w:tc>
        <w:tc>
          <w:tcPr>
            <w:tcW w:w="1174" w:type="dxa"/>
            <w:tcBorders>
              <w:top w:val="nil"/>
              <w:left w:val="nil"/>
              <w:bottom w:val="nil"/>
              <w:right w:val="nil"/>
            </w:tcBorders>
            <w:shd w:val="clear" w:color="auto" w:fill="FFFFFF" w:themeFill="background1"/>
          </w:tcPr>
          <w:p w14:paraId="032EEEFA"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3A929CDA"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25981B3C"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037A19" w:rsidRPr="00392069" w14:paraId="44D56411" w14:textId="77777777" w:rsidTr="00037A19">
        <w:tc>
          <w:tcPr>
            <w:tcW w:w="1173" w:type="dxa"/>
            <w:tcBorders>
              <w:top w:val="nil"/>
              <w:left w:val="nil"/>
              <w:bottom w:val="nil"/>
              <w:right w:val="nil"/>
            </w:tcBorders>
            <w:shd w:val="clear" w:color="auto" w:fill="FFFFFF" w:themeFill="background1"/>
          </w:tcPr>
          <w:p w14:paraId="22A5CC0E" w14:textId="77777777" w:rsidR="00037A19" w:rsidRPr="00755379" w:rsidRDefault="00037A19" w:rsidP="00037A1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802</w:t>
            </w:r>
          </w:p>
        </w:tc>
        <w:tc>
          <w:tcPr>
            <w:tcW w:w="1172" w:type="dxa"/>
            <w:tcBorders>
              <w:top w:val="nil"/>
              <w:left w:val="nil"/>
              <w:bottom w:val="nil"/>
              <w:right w:val="nil"/>
            </w:tcBorders>
            <w:shd w:val="clear" w:color="auto" w:fill="FFFFFF" w:themeFill="background1"/>
          </w:tcPr>
          <w:p w14:paraId="4D920A34"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769E53EA"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725</w:t>
            </w:r>
          </w:p>
        </w:tc>
        <w:tc>
          <w:tcPr>
            <w:tcW w:w="1172" w:type="dxa"/>
            <w:tcBorders>
              <w:top w:val="nil"/>
              <w:left w:val="nil"/>
              <w:bottom w:val="nil"/>
              <w:right w:val="nil"/>
            </w:tcBorders>
            <w:shd w:val="clear" w:color="auto" w:fill="FFFFFF" w:themeFill="background1"/>
          </w:tcPr>
          <w:p w14:paraId="33062ED8"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w:t>
            </w:r>
          </w:p>
        </w:tc>
        <w:tc>
          <w:tcPr>
            <w:tcW w:w="1174" w:type="dxa"/>
            <w:tcBorders>
              <w:top w:val="nil"/>
              <w:left w:val="nil"/>
              <w:bottom w:val="nil"/>
              <w:right w:val="nil"/>
            </w:tcBorders>
            <w:shd w:val="clear" w:color="auto" w:fill="FFFFFF" w:themeFill="background1"/>
          </w:tcPr>
          <w:p w14:paraId="0F3FF19C"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232498AF"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4E022F17" w14:textId="77777777" w:rsidR="00037A19" w:rsidRPr="00755379" w:rsidRDefault="00037A19" w:rsidP="00037A1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037A19" w:rsidRPr="00392069" w14:paraId="01C9016F" w14:textId="77777777" w:rsidTr="00755379">
        <w:tc>
          <w:tcPr>
            <w:tcW w:w="1173" w:type="dxa"/>
            <w:tcBorders>
              <w:top w:val="nil"/>
              <w:left w:val="nil"/>
              <w:bottom w:val="single" w:sz="4" w:space="0" w:color="auto"/>
              <w:right w:val="nil"/>
            </w:tcBorders>
            <w:shd w:val="clear" w:color="auto" w:fill="FFFFFF" w:themeFill="background1"/>
          </w:tcPr>
          <w:p w14:paraId="7C8F258B" w14:textId="7F9D23C4" w:rsidR="00037A19" w:rsidRPr="00755379" w:rsidRDefault="00037A19" w:rsidP="00037A19">
            <w:pPr>
              <w:spacing w:line="360" w:lineRule="auto"/>
              <w:jc w:val="both"/>
              <w:rPr>
                <w:rFonts w:ascii="Times New Roman" w:hAnsi="Times New Roman" w:cs="Times New Roman"/>
                <w:sz w:val="20"/>
                <w:szCs w:val="20"/>
                <w:lang w:val="en-US"/>
              </w:rPr>
            </w:pPr>
            <w:r>
              <w:rPr>
                <w:rFonts w:ascii="Times New Roman" w:hAnsi="Times New Roman" w:cs="Times New Roman"/>
                <w:sz w:val="20"/>
                <w:szCs w:val="20"/>
                <w:lang w:val="en-US"/>
              </w:rPr>
              <w:t>HDS 891*</w:t>
            </w:r>
          </w:p>
        </w:tc>
        <w:tc>
          <w:tcPr>
            <w:tcW w:w="1172" w:type="dxa"/>
            <w:tcBorders>
              <w:top w:val="nil"/>
              <w:left w:val="nil"/>
              <w:bottom w:val="single" w:sz="4" w:space="0" w:color="auto"/>
              <w:right w:val="nil"/>
            </w:tcBorders>
            <w:shd w:val="clear" w:color="auto" w:fill="FFFFFF" w:themeFill="background1"/>
          </w:tcPr>
          <w:p w14:paraId="1AA04388" w14:textId="4A7214AF"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75</w:t>
            </w:r>
          </w:p>
        </w:tc>
        <w:tc>
          <w:tcPr>
            <w:tcW w:w="1173" w:type="dxa"/>
            <w:tcBorders>
              <w:top w:val="nil"/>
              <w:left w:val="nil"/>
              <w:bottom w:val="single" w:sz="4" w:space="0" w:color="auto"/>
              <w:right w:val="nil"/>
            </w:tcBorders>
            <w:shd w:val="clear" w:color="auto" w:fill="FFFFFF" w:themeFill="background1"/>
          </w:tcPr>
          <w:p w14:paraId="114B7088" w14:textId="1590486E"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750</w:t>
            </w:r>
          </w:p>
        </w:tc>
        <w:tc>
          <w:tcPr>
            <w:tcW w:w="1172" w:type="dxa"/>
            <w:tcBorders>
              <w:top w:val="nil"/>
              <w:left w:val="nil"/>
              <w:bottom w:val="single" w:sz="4" w:space="0" w:color="auto"/>
              <w:right w:val="nil"/>
            </w:tcBorders>
            <w:shd w:val="clear" w:color="auto" w:fill="FFFFFF" w:themeFill="background1"/>
          </w:tcPr>
          <w:p w14:paraId="1628C6C2" w14:textId="5B37690B"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80</w:t>
            </w:r>
          </w:p>
        </w:tc>
        <w:tc>
          <w:tcPr>
            <w:tcW w:w="1174" w:type="dxa"/>
            <w:tcBorders>
              <w:top w:val="nil"/>
              <w:left w:val="nil"/>
              <w:bottom w:val="single" w:sz="4" w:space="0" w:color="auto"/>
              <w:right w:val="nil"/>
            </w:tcBorders>
            <w:shd w:val="clear" w:color="auto" w:fill="FFFFFF" w:themeFill="background1"/>
          </w:tcPr>
          <w:p w14:paraId="355DC08B" w14:textId="77C5B6F7"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60</w:t>
            </w:r>
          </w:p>
        </w:tc>
        <w:tc>
          <w:tcPr>
            <w:tcW w:w="1169" w:type="dxa"/>
            <w:tcBorders>
              <w:top w:val="nil"/>
              <w:left w:val="nil"/>
              <w:bottom w:val="single" w:sz="4" w:space="0" w:color="auto"/>
              <w:right w:val="nil"/>
            </w:tcBorders>
            <w:shd w:val="clear" w:color="auto" w:fill="FFFFFF" w:themeFill="background1"/>
          </w:tcPr>
          <w:p w14:paraId="68B05395" w14:textId="7709181D"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78</w:t>
            </w:r>
          </w:p>
        </w:tc>
        <w:tc>
          <w:tcPr>
            <w:tcW w:w="1169" w:type="dxa"/>
            <w:tcBorders>
              <w:top w:val="nil"/>
              <w:left w:val="nil"/>
              <w:bottom w:val="single" w:sz="4" w:space="0" w:color="auto"/>
              <w:right w:val="nil"/>
            </w:tcBorders>
            <w:shd w:val="clear" w:color="auto" w:fill="FFFFFF" w:themeFill="background1"/>
          </w:tcPr>
          <w:p w14:paraId="4F837915" w14:textId="32EF1070" w:rsidR="00037A19" w:rsidRPr="00755379" w:rsidRDefault="00037A19" w:rsidP="00037A19">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100</w:t>
            </w:r>
          </w:p>
        </w:tc>
      </w:tr>
    </w:tbl>
    <w:p w14:paraId="496CAA6E" w14:textId="77777777" w:rsidR="00143579" w:rsidRPr="00755379" w:rsidRDefault="00143579" w:rsidP="00143579">
      <w:pPr>
        <w:spacing w:after="0" w:line="360" w:lineRule="auto"/>
        <w:jc w:val="both"/>
        <w:rPr>
          <w:rFonts w:ascii="Times New Roman" w:hAnsi="Times New Roman" w:cs="Times New Roman"/>
          <w:sz w:val="24"/>
          <w:szCs w:val="24"/>
          <w:lang w:val="en-US"/>
        </w:rPr>
      </w:pPr>
    </w:p>
    <w:p w14:paraId="527ABA76" w14:textId="77777777" w:rsidR="00857E73" w:rsidRPr="00755379" w:rsidRDefault="00857E73" w:rsidP="00857E73">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lastRenderedPageBreak/>
        <w:t>2.4. Characterization methods</w:t>
      </w:r>
    </w:p>
    <w:p w14:paraId="49502964" w14:textId="2333B580" w:rsidR="00857E73" w:rsidRPr="00755379" w:rsidRDefault="00857E73" w:rsidP="00857E73">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The relative density was calculated based on the Archimedes principle (Sartorius Quintix224-1CEU balance with YDK03 option). For the calculation, a theoretical density of 7.55 g</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cm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was used. </w:t>
      </w:r>
      <w:commentRangeStart w:id="9"/>
      <w:r w:rsidRPr="00755379">
        <w:rPr>
          <w:rFonts w:ascii="Times New Roman" w:hAnsi="Times New Roman" w:cs="Times New Roman"/>
          <w:sz w:val="24"/>
          <w:szCs w:val="24"/>
          <w:lang w:val="en-US"/>
        </w:rPr>
        <w:t xml:space="preserve">Scanning electron microscopy (SEM) with a FEG-SEM JEOL JSM-7600 device (JEOL, Japan) and a Zeiss Merlin Field Emission Scanning Electron Microscope FEG-SEM (Carl Zeiss </w:t>
      </w:r>
      <w:r w:rsidR="00C87C24" w:rsidRPr="00C87C24">
        <w:rPr>
          <w:rFonts w:ascii="Times New Roman" w:hAnsi="Times New Roman" w:cs="Times New Roman"/>
          <w:sz w:val="24"/>
          <w:szCs w:val="24"/>
          <w:lang w:val="en-US"/>
        </w:rPr>
        <w:t>Microscopy GmbH) were</w:t>
      </w:r>
      <w:r w:rsidR="00C87C24">
        <w:rPr>
          <w:rFonts w:ascii="Times New Roman" w:hAnsi="Times New Roman" w:cs="Times New Roman"/>
          <w:sz w:val="24"/>
          <w:szCs w:val="24"/>
          <w:lang w:val="en-US"/>
        </w:rPr>
        <w:t xml:space="preserve"> </w:t>
      </w:r>
      <w:r w:rsidR="00C87C24" w:rsidRPr="00C87C24">
        <w:rPr>
          <w:rFonts w:ascii="Times New Roman" w:hAnsi="Times New Roman" w:cs="Times New Roman"/>
          <w:sz w:val="24"/>
          <w:szCs w:val="24"/>
          <w:lang w:val="en-US"/>
        </w:rPr>
        <w:t xml:space="preserve">used to characterize the microstructure depending on the processing conditions. </w:t>
      </w:r>
      <w:commentRangeEnd w:id="9"/>
      <w:r w:rsidR="00D62D6A">
        <w:rPr>
          <w:rStyle w:val="CommentReference"/>
          <w:lang w:val="tr-TR"/>
        </w:rPr>
        <w:commentReference w:id="9"/>
      </w:r>
      <w:r w:rsidR="00C87C24" w:rsidRPr="00C87C24">
        <w:rPr>
          <w:rFonts w:ascii="Times New Roman" w:hAnsi="Times New Roman" w:cs="Times New Roman"/>
          <w:sz w:val="24"/>
          <w:szCs w:val="24"/>
          <w:lang w:val="en-US"/>
        </w:rPr>
        <w:t>Before microstructure characterization, all samples were broken into two halves. For investigation of microstructure on larger scale</w:t>
      </w:r>
      <w:r w:rsidR="00C87C24">
        <w:rPr>
          <w:rFonts w:ascii="Times New Roman" w:hAnsi="Times New Roman" w:cs="Times New Roman"/>
          <w:sz w:val="24"/>
          <w:szCs w:val="24"/>
          <w:lang w:val="en-US"/>
        </w:rPr>
        <w:t xml:space="preserve"> </w:t>
      </w:r>
      <w:r w:rsidR="00C87C24" w:rsidRPr="00C87C24">
        <w:rPr>
          <w:rFonts w:ascii="Times New Roman" w:hAnsi="Times New Roman" w:cs="Times New Roman"/>
          <w:sz w:val="24"/>
          <w:szCs w:val="24"/>
          <w:lang w:val="en-US"/>
        </w:rPr>
        <w:t xml:space="preserve">regarding the grain size, grain morphology and the distribution of Nd-rich phase, one half was embedded in epoxy resin, ground with silicon carbide emery paper and then polished with water-free diamond suspensions down to 0.25 µm. </w:t>
      </w:r>
      <w:commentRangeStart w:id="10"/>
      <w:r w:rsidRPr="00C87C24">
        <w:rPr>
          <w:rFonts w:ascii="Times New Roman" w:hAnsi="Times New Roman" w:cs="Times New Roman"/>
          <w:color w:val="00B050"/>
          <w:sz w:val="24"/>
          <w:szCs w:val="24"/>
          <w:lang w:val="en-US"/>
        </w:rPr>
        <w:t>The</w:t>
      </w:r>
      <w:commentRangeEnd w:id="10"/>
      <w:r w:rsidR="00C87C24">
        <w:rPr>
          <w:rStyle w:val="CommentReference"/>
          <w:lang w:val="tr-TR"/>
        </w:rPr>
        <w:commentReference w:id="10"/>
      </w:r>
      <w:r w:rsidRPr="00C87C24">
        <w:rPr>
          <w:rFonts w:ascii="Times New Roman" w:hAnsi="Times New Roman" w:cs="Times New Roman"/>
          <w:color w:val="00B050"/>
          <w:sz w:val="24"/>
          <w:szCs w:val="24"/>
          <w:lang w:val="en-US"/>
        </w:rPr>
        <w:t xml:space="preserve"> fractured surface of the other half was used for characterization of the primary nanocrystalline grains. </w:t>
      </w:r>
      <w:r w:rsidR="00C87C24" w:rsidRPr="00C87C24">
        <w:rPr>
          <w:rFonts w:ascii="Times New Roman" w:hAnsi="Times New Roman" w:cs="Times New Roman"/>
          <w:color w:val="00B050"/>
          <w:sz w:val="24"/>
          <w:szCs w:val="24"/>
          <w:lang w:val="en-US"/>
        </w:rPr>
        <w:t xml:space="preserve">In the case of doing </w:t>
      </w:r>
      <w:r w:rsidRPr="00C87C24">
        <w:rPr>
          <w:rFonts w:ascii="Times New Roman" w:hAnsi="Times New Roman" w:cs="Times New Roman"/>
          <w:color w:val="00B050"/>
          <w:sz w:val="24"/>
          <w:szCs w:val="24"/>
          <w:lang w:val="en-US"/>
        </w:rPr>
        <w:t xml:space="preserve">SPT </w:t>
      </w:r>
      <w:r w:rsidR="00C87C24" w:rsidRPr="00C87C24">
        <w:rPr>
          <w:rFonts w:ascii="Times New Roman" w:hAnsi="Times New Roman" w:cs="Times New Roman"/>
          <w:color w:val="00B050"/>
          <w:sz w:val="24"/>
          <w:szCs w:val="24"/>
          <w:lang w:val="en-US"/>
        </w:rPr>
        <w:t xml:space="preserve">with </w:t>
      </w:r>
      <w:r w:rsidRPr="00C87C24">
        <w:rPr>
          <w:rFonts w:ascii="Times New Roman" w:hAnsi="Times New Roman" w:cs="Times New Roman"/>
          <w:color w:val="00B050"/>
          <w:sz w:val="24"/>
          <w:szCs w:val="24"/>
          <w:lang w:val="en-US"/>
        </w:rPr>
        <w:t>semi-dense MQU-F samples, half of the deformed sample</w:t>
      </w:r>
      <w:r w:rsidR="00C87C24" w:rsidRPr="00C87C24">
        <w:rPr>
          <w:rFonts w:ascii="Times New Roman" w:hAnsi="Times New Roman" w:cs="Times New Roman"/>
          <w:color w:val="00B050"/>
          <w:sz w:val="24"/>
          <w:szCs w:val="24"/>
          <w:lang w:val="en-US"/>
        </w:rPr>
        <w:t>s</w:t>
      </w:r>
      <w:r w:rsidRPr="00C87C24">
        <w:rPr>
          <w:rFonts w:ascii="Times New Roman" w:hAnsi="Times New Roman" w:cs="Times New Roman"/>
          <w:color w:val="00B050"/>
          <w:sz w:val="24"/>
          <w:szCs w:val="24"/>
          <w:lang w:val="en-US"/>
        </w:rPr>
        <w:t xml:space="preserve"> was reserved for magnetic characterization</w:t>
      </w:r>
      <w:r w:rsidR="00C87C24" w:rsidRPr="00C87C24">
        <w:rPr>
          <w:rFonts w:ascii="Times New Roman" w:hAnsi="Times New Roman" w:cs="Times New Roman"/>
          <w:color w:val="00B050"/>
          <w:sz w:val="24"/>
          <w:szCs w:val="24"/>
          <w:lang w:val="en-US"/>
        </w:rPr>
        <w:t xml:space="preserve">, which was done using </w:t>
      </w:r>
      <w:r w:rsidRPr="00C87C24">
        <w:rPr>
          <w:rFonts w:ascii="Times New Roman" w:hAnsi="Times New Roman" w:cs="Times New Roman"/>
          <w:color w:val="00B050"/>
          <w:sz w:val="24"/>
          <w:szCs w:val="24"/>
          <w:lang w:val="en-US"/>
        </w:rPr>
        <w:t xml:space="preserve">a </w:t>
      </w:r>
      <w:proofErr w:type="spellStart"/>
      <w:r w:rsidRPr="00C87C24">
        <w:rPr>
          <w:rFonts w:ascii="Times New Roman" w:hAnsi="Times New Roman" w:cs="Times New Roman"/>
          <w:color w:val="00B050"/>
          <w:sz w:val="24"/>
          <w:szCs w:val="24"/>
          <w:lang w:val="en-US"/>
        </w:rPr>
        <w:t>Permagraph</w:t>
      </w:r>
      <w:proofErr w:type="spellEnd"/>
      <w:r w:rsidRPr="00C87C24">
        <w:rPr>
          <w:rFonts w:ascii="Times New Roman" w:hAnsi="Times New Roman" w:cs="Times New Roman"/>
          <w:color w:val="00B050"/>
          <w:sz w:val="24"/>
          <w:szCs w:val="24"/>
          <w:lang w:val="en-US"/>
        </w:rPr>
        <w:t xml:space="preserve"> C-300 system (MAGNET-PHYSIK Dr. </w:t>
      </w:r>
      <w:proofErr w:type="spellStart"/>
      <w:r w:rsidRPr="00C87C24">
        <w:rPr>
          <w:rFonts w:ascii="Times New Roman" w:hAnsi="Times New Roman" w:cs="Times New Roman"/>
          <w:color w:val="00B050"/>
          <w:sz w:val="24"/>
          <w:szCs w:val="24"/>
          <w:lang w:val="en-US"/>
        </w:rPr>
        <w:t>Steingroever</w:t>
      </w:r>
      <w:proofErr w:type="spellEnd"/>
      <w:r w:rsidRPr="00C87C24">
        <w:rPr>
          <w:rFonts w:ascii="Times New Roman" w:hAnsi="Times New Roman" w:cs="Times New Roman"/>
          <w:color w:val="00B050"/>
          <w:sz w:val="24"/>
          <w:szCs w:val="24"/>
          <w:lang w:val="en-US"/>
        </w:rPr>
        <w:t xml:space="preserve"> GmbH, Köln, Germany). </w:t>
      </w:r>
      <w:r w:rsidR="00C87C24" w:rsidRPr="00C87C24">
        <w:rPr>
          <w:rFonts w:ascii="Times New Roman" w:hAnsi="Times New Roman" w:cs="Times New Roman"/>
          <w:color w:val="00B050"/>
          <w:sz w:val="24"/>
          <w:szCs w:val="24"/>
          <w:lang w:val="en-US"/>
        </w:rPr>
        <w:t>In the case of doing SPT with dense MQU-F samples, rectangular specimens (1x1x2 mm</w:t>
      </w:r>
      <w:r w:rsidR="00C87C24" w:rsidRPr="00C87C24">
        <w:rPr>
          <w:rFonts w:ascii="Times New Roman" w:hAnsi="Times New Roman" w:cs="Times New Roman"/>
          <w:color w:val="00B050"/>
          <w:sz w:val="24"/>
          <w:szCs w:val="24"/>
          <w:vertAlign w:val="superscript"/>
          <w:lang w:val="en-US"/>
        </w:rPr>
        <w:t>3</w:t>
      </w:r>
      <w:r w:rsidR="00C87C24" w:rsidRPr="00C87C24">
        <w:rPr>
          <w:rFonts w:ascii="Times New Roman" w:hAnsi="Times New Roman" w:cs="Times New Roman"/>
          <w:color w:val="00B050"/>
          <w:sz w:val="24"/>
          <w:szCs w:val="24"/>
          <w:lang w:val="en-US"/>
        </w:rPr>
        <w:t>) were cut from the sample for magnetic characterization.</w:t>
      </w:r>
      <w:r w:rsidR="00C87C24" w:rsidRPr="00C87C24">
        <w:rPr>
          <w:color w:val="00B050"/>
        </w:rPr>
        <w:t xml:space="preserve"> </w:t>
      </w:r>
      <w:r w:rsidR="00C87C24" w:rsidRPr="00C87C24">
        <w:rPr>
          <w:rFonts w:ascii="Times New Roman" w:hAnsi="Times New Roman" w:cs="Times New Roman"/>
          <w:color w:val="00B050"/>
          <w:sz w:val="24"/>
          <w:szCs w:val="24"/>
          <w:lang w:val="en-US"/>
        </w:rPr>
        <w:t xml:space="preserve">Two specimens were cut form each sample: one from the center and one from the edge. The </w:t>
      </w:r>
      <w:proofErr w:type="spellStart"/>
      <w:r w:rsidR="00C87C24" w:rsidRPr="00C87C24">
        <w:rPr>
          <w:rFonts w:ascii="Times New Roman" w:hAnsi="Times New Roman" w:cs="Times New Roman"/>
          <w:color w:val="00B050"/>
          <w:sz w:val="24"/>
          <w:szCs w:val="24"/>
          <w:lang w:val="en-US"/>
        </w:rPr>
        <w:t>magnetisation</w:t>
      </w:r>
      <w:proofErr w:type="spellEnd"/>
      <w:r w:rsidR="00C87C24" w:rsidRPr="00C87C24">
        <w:rPr>
          <w:rFonts w:ascii="Times New Roman" w:hAnsi="Times New Roman" w:cs="Times New Roman"/>
          <w:color w:val="00B050"/>
          <w:sz w:val="24"/>
          <w:szCs w:val="24"/>
          <w:lang w:val="en-US"/>
        </w:rPr>
        <w:t xml:space="preserve"> of the samples was measured at room temperature using a VSM- PPMS 14 system (Quantum </w:t>
      </w:r>
      <w:r w:rsidR="009032D3" w:rsidRPr="00C87C24">
        <w:rPr>
          <w:rFonts w:ascii="Times New Roman" w:hAnsi="Times New Roman" w:cs="Times New Roman"/>
          <w:color w:val="00B050"/>
          <w:sz w:val="24"/>
          <w:szCs w:val="24"/>
          <w:lang w:val="en-US"/>
        </w:rPr>
        <w:t>Design</w:t>
      </w:r>
      <w:r w:rsidR="00C87C24" w:rsidRPr="00C87C24">
        <w:rPr>
          <w:rFonts w:ascii="Times New Roman" w:hAnsi="Times New Roman" w:cs="Times New Roman"/>
          <w:color w:val="00B050"/>
          <w:sz w:val="24"/>
          <w:szCs w:val="24"/>
          <w:lang w:val="en-US"/>
        </w:rPr>
        <w:t xml:space="preserve">). The obtained isothermal </w:t>
      </w:r>
      <w:proofErr w:type="spellStart"/>
      <w:r w:rsidR="00C87C24" w:rsidRPr="00C87C24">
        <w:rPr>
          <w:rFonts w:ascii="Times New Roman" w:hAnsi="Times New Roman" w:cs="Times New Roman"/>
          <w:color w:val="00B050"/>
          <w:sz w:val="24"/>
          <w:szCs w:val="24"/>
          <w:lang w:val="en-US"/>
        </w:rPr>
        <w:t>magnetisation</w:t>
      </w:r>
      <w:proofErr w:type="spellEnd"/>
      <w:r w:rsidR="00C87C24" w:rsidRPr="00C87C24">
        <w:rPr>
          <w:rFonts w:ascii="Times New Roman" w:hAnsi="Times New Roman" w:cs="Times New Roman"/>
          <w:color w:val="00B050"/>
          <w:sz w:val="24"/>
          <w:szCs w:val="24"/>
          <w:lang w:val="en-US"/>
        </w:rPr>
        <w:t xml:space="preserve"> data were then recalculated with respect to the shape induced </w:t>
      </w:r>
      <w:proofErr w:type="spellStart"/>
      <w:r w:rsidR="00C87C24" w:rsidRPr="00C87C24">
        <w:rPr>
          <w:rFonts w:ascii="Times New Roman" w:hAnsi="Times New Roman" w:cs="Times New Roman"/>
          <w:color w:val="00B050"/>
          <w:sz w:val="24"/>
          <w:szCs w:val="24"/>
          <w:lang w:val="en-US"/>
        </w:rPr>
        <w:t>demagnetisation</w:t>
      </w:r>
      <w:proofErr w:type="spellEnd"/>
      <w:r w:rsidR="00C87C24" w:rsidRPr="00C87C24">
        <w:rPr>
          <w:rFonts w:ascii="Times New Roman" w:hAnsi="Times New Roman" w:cs="Times New Roman"/>
          <w:color w:val="00B050"/>
          <w:sz w:val="24"/>
          <w:szCs w:val="24"/>
          <w:lang w:val="en-US"/>
        </w:rPr>
        <w:t xml:space="preserve"> factor.</w:t>
      </w:r>
    </w:p>
    <w:p w14:paraId="270F72C8" w14:textId="42564327" w:rsidR="00143579" w:rsidRDefault="00143579" w:rsidP="002C7BA2">
      <w:pPr>
        <w:spacing w:after="0" w:line="360" w:lineRule="auto"/>
        <w:jc w:val="both"/>
        <w:rPr>
          <w:rFonts w:ascii="Times New Roman" w:hAnsi="Times New Roman" w:cs="Times New Roman"/>
          <w:sz w:val="24"/>
          <w:szCs w:val="24"/>
          <w:lang w:val="en-US"/>
        </w:rPr>
      </w:pPr>
    </w:p>
    <w:p w14:paraId="057CF64A" w14:textId="77777777" w:rsidR="00FD1EC1" w:rsidRPr="00755379" w:rsidRDefault="00FD1EC1" w:rsidP="00FD1EC1">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3. Results</w:t>
      </w:r>
    </w:p>
    <w:p w14:paraId="260127D6" w14:textId="02042A18" w:rsidR="00FD1EC1" w:rsidRPr="001E7CA2" w:rsidRDefault="00FD1EC1" w:rsidP="00FD1EC1">
      <w:pPr>
        <w:spacing w:after="0" w:line="360" w:lineRule="auto"/>
        <w:jc w:val="both"/>
        <w:rPr>
          <w:rFonts w:ascii="Times New Roman" w:hAnsi="Times New Roman" w:cs="Times New Roman"/>
          <w:sz w:val="24"/>
          <w:szCs w:val="24"/>
          <w:lang w:val="en-US"/>
        </w:rPr>
      </w:pPr>
      <w:r w:rsidRPr="001E7CA2">
        <w:rPr>
          <w:rFonts w:ascii="Times New Roman" w:hAnsi="Times New Roman" w:cs="Times New Roman"/>
          <w:b/>
          <w:bCs/>
          <w:sz w:val="24"/>
          <w:szCs w:val="24"/>
          <w:lang w:val="en-US"/>
        </w:rPr>
        <w:t xml:space="preserve">Table 3 </w:t>
      </w:r>
      <w:r w:rsidRPr="001E7CA2">
        <w:rPr>
          <w:rFonts w:ascii="Times New Roman" w:hAnsi="Times New Roman" w:cs="Times New Roman"/>
          <w:sz w:val="24"/>
          <w:szCs w:val="24"/>
          <w:lang w:val="en-US"/>
        </w:rPr>
        <w:t>summarizes the magnetic properties remanence B</w:t>
      </w:r>
      <w:r w:rsidRPr="001E7CA2">
        <w:rPr>
          <w:rFonts w:ascii="Times New Roman" w:hAnsi="Times New Roman" w:cs="Times New Roman"/>
          <w:sz w:val="24"/>
          <w:szCs w:val="24"/>
          <w:vertAlign w:val="subscript"/>
          <w:lang w:val="en-US"/>
        </w:rPr>
        <w:t>r</w:t>
      </w:r>
      <w:r w:rsidR="001E7CA2">
        <w:rPr>
          <w:rFonts w:ascii="Times New Roman" w:hAnsi="Times New Roman" w:cs="Times New Roman"/>
          <w:sz w:val="24"/>
          <w:szCs w:val="24"/>
          <w:lang w:val="en-US"/>
        </w:rPr>
        <w:t>,</w:t>
      </w:r>
      <w:r w:rsidRPr="001E7CA2">
        <w:rPr>
          <w:rFonts w:ascii="Times New Roman" w:hAnsi="Times New Roman" w:cs="Times New Roman"/>
          <w:sz w:val="24"/>
          <w:szCs w:val="24"/>
          <w:lang w:val="en-US"/>
        </w:rPr>
        <w:t xml:space="preserve"> </w:t>
      </w:r>
      <w:r w:rsidR="001E7CA2" w:rsidRPr="001E7CA2">
        <w:rPr>
          <w:rFonts w:ascii="Times New Roman" w:hAnsi="Times New Roman" w:cs="Times New Roman"/>
          <w:sz w:val="24"/>
          <w:szCs w:val="24"/>
          <w:lang w:val="en-US"/>
        </w:rPr>
        <w:t xml:space="preserve">coercivity </w:t>
      </w:r>
      <w:proofErr w:type="spellStart"/>
      <w:r w:rsidR="001E7CA2" w:rsidRPr="001E7CA2">
        <w:rPr>
          <w:rFonts w:ascii="Times New Roman" w:hAnsi="Times New Roman" w:cs="Times New Roman"/>
          <w:sz w:val="24"/>
          <w:szCs w:val="24"/>
          <w:lang w:val="en-US"/>
        </w:rPr>
        <w:t>H</w:t>
      </w:r>
      <w:r w:rsidR="001E7CA2">
        <w:rPr>
          <w:rFonts w:ascii="Times New Roman" w:hAnsi="Times New Roman" w:cs="Times New Roman"/>
          <w:sz w:val="24"/>
          <w:szCs w:val="24"/>
          <w:vertAlign w:val="subscript"/>
          <w:lang w:val="en-US"/>
        </w:rPr>
        <w:t>cj</w:t>
      </w:r>
      <w:proofErr w:type="spellEnd"/>
      <w:r w:rsidR="001E7CA2" w:rsidRPr="001E7CA2">
        <w:rPr>
          <w:rFonts w:ascii="Times New Roman" w:hAnsi="Times New Roman" w:cs="Times New Roman"/>
          <w:sz w:val="24"/>
          <w:szCs w:val="24"/>
          <w:lang w:val="en-US"/>
        </w:rPr>
        <w:t xml:space="preserve">, </w:t>
      </w:r>
      <w:r w:rsidRPr="001E7CA2">
        <w:rPr>
          <w:rFonts w:ascii="Times New Roman" w:hAnsi="Times New Roman" w:cs="Times New Roman"/>
          <w:sz w:val="24"/>
          <w:szCs w:val="24"/>
          <w:lang w:val="en-US"/>
        </w:rPr>
        <w:t>and energy-product (BH)</w:t>
      </w:r>
      <w:r w:rsidRPr="001E7CA2">
        <w:rPr>
          <w:rFonts w:ascii="Times New Roman" w:hAnsi="Times New Roman" w:cs="Times New Roman"/>
          <w:sz w:val="24"/>
          <w:szCs w:val="24"/>
          <w:vertAlign w:val="subscript"/>
          <w:lang w:val="en-US"/>
        </w:rPr>
        <w:t>max</w:t>
      </w:r>
      <w:r w:rsidRPr="001E7CA2">
        <w:rPr>
          <w:rFonts w:ascii="Times New Roman" w:hAnsi="Times New Roman" w:cs="Times New Roman"/>
          <w:sz w:val="24"/>
          <w:szCs w:val="24"/>
          <w:lang w:val="en-US"/>
        </w:rPr>
        <w:t xml:space="preserve"> of Nd-Fe-B magnets processed by the different field assisted sintering technologies</w:t>
      </w:r>
      <w:r w:rsidR="00FD19B1" w:rsidRPr="001E7CA2">
        <w:rPr>
          <w:rFonts w:ascii="Times New Roman" w:hAnsi="Times New Roman" w:cs="Times New Roman"/>
          <w:sz w:val="24"/>
          <w:szCs w:val="24"/>
          <w:lang w:val="en-US"/>
        </w:rPr>
        <w:t xml:space="preserve"> starting from melt-spun powders</w:t>
      </w:r>
      <w:r w:rsidRPr="001E7CA2">
        <w:rPr>
          <w:rFonts w:ascii="Times New Roman" w:hAnsi="Times New Roman" w:cs="Times New Roman"/>
          <w:sz w:val="24"/>
          <w:szCs w:val="24"/>
          <w:lang w:val="en-US"/>
        </w:rPr>
        <w:t>. For benchmark, results from our former study [</w:t>
      </w:r>
      <w:r w:rsidRPr="001E7CA2">
        <w:rPr>
          <w:rFonts w:ascii="Times New Roman" w:hAnsi="Times New Roman" w:cs="Times New Roman"/>
          <w:b/>
          <w:bCs/>
          <w:color w:val="0000FF"/>
          <w:sz w:val="24"/>
          <w:szCs w:val="24"/>
          <w:lang w:val="en-US"/>
        </w:rPr>
        <w:t>Mishra 2023</w:t>
      </w:r>
      <w:r w:rsidRPr="001E7CA2">
        <w:rPr>
          <w:rFonts w:ascii="Times New Roman" w:hAnsi="Times New Roman" w:cs="Times New Roman"/>
          <w:sz w:val="24"/>
          <w:szCs w:val="24"/>
          <w:lang w:val="en-US"/>
        </w:rPr>
        <w:t>] and related results from literature were included. It is to be noted that, in the latter case, MQU-F was not consistently the starting powder. Nevertheless, trends of how field assisted sintering parameters influence final microstructure and magnetic properties are obvious, enabling reliable conclusions about how to further optimize these technologies in future. As reference, magnetic properties of an MQU-F based die-</w:t>
      </w:r>
      <w:proofErr w:type="spellStart"/>
      <w:r w:rsidRPr="001E7CA2">
        <w:rPr>
          <w:rFonts w:ascii="Times New Roman" w:hAnsi="Times New Roman" w:cs="Times New Roman"/>
          <w:sz w:val="24"/>
          <w:szCs w:val="24"/>
          <w:lang w:val="en-US"/>
        </w:rPr>
        <w:t>upsetted</w:t>
      </w:r>
      <w:proofErr w:type="spellEnd"/>
      <w:r w:rsidRPr="001E7CA2">
        <w:rPr>
          <w:rFonts w:ascii="Times New Roman" w:hAnsi="Times New Roman" w:cs="Times New Roman"/>
          <w:sz w:val="24"/>
          <w:szCs w:val="24"/>
          <w:lang w:val="en-US"/>
        </w:rPr>
        <w:t xml:space="preserve"> magnet from a commercial water pump from the company WILO is considered as well. For exceeding the current industrial standard of anisotropic Nd-Fe-B magnets made by WILO, magnets should combine a coercivity higher than 1300 kA</w:t>
      </w:r>
      <w:r w:rsidRPr="001E7CA2">
        <w:rPr>
          <w:rFonts w:ascii="Times New Roman" w:hAnsi="Times New Roman" w:cs="Times New Roman"/>
          <w:sz w:val="24"/>
          <w:szCs w:val="24"/>
          <w:lang w:val="en-US"/>
        </w:rPr>
        <w:sym w:font="Symbol" w:char="F0D7"/>
      </w:r>
      <w:r w:rsidRPr="001E7CA2">
        <w:rPr>
          <w:rFonts w:ascii="Times New Roman" w:hAnsi="Times New Roman" w:cs="Times New Roman"/>
          <w:sz w:val="24"/>
          <w:szCs w:val="24"/>
          <w:lang w:val="en-US"/>
        </w:rPr>
        <w:t>m</w:t>
      </w:r>
      <w:r w:rsidRPr="001E7CA2">
        <w:rPr>
          <w:rFonts w:ascii="Times New Roman" w:hAnsi="Times New Roman" w:cs="Times New Roman"/>
          <w:sz w:val="24"/>
          <w:szCs w:val="24"/>
          <w:vertAlign w:val="superscript"/>
          <w:lang w:val="en-US"/>
        </w:rPr>
        <w:t>-1</w:t>
      </w:r>
      <w:r w:rsidRPr="001E7CA2">
        <w:rPr>
          <w:rFonts w:ascii="Times New Roman" w:hAnsi="Times New Roman" w:cs="Times New Roman"/>
          <w:sz w:val="24"/>
          <w:szCs w:val="24"/>
          <w:lang w:val="en-US"/>
        </w:rPr>
        <w:t xml:space="preserve"> and a remanence higher than 1.3 T. </w:t>
      </w:r>
    </w:p>
    <w:p w14:paraId="0AE58160" w14:textId="24734363" w:rsidR="00FD1EC1" w:rsidRPr="00755379" w:rsidRDefault="00FD1EC1" w:rsidP="00FD1EC1">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lastRenderedPageBreak/>
        <w:t xml:space="preserve">Table </w:t>
      </w:r>
      <w:r>
        <w:rPr>
          <w:rFonts w:ascii="Times New Roman" w:hAnsi="Times New Roman" w:cs="Times New Roman"/>
          <w:b/>
          <w:bCs/>
          <w:i/>
          <w:iCs/>
          <w:sz w:val="24"/>
          <w:szCs w:val="24"/>
          <w:lang w:val="en-US"/>
        </w:rPr>
        <w:t>3</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Height reduction, coercivity </w:t>
      </w:r>
      <w:proofErr w:type="spellStart"/>
      <w:r w:rsidRPr="00755379">
        <w:rPr>
          <w:rFonts w:ascii="Times New Roman" w:hAnsi="Times New Roman" w:cs="Times New Roman"/>
          <w:i/>
          <w:iCs/>
          <w:sz w:val="24"/>
          <w:szCs w:val="24"/>
          <w:lang w:val="en-US"/>
        </w:rPr>
        <w:t>H</w:t>
      </w:r>
      <w:r w:rsidR="001E7CA2">
        <w:rPr>
          <w:rFonts w:ascii="Times New Roman" w:hAnsi="Times New Roman" w:cs="Times New Roman"/>
          <w:i/>
          <w:iCs/>
          <w:sz w:val="24"/>
          <w:szCs w:val="24"/>
          <w:vertAlign w:val="subscript"/>
          <w:lang w:val="en-US"/>
        </w:rPr>
        <w:t>cj</w:t>
      </w:r>
      <w:proofErr w:type="spellEnd"/>
      <w:r w:rsidRPr="00755379">
        <w:rPr>
          <w:rFonts w:ascii="Times New Roman" w:hAnsi="Times New Roman" w:cs="Times New Roman"/>
          <w:i/>
          <w:iCs/>
          <w:sz w:val="24"/>
          <w:szCs w:val="24"/>
          <w:lang w:val="en-US"/>
        </w:rPr>
        <w:t>, remanence B</w:t>
      </w:r>
      <w:r w:rsidRPr="00755379">
        <w:rPr>
          <w:rFonts w:ascii="Times New Roman" w:hAnsi="Times New Roman" w:cs="Times New Roman"/>
          <w:i/>
          <w:iCs/>
          <w:sz w:val="24"/>
          <w:szCs w:val="24"/>
          <w:vertAlign w:val="subscript"/>
          <w:lang w:val="en-US"/>
        </w:rPr>
        <w:t>r</w:t>
      </w:r>
      <w:r w:rsidRPr="00755379">
        <w:rPr>
          <w:rFonts w:ascii="Times New Roman" w:hAnsi="Times New Roman" w:cs="Times New Roman"/>
          <w:i/>
          <w:iCs/>
          <w:sz w:val="24"/>
          <w:szCs w:val="24"/>
          <w:lang w:val="en-US"/>
        </w:rPr>
        <w:t xml:space="preserve"> and energy product (BH)</w:t>
      </w:r>
      <w:r w:rsidRPr="00755379">
        <w:rPr>
          <w:rFonts w:ascii="Times New Roman" w:hAnsi="Times New Roman" w:cs="Times New Roman"/>
          <w:i/>
          <w:iCs/>
          <w:sz w:val="24"/>
          <w:szCs w:val="24"/>
          <w:vertAlign w:val="subscript"/>
          <w:lang w:val="en-US"/>
        </w:rPr>
        <w:t>max</w:t>
      </w:r>
      <w:r w:rsidRPr="00755379">
        <w:rPr>
          <w:rFonts w:ascii="Times New Roman" w:hAnsi="Times New Roman" w:cs="Times New Roman"/>
          <w:i/>
          <w:iCs/>
          <w:sz w:val="24"/>
          <w:szCs w:val="24"/>
          <w:lang w:val="en-US"/>
        </w:rPr>
        <w:t xml:space="preserve"> of Nd-Fe-B magnets processed by different field assisted sintering technologies. Results of this work are benchmarked with related results from literature. As reference, properties of MQU-F powder and a commercial magnet from WILO, Germany are shown (</w:t>
      </w:r>
      <w:proofErr w:type="spellStart"/>
      <w:r w:rsidRPr="00755379">
        <w:rPr>
          <w:rFonts w:ascii="Times New Roman" w:hAnsi="Times New Roman" w:cs="Times New Roman"/>
          <w:i/>
          <w:iCs/>
          <w:sz w:val="24"/>
          <w:szCs w:val="24"/>
          <w:lang w:val="en-US"/>
        </w:rPr>
        <w:t>n.a.</w:t>
      </w:r>
      <w:proofErr w:type="spellEnd"/>
      <w:r w:rsidRPr="00755379">
        <w:rPr>
          <w:rFonts w:ascii="Times New Roman" w:hAnsi="Times New Roman" w:cs="Times New Roman"/>
          <w:i/>
          <w:iCs/>
          <w:sz w:val="24"/>
          <w:szCs w:val="24"/>
          <w:lang w:val="en-US"/>
        </w:rPr>
        <w:t xml:space="preserve"> = not available, HD = hot deformation).</w:t>
      </w:r>
    </w:p>
    <w:tbl>
      <w:tblPr>
        <w:tblStyle w:val="TableGrid"/>
        <w:tblW w:w="10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985"/>
        <w:gridCol w:w="2694"/>
        <w:gridCol w:w="1131"/>
        <w:gridCol w:w="1132"/>
        <w:gridCol w:w="1131"/>
        <w:gridCol w:w="1132"/>
        <w:gridCol w:w="1132"/>
      </w:tblGrid>
      <w:tr w:rsidR="00FD1EC1" w:rsidRPr="00392069" w14:paraId="0234EE8C" w14:textId="77777777" w:rsidTr="00755379">
        <w:tc>
          <w:tcPr>
            <w:tcW w:w="567" w:type="dxa"/>
            <w:tcBorders>
              <w:top w:val="single" w:sz="4" w:space="0" w:color="auto"/>
              <w:bottom w:val="single" w:sz="4" w:space="0" w:color="auto"/>
            </w:tcBorders>
          </w:tcPr>
          <w:p w14:paraId="21A1076F" w14:textId="77777777" w:rsidR="00FD1EC1" w:rsidRPr="00755379" w:rsidRDefault="00FD1EC1" w:rsidP="00755379">
            <w:pPr>
              <w:spacing w:line="360" w:lineRule="auto"/>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No.</w:t>
            </w:r>
          </w:p>
        </w:tc>
        <w:tc>
          <w:tcPr>
            <w:tcW w:w="1985" w:type="dxa"/>
            <w:tcBorders>
              <w:top w:val="single" w:sz="4" w:space="0" w:color="auto"/>
              <w:bottom w:val="single" w:sz="4" w:space="0" w:color="auto"/>
            </w:tcBorders>
          </w:tcPr>
          <w:p w14:paraId="39A6F2B5" w14:textId="77777777" w:rsidR="00FD1EC1" w:rsidRPr="00755379" w:rsidRDefault="00FD1EC1" w:rsidP="00755379">
            <w:pPr>
              <w:spacing w:line="360" w:lineRule="auto"/>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Reference</w:t>
            </w:r>
          </w:p>
        </w:tc>
        <w:tc>
          <w:tcPr>
            <w:tcW w:w="2694" w:type="dxa"/>
            <w:tcBorders>
              <w:top w:val="single" w:sz="4" w:space="0" w:color="auto"/>
              <w:bottom w:val="single" w:sz="4" w:space="0" w:color="auto"/>
            </w:tcBorders>
          </w:tcPr>
          <w:p w14:paraId="54B9EB3C"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Manufacturing route</w:t>
            </w:r>
          </w:p>
        </w:tc>
        <w:tc>
          <w:tcPr>
            <w:tcW w:w="1131" w:type="dxa"/>
            <w:tcBorders>
              <w:top w:val="single" w:sz="4" w:space="0" w:color="auto"/>
              <w:bottom w:val="single" w:sz="4" w:space="0" w:color="auto"/>
            </w:tcBorders>
          </w:tcPr>
          <w:p w14:paraId="7B8242B2" w14:textId="77777777" w:rsidR="00FD1EC1" w:rsidRPr="00755379" w:rsidRDefault="00FD1EC1" w:rsidP="00755379">
            <w:pPr>
              <w:spacing w:line="360" w:lineRule="auto"/>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Starting powder</w:t>
            </w:r>
          </w:p>
        </w:tc>
        <w:tc>
          <w:tcPr>
            <w:tcW w:w="1132" w:type="dxa"/>
            <w:tcBorders>
              <w:top w:val="single" w:sz="4" w:space="0" w:color="auto"/>
              <w:bottom w:val="single" w:sz="4" w:space="0" w:color="auto"/>
            </w:tcBorders>
          </w:tcPr>
          <w:p w14:paraId="4F45A811"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Height reduction [%]</w:t>
            </w:r>
          </w:p>
        </w:tc>
        <w:tc>
          <w:tcPr>
            <w:tcW w:w="1131" w:type="dxa"/>
            <w:tcBorders>
              <w:top w:val="single" w:sz="4" w:space="0" w:color="auto"/>
              <w:bottom w:val="single" w:sz="4" w:space="0" w:color="auto"/>
            </w:tcBorders>
          </w:tcPr>
          <w:p w14:paraId="3E4D6254" w14:textId="3643AF99" w:rsidR="00FD1EC1" w:rsidRPr="00755379" w:rsidRDefault="00FD1EC1" w:rsidP="00755379">
            <w:pPr>
              <w:jc w:val="center"/>
              <w:rPr>
                <w:rFonts w:ascii="Times New Roman" w:hAnsi="Times New Roman" w:cs="Times New Roman"/>
                <w:b/>
                <w:bCs/>
                <w:sz w:val="20"/>
                <w:szCs w:val="20"/>
                <w:lang w:val="en-US"/>
              </w:rPr>
            </w:pPr>
            <w:proofErr w:type="spellStart"/>
            <w:r w:rsidRPr="00755379">
              <w:rPr>
                <w:rFonts w:ascii="Times New Roman" w:hAnsi="Times New Roman" w:cs="Times New Roman"/>
                <w:b/>
                <w:bCs/>
                <w:sz w:val="20"/>
                <w:szCs w:val="20"/>
                <w:lang w:val="en-US"/>
              </w:rPr>
              <w:t>H</w:t>
            </w:r>
            <w:r w:rsidR="001E7CA2">
              <w:rPr>
                <w:rFonts w:ascii="Times New Roman" w:hAnsi="Times New Roman" w:cs="Times New Roman"/>
                <w:b/>
                <w:bCs/>
                <w:sz w:val="20"/>
                <w:szCs w:val="20"/>
                <w:vertAlign w:val="subscript"/>
                <w:lang w:val="en-US"/>
              </w:rPr>
              <w:t>cj</w:t>
            </w:r>
            <w:proofErr w:type="spellEnd"/>
          </w:p>
          <w:p w14:paraId="39C1F54D"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[kA</w:t>
            </w:r>
            <w:r w:rsidRPr="00755379">
              <w:rPr>
                <w:rFonts w:ascii="Times New Roman" w:hAnsi="Times New Roman" w:cs="Times New Roman"/>
                <w:b/>
                <w:bCs/>
                <w:sz w:val="20"/>
                <w:szCs w:val="20"/>
                <w:lang w:val="en-US"/>
              </w:rPr>
              <w:sym w:font="Symbol" w:char="F0D7"/>
            </w:r>
            <w:r w:rsidRPr="00755379">
              <w:rPr>
                <w:rFonts w:ascii="Times New Roman" w:hAnsi="Times New Roman" w:cs="Times New Roman"/>
                <w:b/>
                <w:bCs/>
                <w:sz w:val="20"/>
                <w:szCs w:val="20"/>
                <w:lang w:val="en-US"/>
              </w:rPr>
              <w:t>m</w:t>
            </w:r>
            <w:r w:rsidRPr="00755379">
              <w:rPr>
                <w:rFonts w:ascii="Times New Roman" w:hAnsi="Times New Roman" w:cs="Times New Roman"/>
                <w:b/>
                <w:bCs/>
                <w:sz w:val="20"/>
                <w:szCs w:val="20"/>
                <w:vertAlign w:val="superscript"/>
                <w:lang w:val="en-US"/>
              </w:rPr>
              <w:t>-1</w:t>
            </w:r>
            <w:r w:rsidRPr="00755379">
              <w:rPr>
                <w:rFonts w:ascii="Times New Roman" w:hAnsi="Times New Roman" w:cs="Times New Roman"/>
                <w:b/>
                <w:bCs/>
                <w:sz w:val="20"/>
                <w:szCs w:val="20"/>
                <w:lang w:val="en-US"/>
              </w:rPr>
              <w:t>]</w:t>
            </w:r>
          </w:p>
        </w:tc>
        <w:tc>
          <w:tcPr>
            <w:tcW w:w="1132" w:type="dxa"/>
            <w:tcBorders>
              <w:top w:val="single" w:sz="4" w:space="0" w:color="auto"/>
              <w:bottom w:val="single" w:sz="4" w:space="0" w:color="auto"/>
            </w:tcBorders>
          </w:tcPr>
          <w:p w14:paraId="60EC5B12" w14:textId="77777777" w:rsidR="00FD1EC1" w:rsidRPr="00755379" w:rsidRDefault="00FD1EC1" w:rsidP="00755379">
            <w:pPr>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B</w:t>
            </w:r>
            <w:r w:rsidRPr="00755379">
              <w:rPr>
                <w:rFonts w:ascii="Times New Roman" w:hAnsi="Times New Roman" w:cs="Times New Roman"/>
                <w:b/>
                <w:bCs/>
                <w:sz w:val="20"/>
                <w:szCs w:val="20"/>
                <w:vertAlign w:val="subscript"/>
                <w:lang w:val="en-US"/>
              </w:rPr>
              <w:t>r</w:t>
            </w:r>
          </w:p>
          <w:p w14:paraId="666EA20B"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[T]</w:t>
            </w:r>
          </w:p>
        </w:tc>
        <w:tc>
          <w:tcPr>
            <w:tcW w:w="1132" w:type="dxa"/>
            <w:tcBorders>
              <w:top w:val="single" w:sz="4" w:space="0" w:color="auto"/>
              <w:bottom w:val="single" w:sz="4" w:space="0" w:color="auto"/>
            </w:tcBorders>
          </w:tcPr>
          <w:p w14:paraId="3D4B7E67" w14:textId="77777777" w:rsidR="00FD1EC1" w:rsidRPr="00755379" w:rsidRDefault="00FD1EC1" w:rsidP="00755379">
            <w:pPr>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(BH)</w:t>
            </w:r>
            <w:r w:rsidRPr="00755379">
              <w:rPr>
                <w:rFonts w:ascii="Times New Roman" w:hAnsi="Times New Roman" w:cs="Times New Roman"/>
                <w:b/>
                <w:bCs/>
                <w:sz w:val="20"/>
                <w:szCs w:val="20"/>
                <w:vertAlign w:val="subscript"/>
                <w:lang w:val="en-US"/>
              </w:rPr>
              <w:t>max</w:t>
            </w:r>
          </w:p>
          <w:p w14:paraId="143CF94E"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[kJ</w:t>
            </w:r>
            <w:r w:rsidRPr="00755379">
              <w:rPr>
                <w:rFonts w:ascii="Times New Roman" w:hAnsi="Times New Roman" w:cs="Times New Roman"/>
                <w:b/>
                <w:bCs/>
                <w:sz w:val="20"/>
                <w:szCs w:val="20"/>
                <w:lang w:val="en-US"/>
              </w:rPr>
              <w:sym w:font="Symbol" w:char="F0D7"/>
            </w:r>
            <w:r w:rsidRPr="00755379">
              <w:rPr>
                <w:rFonts w:ascii="Times New Roman" w:hAnsi="Times New Roman" w:cs="Times New Roman"/>
                <w:b/>
                <w:bCs/>
                <w:sz w:val="20"/>
                <w:szCs w:val="20"/>
                <w:lang w:val="en-US"/>
              </w:rPr>
              <w:t>m</w:t>
            </w:r>
            <w:r w:rsidRPr="00755379">
              <w:rPr>
                <w:rFonts w:ascii="Times New Roman" w:hAnsi="Times New Roman" w:cs="Times New Roman"/>
                <w:b/>
                <w:bCs/>
                <w:sz w:val="20"/>
                <w:szCs w:val="20"/>
                <w:vertAlign w:val="superscript"/>
                <w:lang w:val="en-US"/>
              </w:rPr>
              <w:t>-3</w:t>
            </w:r>
            <w:r w:rsidRPr="00755379">
              <w:rPr>
                <w:rFonts w:ascii="Times New Roman" w:hAnsi="Times New Roman" w:cs="Times New Roman"/>
                <w:b/>
                <w:bCs/>
                <w:sz w:val="20"/>
                <w:szCs w:val="20"/>
                <w:lang w:val="en-US"/>
              </w:rPr>
              <w:t>]</w:t>
            </w:r>
          </w:p>
        </w:tc>
      </w:tr>
      <w:tr w:rsidR="00FD1EC1" w:rsidRPr="00392069" w14:paraId="1877C387" w14:textId="77777777" w:rsidTr="00755379">
        <w:tc>
          <w:tcPr>
            <w:tcW w:w="567" w:type="dxa"/>
            <w:tcBorders>
              <w:top w:val="single" w:sz="4" w:space="0" w:color="auto"/>
            </w:tcBorders>
          </w:tcPr>
          <w:p w14:paraId="43B00FBB"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w:t>
            </w:r>
          </w:p>
        </w:tc>
        <w:tc>
          <w:tcPr>
            <w:tcW w:w="1985" w:type="dxa"/>
            <w:tcBorders>
              <w:top w:val="single" w:sz="4" w:space="0" w:color="auto"/>
            </w:tcBorders>
          </w:tcPr>
          <w:p w14:paraId="54584C7B"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Commercial powder (</w:t>
            </w:r>
            <w:proofErr w:type="spellStart"/>
            <w:r w:rsidRPr="00755379">
              <w:rPr>
                <w:rFonts w:ascii="Times New Roman" w:hAnsi="Times New Roman" w:cs="Times New Roman"/>
                <w:sz w:val="20"/>
                <w:szCs w:val="20"/>
                <w:lang w:val="en-US"/>
              </w:rPr>
              <w:t>Magnequench</w:t>
            </w:r>
            <w:proofErr w:type="spellEnd"/>
            <w:r w:rsidRPr="00755379">
              <w:rPr>
                <w:rFonts w:ascii="Times New Roman" w:hAnsi="Times New Roman" w:cs="Times New Roman"/>
                <w:sz w:val="20"/>
                <w:szCs w:val="20"/>
                <w:lang w:val="en-US"/>
              </w:rPr>
              <w:t>)</w:t>
            </w:r>
          </w:p>
        </w:tc>
        <w:tc>
          <w:tcPr>
            <w:tcW w:w="2694" w:type="dxa"/>
            <w:tcBorders>
              <w:top w:val="single" w:sz="4" w:space="0" w:color="auto"/>
            </w:tcBorders>
          </w:tcPr>
          <w:p w14:paraId="5A7AE977"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Melt-spinning</w:t>
            </w:r>
          </w:p>
        </w:tc>
        <w:tc>
          <w:tcPr>
            <w:tcW w:w="1131" w:type="dxa"/>
            <w:tcBorders>
              <w:top w:val="single" w:sz="4" w:space="0" w:color="auto"/>
            </w:tcBorders>
          </w:tcPr>
          <w:p w14:paraId="385B71D1"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tcBorders>
          </w:tcPr>
          <w:p w14:paraId="272A34D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c>
          <w:tcPr>
            <w:tcW w:w="1131" w:type="dxa"/>
            <w:tcBorders>
              <w:top w:val="single" w:sz="4" w:space="0" w:color="auto"/>
            </w:tcBorders>
          </w:tcPr>
          <w:p w14:paraId="193B0F9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1693</w:t>
            </w:r>
          </w:p>
        </w:tc>
        <w:tc>
          <w:tcPr>
            <w:tcW w:w="1132" w:type="dxa"/>
            <w:tcBorders>
              <w:top w:val="single" w:sz="4" w:space="0" w:color="auto"/>
            </w:tcBorders>
          </w:tcPr>
          <w:p w14:paraId="09D2507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0.74</w:t>
            </w:r>
          </w:p>
        </w:tc>
        <w:tc>
          <w:tcPr>
            <w:tcW w:w="1132" w:type="dxa"/>
            <w:tcBorders>
              <w:top w:val="single" w:sz="4" w:space="0" w:color="auto"/>
            </w:tcBorders>
          </w:tcPr>
          <w:p w14:paraId="64652CE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91</w:t>
            </w:r>
          </w:p>
        </w:tc>
      </w:tr>
      <w:tr w:rsidR="00FD1EC1" w:rsidRPr="00392069" w14:paraId="7D5A2CF5" w14:textId="77777777" w:rsidTr="00755379">
        <w:tc>
          <w:tcPr>
            <w:tcW w:w="567" w:type="dxa"/>
          </w:tcPr>
          <w:p w14:paraId="4594DB5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2</w:t>
            </w:r>
          </w:p>
        </w:tc>
        <w:tc>
          <w:tcPr>
            <w:tcW w:w="1985" w:type="dxa"/>
            <w:shd w:val="clear" w:color="auto" w:fill="auto"/>
          </w:tcPr>
          <w:p w14:paraId="7AAECB5A"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Commercial magnet</w:t>
            </w:r>
          </w:p>
          <w:p w14:paraId="1EBC317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(WILO)</w:t>
            </w:r>
          </w:p>
        </w:tc>
        <w:tc>
          <w:tcPr>
            <w:tcW w:w="2694" w:type="dxa"/>
          </w:tcPr>
          <w:p w14:paraId="34C32A3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Hot pressing</w:t>
            </w:r>
          </w:p>
        </w:tc>
        <w:tc>
          <w:tcPr>
            <w:tcW w:w="1131" w:type="dxa"/>
          </w:tcPr>
          <w:p w14:paraId="3E36E3A8"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5AC88AE8"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Pr>
          <w:p w14:paraId="5A85CF2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1569</w:t>
            </w:r>
          </w:p>
        </w:tc>
        <w:tc>
          <w:tcPr>
            <w:tcW w:w="1132" w:type="dxa"/>
          </w:tcPr>
          <w:p w14:paraId="5A69FCF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0.83</w:t>
            </w:r>
          </w:p>
        </w:tc>
        <w:tc>
          <w:tcPr>
            <w:tcW w:w="1132" w:type="dxa"/>
          </w:tcPr>
          <w:p w14:paraId="2F196C3D"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120</w:t>
            </w:r>
          </w:p>
        </w:tc>
      </w:tr>
      <w:tr w:rsidR="00FD1EC1" w:rsidRPr="00392069" w14:paraId="547CCD6E" w14:textId="77777777" w:rsidTr="00755379">
        <w:tc>
          <w:tcPr>
            <w:tcW w:w="567" w:type="dxa"/>
            <w:tcBorders>
              <w:bottom w:val="single" w:sz="4" w:space="0" w:color="auto"/>
            </w:tcBorders>
          </w:tcPr>
          <w:p w14:paraId="077BBA2E"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3</w:t>
            </w:r>
          </w:p>
        </w:tc>
        <w:tc>
          <w:tcPr>
            <w:tcW w:w="1985" w:type="dxa"/>
            <w:tcBorders>
              <w:bottom w:val="single" w:sz="4" w:space="0" w:color="auto"/>
            </w:tcBorders>
            <w:shd w:val="clear" w:color="auto" w:fill="auto"/>
          </w:tcPr>
          <w:p w14:paraId="30A21DE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Commercial magnet</w:t>
            </w:r>
          </w:p>
          <w:p w14:paraId="5661DA51"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(WILO)</w:t>
            </w:r>
          </w:p>
        </w:tc>
        <w:tc>
          <w:tcPr>
            <w:tcW w:w="2694" w:type="dxa"/>
            <w:tcBorders>
              <w:bottom w:val="single" w:sz="4" w:space="0" w:color="auto"/>
            </w:tcBorders>
          </w:tcPr>
          <w:p w14:paraId="0301467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 xml:space="preserve">Hot pressing + </w:t>
            </w:r>
          </w:p>
          <w:p w14:paraId="62FA2D4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HD by die upsetting</w:t>
            </w:r>
          </w:p>
        </w:tc>
        <w:tc>
          <w:tcPr>
            <w:tcW w:w="1131" w:type="dxa"/>
            <w:tcBorders>
              <w:bottom w:val="single" w:sz="4" w:space="0" w:color="auto"/>
            </w:tcBorders>
          </w:tcPr>
          <w:p w14:paraId="32A8176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bottom w:val="single" w:sz="4" w:space="0" w:color="auto"/>
            </w:tcBorders>
          </w:tcPr>
          <w:p w14:paraId="75957DC9"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bottom w:val="single" w:sz="4" w:space="0" w:color="auto"/>
            </w:tcBorders>
          </w:tcPr>
          <w:p w14:paraId="030785E7"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1342</w:t>
            </w:r>
          </w:p>
        </w:tc>
        <w:tc>
          <w:tcPr>
            <w:tcW w:w="1132" w:type="dxa"/>
            <w:tcBorders>
              <w:bottom w:val="single" w:sz="4" w:space="0" w:color="auto"/>
            </w:tcBorders>
          </w:tcPr>
          <w:p w14:paraId="52A8A86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1.30</w:t>
            </w:r>
          </w:p>
        </w:tc>
        <w:tc>
          <w:tcPr>
            <w:tcW w:w="1132" w:type="dxa"/>
            <w:tcBorders>
              <w:bottom w:val="single" w:sz="4" w:space="0" w:color="auto"/>
            </w:tcBorders>
          </w:tcPr>
          <w:p w14:paraId="2B50C405"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323</w:t>
            </w:r>
          </w:p>
        </w:tc>
      </w:tr>
      <w:tr w:rsidR="00FD1EC1" w:rsidRPr="00392069" w14:paraId="393011CD" w14:textId="77777777" w:rsidTr="00755379">
        <w:tc>
          <w:tcPr>
            <w:tcW w:w="567" w:type="dxa"/>
            <w:tcBorders>
              <w:top w:val="single" w:sz="4" w:space="0" w:color="auto"/>
              <w:bottom w:val="single" w:sz="4" w:space="0" w:color="auto"/>
            </w:tcBorders>
          </w:tcPr>
          <w:p w14:paraId="52E1D81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4</w:t>
            </w:r>
          </w:p>
        </w:tc>
        <w:tc>
          <w:tcPr>
            <w:tcW w:w="1985" w:type="dxa"/>
            <w:tcBorders>
              <w:top w:val="single" w:sz="4" w:space="0" w:color="auto"/>
              <w:bottom w:val="single" w:sz="4" w:space="0" w:color="auto"/>
            </w:tcBorders>
            <w:shd w:val="clear" w:color="auto" w:fill="auto"/>
          </w:tcPr>
          <w:p w14:paraId="3D2BD01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Leich et al.</w:t>
            </w:r>
          </w:p>
          <w:p w14:paraId="54DB8F4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Leich 2018</w:t>
            </w:r>
            <w:r w:rsidRPr="00755379">
              <w:rPr>
                <w:rFonts w:ascii="Times New Roman" w:hAnsi="Times New Roman" w:cs="Times New Roman"/>
                <w:sz w:val="20"/>
                <w:szCs w:val="20"/>
                <w:lang w:val="en-US"/>
              </w:rPr>
              <w:t>]</w:t>
            </w:r>
          </w:p>
        </w:tc>
        <w:tc>
          <w:tcPr>
            <w:tcW w:w="2694" w:type="dxa"/>
            <w:tcBorders>
              <w:top w:val="single" w:sz="4" w:space="0" w:color="auto"/>
              <w:bottom w:val="single" w:sz="4" w:space="0" w:color="auto"/>
            </w:tcBorders>
          </w:tcPr>
          <w:p w14:paraId="061446C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Electro discharge sintering (EDS)</w:t>
            </w:r>
          </w:p>
        </w:tc>
        <w:tc>
          <w:tcPr>
            <w:tcW w:w="1131" w:type="dxa"/>
            <w:tcBorders>
              <w:top w:val="single" w:sz="4" w:space="0" w:color="auto"/>
              <w:bottom w:val="single" w:sz="4" w:space="0" w:color="auto"/>
            </w:tcBorders>
          </w:tcPr>
          <w:p w14:paraId="52EAF0D1"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bottom w:val="single" w:sz="4" w:space="0" w:color="auto"/>
            </w:tcBorders>
          </w:tcPr>
          <w:p w14:paraId="1A255D31"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bottom w:val="single" w:sz="4" w:space="0" w:color="auto"/>
            </w:tcBorders>
          </w:tcPr>
          <w:p w14:paraId="2674DD6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1565</w:t>
            </w:r>
          </w:p>
        </w:tc>
        <w:tc>
          <w:tcPr>
            <w:tcW w:w="1132" w:type="dxa"/>
            <w:tcBorders>
              <w:top w:val="single" w:sz="4" w:space="0" w:color="auto"/>
              <w:bottom w:val="single" w:sz="4" w:space="0" w:color="auto"/>
            </w:tcBorders>
          </w:tcPr>
          <w:p w14:paraId="6C5F29A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0.78</w:t>
            </w:r>
          </w:p>
        </w:tc>
        <w:tc>
          <w:tcPr>
            <w:tcW w:w="1132" w:type="dxa"/>
            <w:tcBorders>
              <w:top w:val="single" w:sz="4" w:space="0" w:color="auto"/>
              <w:bottom w:val="single" w:sz="4" w:space="0" w:color="auto"/>
            </w:tcBorders>
          </w:tcPr>
          <w:p w14:paraId="19CF1A4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102</w:t>
            </w:r>
          </w:p>
        </w:tc>
      </w:tr>
      <w:tr w:rsidR="00FD1EC1" w:rsidRPr="00392069" w14:paraId="0268A3DD" w14:textId="77777777" w:rsidTr="00755379">
        <w:tc>
          <w:tcPr>
            <w:tcW w:w="567" w:type="dxa"/>
            <w:tcBorders>
              <w:top w:val="single" w:sz="4" w:space="0" w:color="auto"/>
            </w:tcBorders>
          </w:tcPr>
          <w:p w14:paraId="0427B08E"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5</w:t>
            </w:r>
          </w:p>
        </w:tc>
        <w:tc>
          <w:tcPr>
            <w:tcW w:w="1985" w:type="dxa"/>
            <w:tcBorders>
              <w:top w:val="single" w:sz="4" w:space="0" w:color="auto"/>
            </w:tcBorders>
            <w:shd w:val="clear" w:color="auto" w:fill="auto"/>
          </w:tcPr>
          <w:p w14:paraId="01ACEB3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Liu et al.</w:t>
            </w:r>
          </w:p>
          <w:p w14:paraId="61C85639"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Liu 2010</w:t>
            </w:r>
            <w:r w:rsidRPr="00755379">
              <w:rPr>
                <w:rFonts w:ascii="Times New Roman" w:hAnsi="Times New Roman" w:cs="Times New Roman"/>
                <w:sz w:val="20"/>
                <w:szCs w:val="20"/>
                <w:lang w:val="en-US"/>
              </w:rPr>
              <w:t>]</w:t>
            </w:r>
          </w:p>
        </w:tc>
        <w:tc>
          <w:tcPr>
            <w:tcW w:w="2694" w:type="dxa"/>
            <w:tcBorders>
              <w:top w:val="single" w:sz="4" w:space="0" w:color="auto"/>
            </w:tcBorders>
          </w:tcPr>
          <w:p w14:paraId="5DA0C038"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7AFB0A51"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(630°C, 400 MPa, 3 min)</w:t>
            </w:r>
          </w:p>
        </w:tc>
        <w:tc>
          <w:tcPr>
            <w:tcW w:w="1131" w:type="dxa"/>
            <w:tcBorders>
              <w:top w:val="single" w:sz="4" w:space="0" w:color="auto"/>
            </w:tcBorders>
          </w:tcPr>
          <w:p w14:paraId="0BC7CDCC"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MQP-UG</w:t>
            </w:r>
          </w:p>
        </w:tc>
        <w:tc>
          <w:tcPr>
            <w:tcW w:w="1132" w:type="dxa"/>
            <w:tcBorders>
              <w:top w:val="single" w:sz="4" w:space="0" w:color="auto"/>
            </w:tcBorders>
          </w:tcPr>
          <w:p w14:paraId="0B2ED511"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tcBorders>
          </w:tcPr>
          <w:p w14:paraId="1EB0AB5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1614</w:t>
            </w:r>
          </w:p>
        </w:tc>
        <w:tc>
          <w:tcPr>
            <w:tcW w:w="1132" w:type="dxa"/>
            <w:tcBorders>
              <w:top w:val="single" w:sz="4" w:space="0" w:color="auto"/>
            </w:tcBorders>
          </w:tcPr>
          <w:p w14:paraId="7AAB05D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0.73</w:t>
            </w:r>
          </w:p>
        </w:tc>
        <w:tc>
          <w:tcPr>
            <w:tcW w:w="1132" w:type="dxa"/>
            <w:tcBorders>
              <w:top w:val="single" w:sz="4" w:space="0" w:color="auto"/>
            </w:tcBorders>
          </w:tcPr>
          <w:p w14:paraId="0E0C215D"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98</w:t>
            </w:r>
          </w:p>
        </w:tc>
      </w:tr>
      <w:tr w:rsidR="00FD1EC1" w:rsidRPr="00392069" w14:paraId="790F2231" w14:textId="77777777" w:rsidTr="00755379">
        <w:tc>
          <w:tcPr>
            <w:tcW w:w="567" w:type="dxa"/>
            <w:tcBorders>
              <w:bottom w:val="single" w:sz="4" w:space="0" w:color="auto"/>
            </w:tcBorders>
          </w:tcPr>
          <w:p w14:paraId="0362F5CF"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6</w:t>
            </w:r>
          </w:p>
        </w:tc>
        <w:tc>
          <w:tcPr>
            <w:tcW w:w="1985" w:type="dxa"/>
            <w:tcBorders>
              <w:bottom w:val="single" w:sz="4" w:space="0" w:color="auto"/>
            </w:tcBorders>
            <w:shd w:val="clear" w:color="auto" w:fill="auto"/>
          </w:tcPr>
          <w:p w14:paraId="067CB33D"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Liu et al.</w:t>
            </w:r>
          </w:p>
          <w:p w14:paraId="78F4D5A2"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Liu 2010</w:t>
            </w:r>
            <w:r w:rsidRPr="00755379">
              <w:rPr>
                <w:rFonts w:ascii="Times New Roman" w:hAnsi="Times New Roman" w:cs="Times New Roman"/>
                <w:sz w:val="20"/>
                <w:szCs w:val="20"/>
                <w:lang w:val="en-US"/>
              </w:rPr>
              <w:t>]</w:t>
            </w:r>
          </w:p>
        </w:tc>
        <w:tc>
          <w:tcPr>
            <w:tcW w:w="2694" w:type="dxa"/>
            <w:tcBorders>
              <w:bottom w:val="single" w:sz="4" w:space="0" w:color="auto"/>
            </w:tcBorders>
          </w:tcPr>
          <w:p w14:paraId="63B4986C"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 xml:space="preserve">FAST/SPS + </w:t>
            </w:r>
          </w:p>
          <w:p w14:paraId="224841D3"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HD via FAST/SPS</w:t>
            </w:r>
          </w:p>
          <w:p w14:paraId="4912064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(700°C, 400 MPa)</w:t>
            </w:r>
          </w:p>
        </w:tc>
        <w:tc>
          <w:tcPr>
            <w:tcW w:w="1131" w:type="dxa"/>
            <w:tcBorders>
              <w:bottom w:val="single" w:sz="4" w:space="0" w:color="auto"/>
            </w:tcBorders>
          </w:tcPr>
          <w:p w14:paraId="5387CEB3"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MQP-UG</w:t>
            </w:r>
          </w:p>
        </w:tc>
        <w:tc>
          <w:tcPr>
            <w:tcW w:w="1132" w:type="dxa"/>
            <w:tcBorders>
              <w:bottom w:val="single" w:sz="4" w:space="0" w:color="auto"/>
            </w:tcBorders>
          </w:tcPr>
          <w:p w14:paraId="1C117B0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w:t>
            </w:r>
          </w:p>
        </w:tc>
        <w:tc>
          <w:tcPr>
            <w:tcW w:w="1131" w:type="dxa"/>
            <w:tcBorders>
              <w:bottom w:val="single" w:sz="4" w:space="0" w:color="auto"/>
            </w:tcBorders>
          </w:tcPr>
          <w:p w14:paraId="65A87DE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1004</w:t>
            </w:r>
          </w:p>
        </w:tc>
        <w:tc>
          <w:tcPr>
            <w:tcW w:w="1132" w:type="dxa"/>
            <w:tcBorders>
              <w:bottom w:val="single" w:sz="4" w:space="0" w:color="auto"/>
            </w:tcBorders>
          </w:tcPr>
          <w:p w14:paraId="0BF2C4A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1.49</w:t>
            </w:r>
          </w:p>
        </w:tc>
        <w:tc>
          <w:tcPr>
            <w:tcW w:w="1132" w:type="dxa"/>
            <w:tcBorders>
              <w:bottom w:val="single" w:sz="4" w:space="0" w:color="auto"/>
            </w:tcBorders>
          </w:tcPr>
          <w:p w14:paraId="7B6F54A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400</w:t>
            </w:r>
          </w:p>
        </w:tc>
      </w:tr>
      <w:tr w:rsidR="00FD1EC1" w:rsidRPr="00392069" w14:paraId="439100D8" w14:textId="77777777" w:rsidTr="00755379">
        <w:tc>
          <w:tcPr>
            <w:tcW w:w="567" w:type="dxa"/>
            <w:tcBorders>
              <w:top w:val="single" w:sz="4" w:space="0" w:color="auto"/>
            </w:tcBorders>
          </w:tcPr>
          <w:p w14:paraId="549FB38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7</w:t>
            </w:r>
          </w:p>
        </w:tc>
        <w:tc>
          <w:tcPr>
            <w:tcW w:w="1985" w:type="dxa"/>
            <w:tcBorders>
              <w:top w:val="single" w:sz="4" w:space="0" w:color="auto"/>
            </w:tcBorders>
            <w:shd w:val="clear" w:color="auto" w:fill="auto"/>
          </w:tcPr>
          <w:p w14:paraId="0DB61F8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Wang et al.</w:t>
            </w:r>
          </w:p>
          <w:p w14:paraId="1EE43258"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Wang 2015</w:t>
            </w:r>
            <w:r w:rsidRPr="00755379">
              <w:rPr>
                <w:rFonts w:ascii="Times New Roman" w:hAnsi="Times New Roman" w:cs="Times New Roman"/>
                <w:sz w:val="20"/>
                <w:szCs w:val="20"/>
                <w:lang w:val="en-US"/>
              </w:rPr>
              <w:t>]</w:t>
            </w:r>
          </w:p>
        </w:tc>
        <w:tc>
          <w:tcPr>
            <w:tcW w:w="2694" w:type="dxa"/>
            <w:tcBorders>
              <w:top w:val="single" w:sz="4" w:space="0" w:color="auto"/>
            </w:tcBorders>
          </w:tcPr>
          <w:p w14:paraId="336C2B91"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57D02C19"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(650°C, 500 MPa, 3s)</w:t>
            </w:r>
          </w:p>
        </w:tc>
        <w:tc>
          <w:tcPr>
            <w:tcW w:w="1131" w:type="dxa"/>
            <w:tcBorders>
              <w:top w:val="single" w:sz="4" w:space="0" w:color="auto"/>
            </w:tcBorders>
          </w:tcPr>
          <w:p w14:paraId="68388D6D"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MQP-F</w:t>
            </w:r>
          </w:p>
        </w:tc>
        <w:tc>
          <w:tcPr>
            <w:tcW w:w="1132" w:type="dxa"/>
            <w:tcBorders>
              <w:top w:val="single" w:sz="4" w:space="0" w:color="auto"/>
            </w:tcBorders>
          </w:tcPr>
          <w:p w14:paraId="5C968056"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tcBorders>
          </w:tcPr>
          <w:p w14:paraId="14C6591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1607</w:t>
            </w:r>
          </w:p>
        </w:tc>
        <w:tc>
          <w:tcPr>
            <w:tcW w:w="1132" w:type="dxa"/>
            <w:tcBorders>
              <w:top w:val="single" w:sz="4" w:space="0" w:color="auto"/>
            </w:tcBorders>
          </w:tcPr>
          <w:p w14:paraId="18552FF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0.84</w:t>
            </w:r>
          </w:p>
        </w:tc>
        <w:tc>
          <w:tcPr>
            <w:tcW w:w="1132" w:type="dxa"/>
            <w:tcBorders>
              <w:top w:val="single" w:sz="4" w:space="0" w:color="auto"/>
            </w:tcBorders>
          </w:tcPr>
          <w:p w14:paraId="171CB67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121</w:t>
            </w:r>
          </w:p>
        </w:tc>
      </w:tr>
      <w:tr w:rsidR="00FD1EC1" w:rsidRPr="00392069" w14:paraId="07E54EB5" w14:textId="77777777" w:rsidTr="00755379">
        <w:tc>
          <w:tcPr>
            <w:tcW w:w="567" w:type="dxa"/>
            <w:tcBorders>
              <w:bottom w:val="single" w:sz="4" w:space="0" w:color="auto"/>
            </w:tcBorders>
          </w:tcPr>
          <w:p w14:paraId="2CDA43D9"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8</w:t>
            </w:r>
          </w:p>
        </w:tc>
        <w:tc>
          <w:tcPr>
            <w:tcW w:w="1985" w:type="dxa"/>
            <w:tcBorders>
              <w:bottom w:val="single" w:sz="4" w:space="0" w:color="auto"/>
            </w:tcBorders>
            <w:shd w:val="clear" w:color="auto" w:fill="auto"/>
          </w:tcPr>
          <w:p w14:paraId="4C69AC74"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Wang et al.</w:t>
            </w:r>
          </w:p>
          <w:p w14:paraId="0D09C911"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Wang 2015</w:t>
            </w:r>
            <w:r w:rsidRPr="00755379">
              <w:rPr>
                <w:rFonts w:ascii="Times New Roman" w:hAnsi="Times New Roman" w:cs="Times New Roman"/>
                <w:sz w:val="20"/>
                <w:szCs w:val="20"/>
                <w:lang w:val="en-US"/>
              </w:rPr>
              <w:t>]</w:t>
            </w:r>
          </w:p>
        </w:tc>
        <w:tc>
          <w:tcPr>
            <w:tcW w:w="2694" w:type="dxa"/>
            <w:tcBorders>
              <w:bottom w:val="single" w:sz="4" w:space="0" w:color="auto"/>
            </w:tcBorders>
          </w:tcPr>
          <w:p w14:paraId="4B734C5E"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 xml:space="preserve">FAST/SPS + </w:t>
            </w:r>
          </w:p>
          <w:p w14:paraId="21459F05"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HD via FAST/SPS</w:t>
            </w:r>
          </w:p>
          <w:p w14:paraId="06F259BD" w14:textId="77777777" w:rsidR="00FD1EC1" w:rsidRPr="00F15458" w:rsidRDefault="00FD1EC1" w:rsidP="00755379">
            <w:pPr>
              <w:jc w:val="center"/>
              <w:rPr>
                <w:rFonts w:ascii="Times New Roman" w:hAnsi="Times New Roman" w:cs="Times New Roman"/>
                <w:sz w:val="20"/>
                <w:szCs w:val="20"/>
                <w:lang w:val="de-DE"/>
              </w:rPr>
            </w:pPr>
            <w:r w:rsidRPr="00F15458">
              <w:rPr>
                <w:rFonts w:ascii="Times New Roman" w:hAnsi="Times New Roman" w:cs="Times New Roman"/>
                <w:sz w:val="20"/>
                <w:szCs w:val="20"/>
                <w:lang w:val="de-DE"/>
              </w:rPr>
              <w:t>(750°C, 500 MPa)</w:t>
            </w:r>
          </w:p>
        </w:tc>
        <w:tc>
          <w:tcPr>
            <w:tcW w:w="1131" w:type="dxa"/>
            <w:tcBorders>
              <w:bottom w:val="single" w:sz="4" w:space="0" w:color="auto"/>
            </w:tcBorders>
          </w:tcPr>
          <w:p w14:paraId="1A694FC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MQP-F</w:t>
            </w:r>
          </w:p>
        </w:tc>
        <w:tc>
          <w:tcPr>
            <w:tcW w:w="1132" w:type="dxa"/>
            <w:tcBorders>
              <w:bottom w:val="single" w:sz="4" w:space="0" w:color="auto"/>
            </w:tcBorders>
          </w:tcPr>
          <w:p w14:paraId="5525330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31" w:type="dxa"/>
            <w:tcBorders>
              <w:bottom w:val="single" w:sz="4" w:space="0" w:color="auto"/>
            </w:tcBorders>
          </w:tcPr>
          <w:p w14:paraId="0F2412F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1228</w:t>
            </w:r>
          </w:p>
        </w:tc>
        <w:tc>
          <w:tcPr>
            <w:tcW w:w="1132" w:type="dxa"/>
            <w:tcBorders>
              <w:bottom w:val="single" w:sz="4" w:space="0" w:color="auto"/>
            </w:tcBorders>
          </w:tcPr>
          <w:p w14:paraId="75F8BC7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1.14</w:t>
            </w:r>
          </w:p>
        </w:tc>
        <w:tc>
          <w:tcPr>
            <w:tcW w:w="1132" w:type="dxa"/>
            <w:tcBorders>
              <w:bottom w:val="single" w:sz="4" w:space="0" w:color="auto"/>
            </w:tcBorders>
          </w:tcPr>
          <w:p w14:paraId="6262EB2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384</w:t>
            </w:r>
          </w:p>
        </w:tc>
      </w:tr>
      <w:tr w:rsidR="00FD1EC1" w:rsidRPr="00392069" w14:paraId="50F1C228" w14:textId="77777777" w:rsidTr="00755379">
        <w:tc>
          <w:tcPr>
            <w:tcW w:w="567" w:type="dxa"/>
            <w:tcBorders>
              <w:top w:val="single" w:sz="4" w:space="0" w:color="auto"/>
            </w:tcBorders>
          </w:tcPr>
          <w:p w14:paraId="0309271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9</w:t>
            </w:r>
          </w:p>
        </w:tc>
        <w:tc>
          <w:tcPr>
            <w:tcW w:w="1985" w:type="dxa"/>
            <w:tcBorders>
              <w:top w:val="single" w:sz="4" w:space="0" w:color="auto"/>
            </w:tcBorders>
            <w:shd w:val="clear" w:color="auto" w:fill="auto"/>
          </w:tcPr>
          <w:p w14:paraId="112C31D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Mishra et al.</w:t>
            </w:r>
          </w:p>
          <w:p w14:paraId="67817C5E"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Mishra 2023</w:t>
            </w:r>
            <w:r w:rsidRPr="00755379">
              <w:rPr>
                <w:rFonts w:ascii="Times New Roman" w:hAnsi="Times New Roman" w:cs="Times New Roman"/>
                <w:sz w:val="20"/>
                <w:szCs w:val="20"/>
                <w:lang w:val="en-US"/>
              </w:rPr>
              <w:t>]</w:t>
            </w:r>
          </w:p>
        </w:tc>
        <w:tc>
          <w:tcPr>
            <w:tcW w:w="2694" w:type="dxa"/>
            <w:tcBorders>
              <w:top w:val="single" w:sz="4" w:space="0" w:color="auto"/>
            </w:tcBorders>
            <w:shd w:val="clear" w:color="auto" w:fill="auto"/>
          </w:tcPr>
          <w:p w14:paraId="6D8D22DF"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5A7FC776"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(500°C, 50 MPa, 30 s)</w:t>
            </w:r>
          </w:p>
        </w:tc>
        <w:tc>
          <w:tcPr>
            <w:tcW w:w="1131" w:type="dxa"/>
            <w:tcBorders>
              <w:top w:val="single" w:sz="4" w:space="0" w:color="auto"/>
            </w:tcBorders>
          </w:tcPr>
          <w:p w14:paraId="7313DCD8"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tcBorders>
          </w:tcPr>
          <w:p w14:paraId="5C0C48A6"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tcBorders>
          </w:tcPr>
          <w:p w14:paraId="5E4BDDA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1668</w:t>
            </w:r>
          </w:p>
        </w:tc>
        <w:tc>
          <w:tcPr>
            <w:tcW w:w="1132" w:type="dxa"/>
            <w:tcBorders>
              <w:top w:val="single" w:sz="4" w:space="0" w:color="auto"/>
            </w:tcBorders>
          </w:tcPr>
          <w:p w14:paraId="1F82FEE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0.62</w:t>
            </w:r>
          </w:p>
        </w:tc>
        <w:tc>
          <w:tcPr>
            <w:tcW w:w="1132" w:type="dxa"/>
            <w:tcBorders>
              <w:top w:val="single" w:sz="4" w:space="0" w:color="auto"/>
            </w:tcBorders>
          </w:tcPr>
          <w:p w14:paraId="7F789B7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68</w:t>
            </w:r>
          </w:p>
        </w:tc>
      </w:tr>
      <w:tr w:rsidR="00FD1EC1" w:rsidRPr="00392069" w14:paraId="321C9973" w14:textId="77777777" w:rsidTr="00755379">
        <w:tc>
          <w:tcPr>
            <w:tcW w:w="567" w:type="dxa"/>
            <w:tcBorders>
              <w:bottom w:val="single" w:sz="4" w:space="0" w:color="auto"/>
            </w:tcBorders>
          </w:tcPr>
          <w:p w14:paraId="65B257C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985" w:type="dxa"/>
            <w:tcBorders>
              <w:bottom w:val="single" w:sz="4" w:space="0" w:color="auto"/>
            </w:tcBorders>
            <w:shd w:val="clear" w:color="auto" w:fill="auto"/>
          </w:tcPr>
          <w:p w14:paraId="05DDCEE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Mishra et al.</w:t>
            </w:r>
          </w:p>
          <w:p w14:paraId="29562498"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Mishra 2023</w:t>
            </w:r>
            <w:r w:rsidRPr="00755379">
              <w:rPr>
                <w:rFonts w:ascii="Times New Roman" w:hAnsi="Times New Roman" w:cs="Times New Roman"/>
                <w:sz w:val="20"/>
                <w:szCs w:val="20"/>
                <w:lang w:val="en-US"/>
              </w:rPr>
              <w:t>]</w:t>
            </w:r>
          </w:p>
        </w:tc>
        <w:tc>
          <w:tcPr>
            <w:tcW w:w="2694" w:type="dxa"/>
            <w:tcBorders>
              <w:bottom w:val="single" w:sz="4" w:space="0" w:color="auto"/>
            </w:tcBorders>
            <w:shd w:val="clear" w:color="auto" w:fill="auto"/>
          </w:tcPr>
          <w:p w14:paraId="68C69E0D"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26AA59D3"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(800°C, 50 MPa, 30 s)</w:t>
            </w:r>
          </w:p>
        </w:tc>
        <w:tc>
          <w:tcPr>
            <w:tcW w:w="1131" w:type="dxa"/>
            <w:tcBorders>
              <w:bottom w:val="single" w:sz="4" w:space="0" w:color="auto"/>
            </w:tcBorders>
          </w:tcPr>
          <w:p w14:paraId="7044CC37"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bottom w:val="single" w:sz="4" w:space="0" w:color="auto"/>
            </w:tcBorders>
          </w:tcPr>
          <w:p w14:paraId="1A5B4EA5"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bottom w:val="single" w:sz="4" w:space="0" w:color="auto"/>
            </w:tcBorders>
          </w:tcPr>
          <w:p w14:paraId="3BE4E2BD"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1269</w:t>
            </w:r>
          </w:p>
        </w:tc>
        <w:tc>
          <w:tcPr>
            <w:tcW w:w="1132" w:type="dxa"/>
            <w:tcBorders>
              <w:bottom w:val="single" w:sz="4" w:space="0" w:color="auto"/>
            </w:tcBorders>
          </w:tcPr>
          <w:p w14:paraId="56DB3B7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0.85</w:t>
            </w:r>
          </w:p>
        </w:tc>
        <w:tc>
          <w:tcPr>
            <w:tcW w:w="1132" w:type="dxa"/>
            <w:tcBorders>
              <w:bottom w:val="single" w:sz="4" w:space="0" w:color="auto"/>
            </w:tcBorders>
          </w:tcPr>
          <w:p w14:paraId="3385E12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122</w:t>
            </w:r>
          </w:p>
        </w:tc>
      </w:tr>
      <w:tr w:rsidR="00FD1EC1" w:rsidRPr="00392069" w14:paraId="666DB330" w14:textId="77777777" w:rsidTr="00755379">
        <w:tc>
          <w:tcPr>
            <w:tcW w:w="567" w:type="dxa"/>
            <w:tcBorders>
              <w:top w:val="single" w:sz="4" w:space="0" w:color="auto"/>
              <w:bottom w:val="single" w:sz="4" w:space="0" w:color="auto"/>
            </w:tcBorders>
          </w:tcPr>
          <w:p w14:paraId="0E378E4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11</w:t>
            </w:r>
          </w:p>
        </w:tc>
        <w:tc>
          <w:tcPr>
            <w:tcW w:w="1985" w:type="dxa"/>
            <w:tcBorders>
              <w:top w:val="single" w:sz="4" w:space="0" w:color="auto"/>
              <w:bottom w:val="single" w:sz="4" w:space="0" w:color="auto"/>
            </w:tcBorders>
            <w:shd w:val="clear" w:color="auto" w:fill="auto"/>
          </w:tcPr>
          <w:p w14:paraId="045AB1F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2669CE42"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IWKS</w:t>
            </w:r>
          </w:p>
        </w:tc>
        <w:tc>
          <w:tcPr>
            <w:tcW w:w="2694" w:type="dxa"/>
            <w:tcBorders>
              <w:top w:val="single" w:sz="4" w:space="0" w:color="auto"/>
              <w:bottom w:val="single" w:sz="4" w:space="0" w:color="auto"/>
            </w:tcBorders>
            <w:shd w:val="clear" w:color="auto" w:fill="auto"/>
          </w:tcPr>
          <w:p w14:paraId="441A940A"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4AAE2A36"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(725°C, 48 MPa, 60 s)</w:t>
            </w:r>
          </w:p>
        </w:tc>
        <w:tc>
          <w:tcPr>
            <w:tcW w:w="1131" w:type="dxa"/>
            <w:tcBorders>
              <w:top w:val="single" w:sz="4" w:space="0" w:color="auto"/>
              <w:bottom w:val="single" w:sz="4" w:space="0" w:color="auto"/>
            </w:tcBorders>
          </w:tcPr>
          <w:p w14:paraId="169626A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bottom w:val="single" w:sz="4" w:space="0" w:color="auto"/>
            </w:tcBorders>
          </w:tcPr>
          <w:p w14:paraId="1955574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31" w:type="dxa"/>
            <w:tcBorders>
              <w:top w:val="single" w:sz="4" w:space="0" w:color="auto"/>
              <w:bottom w:val="single" w:sz="4" w:space="0" w:color="auto"/>
            </w:tcBorders>
          </w:tcPr>
          <w:p w14:paraId="7A02996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1648</w:t>
            </w:r>
          </w:p>
        </w:tc>
        <w:tc>
          <w:tcPr>
            <w:tcW w:w="1132" w:type="dxa"/>
            <w:tcBorders>
              <w:top w:val="single" w:sz="4" w:space="0" w:color="auto"/>
              <w:bottom w:val="single" w:sz="4" w:space="0" w:color="auto"/>
            </w:tcBorders>
          </w:tcPr>
          <w:p w14:paraId="50C5123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0.83</w:t>
            </w:r>
          </w:p>
        </w:tc>
        <w:tc>
          <w:tcPr>
            <w:tcW w:w="1132" w:type="dxa"/>
            <w:tcBorders>
              <w:top w:val="single" w:sz="4" w:space="0" w:color="auto"/>
              <w:bottom w:val="single" w:sz="4" w:space="0" w:color="auto"/>
            </w:tcBorders>
          </w:tcPr>
          <w:p w14:paraId="3358883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123</w:t>
            </w:r>
          </w:p>
        </w:tc>
      </w:tr>
      <w:tr w:rsidR="00FD1EC1" w:rsidRPr="00392069" w14:paraId="7549853D" w14:textId="77777777" w:rsidTr="00755379">
        <w:tc>
          <w:tcPr>
            <w:tcW w:w="567" w:type="dxa"/>
            <w:tcBorders>
              <w:top w:val="single" w:sz="4" w:space="0" w:color="auto"/>
              <w:bottom w:val="single" w:sz="4" w:space="0" w:color="auto"/>
            </w:tcBorders>
          </w:tcPr>
          <w:p w14:paraId="19802E2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12</w:t>
            </w:r>
          </w:p>
        </w:tc>
        <w:tc>
          <w:tcPr>
            <w:tcW w:w="1985" w:type="dxa"/>
            <w:tcBorders>
              <w:top w:val="single" w:sz="4" w:space="0" w:color="auto"/>
              <w:bottom w:val="single" w:sz="4" w:space="0" w:color="auto"/>
            </w:tcBorders>
            <w:shd w:val="clear" w:color="auto" w:fill="auto"/>
          </w:tcPr>
          <w:p w14:paraId="65774F5B"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Castle et al.</w:t>
            </w:r>
          </w:p>
          <w:p w14:paraId="2D2C30F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Castle 2017</w:t>
            </w:r>
            <w:r w:rsidRPr="00755379">
              <w:rPr>
                <w:rFonts w:ascii="Times New Roman" w:hAnsi="Times New Roman" w:cs="Times New Roman"/>
                <w:sz w:val="20"/>
                <w:szCs w:val="20"/>
                <w:lang w:val="en-US"/>
              </w:rPr>
              <w:t>]</w:t>
            </w:r>
          </w:p>
        </w:tc>
        <w:tc>
          <w:tcPr>
            <w:tcW w:w="2694" w:type="dxa"/>
            <w:tcBorders>
              <w:top w:val="single" w:sz="4" w:space="0" w:color="auto"/>
              <w:bottom w:val="single" w:sz="4" w:space="0" w:color="auto"/>
            </w:tcBorders>
            <w:shd w:val="clear" w:color="auto" w:fill="auto"/>
          </w:tcPr>
          <w:p w14:paraId="135E9A6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HD via Flash SPS</w:t>
            </w:r>
          </w:p>
          <w:p w14:paraId="2F56C0E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Pre-heating 450°C</w:t>
            </w:r>
          </w:p>
        </w:tc>
        <w:tc>
          <w:tcPr>
            <w:tcW w:w="1131" w:type="dxa"/>
            <w:tcBorders>
              <w:top w:val="single" w:sz="4" w:space="0" w:color="auto"/>
              <w:bottom w:val="single" w:sz="4" w:space="0" w:color="auto"/>
            </w:tcBorders>
          </w:tcPr>
          <w:p w14:paraId="2E343DEF"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bottom w:val="single" w:sz="4" w:space="0" w:color="auto"/>
            </w:tcBorders>
          </w:tcPr>
          <w:p w14:paraId="2538BAA4"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bottom w:val="single" w:sz="4" w:space="0" w:color="auto"/>
            </w:tcBorders>
          </w:tcPr>
          <w:p w14:paraId="0C5CDDA1"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1438</w:t>
            </w:r>
          </w:p>
        </w:tc>
        <w:tc>
          <w:tcPr>
            <w:tcW w:w="1132" w:type="dxa"/>
            <w:tcBorders>
              <w:top w:val="single" w:sz="4" w:space="0" w:color="auto"/>
              <w:bottom w:val="single" w:sz="4" w:space="0" w:color="auto"/>
            </w:tcBorders>
          </w:tcPr>
          <w:p w14:paraId="61AF17D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1.16</w:t>
            </w:r>
          </w:p>
        </w:tc>
        <w:tc>
          <w:tcPr>
            <w:tcW w:w="1132" w:type="dxa"/>
            <w:tcBorders>
              <w:top w:val="single" w:sz="4" w:space="0" w:color="auto"/>
              <w:bottom w:val="single" w:sz="4" w:space="0" w:color="auto"/>
            </w:tcBorders>
          </w:tcPr>
          <w:p w14:paraId="15338A3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230</w:t>
            </w:r>
          </w:p>
        </w:tc>
      </w:tr>
      <w:tr w:rsidR="00FD1EC1" w:rsidRPr="00392069" w14:paraId="5E30D294" w14:textId="77777777" w:rsidTr="00755379">
        <w:tc>
          <w:tcPr>
            <w:tcW w:w="567" w:type="dxa"/>
            <w:tcBorders>
              <w:top w:val="single" w:sz="4" w:space="0" w:color="auto"/>
            </w:tcBorders>
          </w:tcPr>
          <w:p w14:paraId="208976A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13</w:t>
            </w:r>
          </w:p>
        </w:tc>
        <w:tc>
          <w:tcPr>
            <w:tcW w:w="1985" w:type="dxa"/>
            <w:tcBorders>
              <w:top w:val="single" w:sz="4" w:space="0" w:color="auto"/>
            </w:tcBorders>
            <w:shd w:val="clear" w:color="auto" w:fill="auto"/>
          </w:tcPr>
          <w:p w14:paraId="54992042"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1177640A"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T700-50</w:t>
            </w:r>
          </w:p>
        </w:tc>
        <w:tc>
          <w:tcPr>
            <w:tcW w:w="2694" w:type="dxa"/>
            <w:tcBorders>
              <w:top w:val="single" w:sz="4" w:space="0" w:color="auto"/>
            </w:tcBorders>
          </w:tcPr>
          <w:p w14:paraId="0193D7E7" w14:textId="3F84C0DB"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1FCE5984"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(700°C, 50 MPa, 10s)</w:t>
            </w:r>
          </w:p>
        </w:tc>
        <w:tc>
          <w:tcPr>
            <w:tcW w:w="1131" w:type="dxa"/>
            <w:tcBorders>
              <w:top w:val="single" w:sz="4" w:space="0" w:color="auto"/>
            </w:tcBorders>
          </w:tcPr>
          <w:p w14:paraId="4A4CD0F4"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tcBorders>
          </w:tcPr>
          <w:p w14:paraId="7FF9083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57</w:t>
            </w:r>
          </w:p>
        </w:tc>
        <w:tc>
          <w:tcPr>
            <w:tcW w:w="1131" w:type="dxa"/>
            <w:tcBorders>
              <w:top w:val="single" w:sz="4" w:space="0" w:color="auto"/>
            </w:tcBorders>
          </w:tcPr>
          <w:p w14:paraId="0FBD8AA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1243</w:t>
            </w:r>
          </w:p>
        </w:tc>
        <w:tc>
          <w:tcPr>
            <w:tcW w:w="1132" w:type="dxa"/>
            <w:tcBorders>
              <w:top w:val="single" w:sz="4" w:space="0" w:color="auto"/>
            </w:tcBorders>
          </w:tcPr>
          <w:p w14:paraId="757D5D51"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1.05</w:t>
            </w:r>
          </w:p>
        </w:tc>
        <w:tc>
          <w:tcPr>
            <w:tcW w:w="1132" w:type="dxa"/>
            <w:tcBorders>
              <w:top w:val="single" w:sz="4" w:space="0" w:color="auto"/>
            </w:tcBorders>
          </w:tcPr>
          <w:p w14:paraId="6571EA27"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197</w:t>
            </w:r>
          </w:p>
        </w:tc>
      </w:tr>
      <w:tr w:rsidR="00FD1EC1" w:rsidRPr="00392069" w14:paraId="3C52509F" w14:textId="77777777" w:rsidTr="00755379">
        <w:tc>
          <w:tcPr>
            <w:tcW w:w="567" w:type="dxa"/>
          </w:tcPr>
          <w:p w14:paraId="120B4DA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14</w:t>
            </w:r>
          </w:p>
        </w:tc>
        <w:tc>
          <w:tcPr>
            <w:tcW w:w="1985" w:type="dxa"/>
            <w:shd w:val="clear" w:color="auto" w:fill="auto"/>
          </w:tcPr>
          <w:p w14:paraId="56AE1FD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7108225D"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T750-50</w:t>
            </w:r>
          </w:p>
        </w:tc>
        <w:tc>
          <w:tcPr>
            <w:tcW w:w="2694" w:type="dxa"/>
          </w:tcPr>
          <w:p w14:paraId="12FAB4C3" w14:textId="6035DA93"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36F55B55" w14:textId="77777777" w:rsidR="00FD1EC1" w:rsidRPr="00755379"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(750°C, 50 MPa, 10s)</w:t>
            </w:r>
          </w:p>
        </w:tc>
        <w:tc>
          <w:tcPr>
            <w:tcW w:w="1131" w:type="dxa"/>
          </w:tcPr>
          <w:p w14:paraId="7DBD921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6C9A376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59</w:t>
            </w:r>
          </w:p>
        </w:tc>
        <w:tc>
          <w:tcPr>
            <w:tcW w:w="1131" w:type="dxa"/>
          </w:tcPr>
          <w:p w14:paraId="734C22F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1069</w:t>
            </w:r>
          </w:p>
        </w:tc>
        <w:tc>
          <w:tcPr>
            <w:tcW w:w="1132" w:type="dxa"/>
          </w:tcPr>
          <w:p w14:paraId="4AE72325"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1.04</w:t>
            </w:r>
          </w:p>
        </w:tc>
        <w:tc>
          <w:tcPr>
            <w:tcW w:w="1132" w:type="dxa"/>
          </w:tcPr>
          <w:p w14:paraId="203C173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197</w:t>
            </w:r>
          </w:p>
        </w:tc>
      </w:tr>
      <w:tr w:rsidR="00FD1EC1" w:rsidRPr="00392069" w14:paraId="2D5038AD" w14:textId="77777777" w:rsidTr="00755379">
        <w:tc>
          <w:tcPr>
            <w:tcW w:w="567" w:type="dxa"/>
          </w:tcPr>
          <w:p w14:paraId="3CEBC8D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15</w:t>
            </w:r>
          </w:p>
        </w:tc>
        <w:tc>
          <w:tcPr>
            <w:tcW w:w="1985" w:type="dxa"/>
            <w:shd w:val="clear" w:color="auto" w:fill="auto"/>
          </w:tcPr>
          <w:p w14:paraId="3C84BB38"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4B0F286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T800-50</w:t>
            </w:r>
          </w:p>
        </w:tc>
        <w:tc>
          <w:tcPr>
            <w:tcW w:w="2694" w:type="dxa"/>
          </w:tcPr>
          <w:p w14:paraId="089140C7" w14:textId="17F47118"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476EC88A" w14:textId="77777777" w:rsidR="00FD1EC1" w:rsidRPr="00755379"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(800°C, 50 MPa, 10s)</w:t>
            </w:r>
          </w:p>
        </w:tc>
        <w:tc>
          <w:tcPr>
            <w:tcW w:w="1131" w:type="dxa"/>
          </w:tcPr>
          <w:p w14:paraId="0010437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0AF8938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62</w:t>
            </w:r>
          </w:p>
        </w:tc>
        <w:tc>
          <w:tcPr>
            <w:tcW w:w="1131" w:type="dxa"/>
          </w:tcPr>
          <w:p w14:paraId="7D3F97F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1087</w:t>
            </w:r>
          </w:p>
        </w:tc>
        <w:tc>
          <w:tcPr>
            <w:tcW w:w="1132" w:type="dxa"/>
          </w:tcPr>
          <w:p w14:paraId="0BB535D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1.11</w:t>
            </w:r>
          </w:p>
        </w:tc>
        <w:tc>
          <w:tcPr>
            <w:tcW w:w="1132" w:type="dxa"/>
          </w:tcPr>
          <w:p w14:paraId="41DF446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215</w:t>
            </w:r>
          </w:p>
        </w:tc>
      </w:tr>
      <w:tr w:rsidR="00FD1EC1" w:rsidRPr="00392069" w14:paraId="247661B6" w14:textId="77777777" w:rsidTr="00755379">
        <w:tc>
          <w:tcPr>
            <w:tcW w:w="567" w:type="dxa"/>
          </w:tcPr>
          <w:p w14:paraId="799B181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16</w:t>
            </w:r>
          </w:p>
        </w:tc>
        <w:tc>
          <w:tcPr>
            <w:tcW w:w="1985" w:type="dxa"/>
            <w:shd w:val="clear" w:color="auto" w:fill="auto"/>
          </w:tcPr>
          <w:p w14:paraId="4DF822FD"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43632ED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P800-100</w:t>
            </w:r>
          </w:p>
        </w:tc>
        <w:tc>
          <w:tcPr>
            <w:tcW w:w="2694" w:type="dxa"/>
          </w:tcPr>
          <w:p w14:paraId="1493F7B3" w14:textId="7056E832"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0B923E96" w14:textId="77777777" w:rsidR="00FD1EC1" w:rsidRPr="00755379" w:rsidRDefault="00FD1EC1" w:rsidP="00755379">
            <w:pPr>
              <w:jc w:val="both"/>
              <w:rPr>
                <w:rFonts w:ascii="Times New Roman" w:hAnsi="Times New Roman" w:cs="Times New Roman"/>
                <w:sz w:val="20"/>
                <w:szCs w:val="20"/>
                <w:lang w:val="de-DE"/>
              </w:rPr>
            </w:pPr>
            <w:r w:rsidRPr="008B6CD8">
              <w:rPr>
                <w:rFonts w:ascii="Times New Roman" w:hAnsi="Times New Roman" w:cs="Times New Roman"/>
                <w:sz w:val="20"/>
                <w:szCs w:val="20"/>
                <w:lang w:val="de-DE"/>
              </w:rPr>
              <w:t>(800°C, 100 MPa, 10s)</w:t>
            </w:r>
          </w:p>
        </w:tc>
        <w:tc>
          <w:tcPr>
            <w:tcW w:w="1131" w:type="dxa"/>
          </w:tcPr>
          <w:p w14:paraId="0477A89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7D8B166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31" w:type="dxa"/>
          </w:tcPr>
          <w:p w14:paraId="5BE8133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1203</w:t>
            </w:r>
          </w:p>
        </w:tc>
        <w:tc>
          <w:tcPr>
            <w:tcW w:w="1132" w:type="dxa"/>
          </w:tcPr>
          <w:p w14:paraId="7135E0B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1.18</w:t>
            </w:r>
          </w:p>
        </w:tc>
        <w:tc>
          <w:tcPr>
            <w:tcW w:w="1132" w:type="dxa"/>
          </w:tcPr>
          <w:p w14:paraId="3AFA03F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249</w:t>
            </w:r>
          </w:p>
        </w:tc>
      </w:tr>
      <w:tr w:rsidR="00FD1EC1" w:rsidRPr="00392069" w14:paraId="57E03B5B" w14:textId="77777777" w:rsidTr="00755379">
        <w:tc>
          <w:tcPr>
            <w:tcW w:w="567" w:type="dxa"/>
          </w:tcPr>
          <w:p w14:paraId="6C8F543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17</w:t>
            </w:r>
          </w:p>
        </w:tc>
        <w:tc>
          <w:tcPr>
            <w:tcW w:w="1985" w:type="dxa"/>
          </w:tcPr>
          <w:p w14:paraId="519DA3CE"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27A2051B"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P800-200</w:t>
            </w:r>
          </w:p>
        </w:tc>
        <w:tc>
          <w:tcPr>
            <w:tcW w:w="2694" w:type="dxa"/>
          </w:tcPr>
          <w:p w14:paraId="67A9C16F" w14:textId="7082E461"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766EABF8" w14:textId="77777777" w:rsidR="00FD1EC1" w:rsidRPr="00755379" w:rsidRDefault="00FD1EC1" w:rsidP="00755379">
            <w:pPr>
              <w:jc w:val="both"/>
              <w:rPr>
                <w:rFonts w:ascii="Times New Roman" w:hAnsi="Times New Roman" w:cs="Times New Roman"/>
                <w:sz w:val="20"/>
                <w:szCs w:val="20"/>
                <w:lang w:val="de-DE"/>
              </w:rPr>
            </w:pPr>
            <w:r w:rsidRPr="008B6CD8">
              <w:rPr>
                <w:rFonts w:ascii="Times New Roman" w:hAnsi="Times New Roman" w:cs="Times New Roman"/>
                <w:sz w:val="20"/>
                <w:szCs w:val="20"/>
                <w:lang w:val="de-DE"/>
              </w:rPr>
              <w:t>(800°C, 200 MPa, 10s)</w:t>
            </w:r>
          </w:p>
        </w:tc>
        <w:tc>
          <w:tcPr>
            <w:tcW w:w="1131" w:type="dxa"/>
          </w:tcPr>
          <w:p w14:paraId="0EC83179"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311EA37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61</w:t>
            </w:r>
          </w:p>
        </w:tc>
        <w:tc>
          <w:tcPr>
            <w:tcW w:w="1131" w:type="dxa"/>
          </w:tcPr>
          <w:p w14:paraId="7F728C2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847</w:t>
            </w:r>
          </w:p>
        </w:tc>
        <w:tc>
          <w:tcPr>
            <w:tcW w:w="1132" w:type="dxa"/>
          </w:tcPr>
          <w:p w14:paraId="6878D37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1.05</w:t>
            </w:r>
          </w:p>
        </w:tc>
        <w:tc>
          <w:tcPr>
            <w:tcW w:w="1132" w:type="dxa"/>
          </w:tcPr>
          <w:p w14:paraId="7E5682A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189</w:t>
            </w:r>
          </w:p>
        </w:tc>
      </w:tr>
      <w:tr w:rsidR="00FD1EC1" w:rsidRPr="00392069" w14:paraId="3A4DEDCD" w14:textId="77777777" w:rsidTr="00755379">
        <w:tc>
          <w:tcPr>
            <w:tcW w:w="567" w:type="dxa"/>
            <w:tcBorders>
              <w:bottom w:val="single" w:sz="4" w:space="0" w:color="auto"/>
            </w:tcBorders>
          </w:tcPr>
          <w:p w14:paraId="5051EC7F"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18</w:t>
            </w:r>
          </w:p>
        </w:tc>
        <w:tc>
          <w:tcPr>
            <w:tcW w:w="1985" w:type="dxa"/>
            <w:tcBorders>
              <w:bottom w:val="single" w:sz="4" w:space="0" w:color="auto"/>
            </w:tcBorders>
          </w:tcPr>
          <w:p w14:paraId="71EAA73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521CE196"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P800-500</w:t>
            </w:r>
          </w:p>
        </w:tc>
        <w:tc>
          <w:tcPr>
            <w:tcW w:w="2694" w:type="dxa"/>
            <w:tcBorders>
              <w:bottom w:val="single" w:sz="4" w:space="0" w:color="auto"/>
            </w:tcBorders>
          </w:tcPr>
          <w:p w14:paraId="5DE90A4B" w14:textId="1AF5DEC5"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503CC213" w14:textId="77777777" w:rsidR="00FD1EC1" w:rsidRPr="00755379" w:rsidRDefault="00FD1EC1" w:rsidP="00755379">
            <w:pPr>
              <w:jc w:val="both"/>
              <w:rPr>
                <w:rFonts w:ascii="Times New Roman" w:hAnsi="Times New Roman" w:cs="Times New Roman"/>
                <w:sz w:val="20"/>
                <w:szCs w:val="20"/>
                <w:lang w:val="de-DE"/>
              </w:rPr>
            </w:pPr>
            <w:r w:rsidRPr="008B6CD8">
              <w:rPr>
                <w:rFonts w:ascii="Times New Roman" w:hAnsi="Times New Roman" w:cs="Times New Roman"/>
                <w:sz w:val="20"/>
                <w:szCs w:val="20"/>
                <w:lang w:val="de-DE"/>
              </w:rPr>
              <w:t>(800°C, 500 MPa, 10s)</w:t>
            </w:r>
          </w:p>
        </w:tc>
        <w:tc>
          <w:tcPr>
            <w:tcW w:w="1131" w:type="dxa"/>
            <w:tcBorders>
              <w:bottom w:val="single" w:sz="4" w:space="0" w:color="auto"/>
            </w:tcBorders>
          </w:tcPr>
          <w:p w14:paraId="45EE432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bottom w:val="single" w:sz="4" w:space="0" w:color="auto"/>
            </w:tcBorders>
          </w:tcPr>
          <w:p w14:paraId="6092C00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65</w:t>
            </w:r>
          </w:p>
        </w:tc>
        <w:tc>
          <w:tcPr>
            <w:tcW w:w="1131" w:type="dxa"/>
            <w:tcBorders>
              <w:bottom w:val="single" w:sz="4" w:space="0" w:color="auto"/>
            </w:tcBorders>
          </w:tcPr>
          <w:p w14:paraId="78DDA15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841</w:t>
            </w:r>
          </w:p>
        </w:tc>
        <w:tc>
          <w:tcPr>
            <w:tcW w:w="1132" w:type="dxa"/>
            <w:tcBorders>
              <w:bottom w:val="single" w:sz="4" w:space="0" w:color="auto"/>
            </w:tcBorders>
          </w:tcPr>
          <w:p w14:paraId="698437F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1.24</w:t>
            </w:r>
          </w:p>
        </w:tc>
        <w:tc>
          <w:tcPr>
            <w:tcW w:w="1132" w:type="dxa"/>
            <w:tcBorders>
              <w:bottom w:val="single" w:sz="4" w:space="0" w:color="auto"/>
            </w:tcBorders>
          </w:tcPr>
          <w:p w14:paraId="1062D33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281</w:t>
            </w:r>
          </w:p>
        </w:tc>
      </w:tr>
      <w:tr w:rsidR="00FD1EC1" w:rsidRPr="00392069" w14:paraId="1EE31F20" w14:textId="77777777" w:rsidTr="00755379">
        <w:tc>
          <w:tcPr>
            <w:tcW w:w="567" w:type="dxa"/>
          </w:tcPr>
          <w:p w14:paraId="5AA89EDF"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19</w:t>
            </w:r>
          </w:p>
        </w:tc>
        <w:tc>
          <w:tcPr>
            <w:tcW w:w="1985" w:type="dxa"/>
          </w:tcPr>
          <w:p w14:paraId="11E3C33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69C474D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HDS701</w:t>
            </w:r>
          </w:p>
        </w:tc>
        <w:tc>
          <w:tcPr>
            <w:tcW w:w="2694" w:type="dxa"/>
          </w:tcPr>
          <w:p w14:paraId="46A9B3C2" w14:textId="117307A9"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7761EB98" w14:textId="77777777" w:rsidR="00FD1EC1" w:rsidRPr="00755379" w:rsidRDefault="00FD1EC1" w:rsidP="00755379">
            <w:pPr>
              <w:jc w:val="center"/>
              <w:rPr>
                <w:rFonts w:ascii="Times New Roman" w:hAnsi="Times New Roman" w:cs="Times New Roman"/>
                <w:sz w:val="20"/>
                <w:szCs w:val="20"/>
                <w:lang w:val="de-DE"/>
              </w:rPr>
            </w:pPr>
            <w:r w:rsidRPr="00755379">
              <w:rPr>
                <w:rFonts w:ascii="Times New Roman" w:hAnsi="Times New Roman" w:cs="Times New Roman"/>
                <w:sz w:val="20"/>
                <w:szCs w:val="20"/>
                <w:lang w:val="de-DE"/>
              </w:rPr>
              <w:t>(750°C, 70 MPa, 60s)</w:t>
            </w:r>
          </w:p>
        </w:tc>
        <w:tc>
          <w:tcPr>
            <w:tcW w:w="1131" w:type="dxa"/>
          </w:tcPr>
          <w:p w14:paraId="0298296C"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2279C9C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31" w:type="dxa"/>
          </w:tcPr>
          <w:p w14:paraId="353FDF2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1180</w:t>
            </w:r>
          </w:p>
        </w:tc>
        <w:tc>
          <w:tcPr>
            <w:tcW w:w="1132" w:type="dxa"/>
          </w:tcPr>
          <w:p w14:paraId="6E6164B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1.38</w:t>
            </w:r>
          </w:p>
        </w:tc>
        <w:tc>
          <w:tcPr>
            <w:tcW w:w="1132" w:type="dxa"/>
          </w:tcPr>
          <w:p w14:paraId="29619022" w14:textId="61C19607" w:rsidR="00FD1EC1" w:rsidRPr="00755379" w:rsidRDefault="001E7CA2" w:rsidP="00755379">
            <w:pPr>
              <w:jc w:val="center"/>
              <w:rPr>
                <w:rFonts w:ascii="Times New Roman" w:hAnsi="Times New Roman" w:cs="Times New Roman"/>
                <w:sz w:val="20"/>
                <w:szCs w:val="20"/>
                <w:lang w:val="en-US"/>
              </w:rPr>
            </w:pPr>
            <w:r>
              <w:rPr>
                <w:rFonts w:ascii="Times New Roman" w:hAnsi="Times New Roman" w:cs="Times New Roman"/>
                <w:sz w:val="20"/>
                <w:szCs w:val="20"/>
                <w:lang w:val="en-US"/>
              </w:rPr>
              <w:t>353</w:t>
            </w:r>
          </w:p>
        </w:tc>
      </w:tr>
      <w:tr w:rsidR="00FD1EC1" w:rsidRPr="00392069" w14:paraId="5CA347D9" w14:textId="77777777" w:rsidTr="00755379">
        <w:tc>
          <w:tcPr>
            <w:tcW w:w="567" w:type="dxa"/>
          </w:tcPr>
          <w:p w14:paraId="0A2DE00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20</w:t>
            </w:r>
          </w:p>
        </w:tc>
        <w:tc>
          <w:tcPr>
            <w:tcW w:w="1985" w:type="dxa"/>
          </w:tcPr>
          <w:p w14:paraId="1CF71D8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4F342FA9"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HDS704</w:t>
            </w:r>
          </w:p>
        </w:tc>
        <w:tc>
          <w:tcPr>
            <w:tcW w:w="2694" w:type="dxa"/>
          </w:tcPr>
          <w:p w14:paraId="6DB7E827" w14:textId="76803C9E"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435206BF" w14:textId="77777777" w:rsidR="00FD1EC1" w:rsidRPr="00755379" w:rsidRDefault="00FD1EC1" w:rsidP="00755379">
            <w:pPr>
              <w:jc w:val="center"/>
              <w:rPr>
                <w:rFonts w:ascii="Times New Roman" w:hAnsi="Times New Roman" w:cs="Times New Roman"/>
                <w:sz w:val="20"/>
                <w:szCs w:val="20"/>
                <w:lang w:val="de-DE"/>
              </w:rPr>
            </w:pPr>
            <w:r w:rsidRPr="00755379">
              <w:rPr>
                <w:rFonts w:ascii="Times New Roman" w:hAnsi="Times New Roman" w:cs="Times New Roman"/>
                <w:sz w:val="20"/>
                <w:szCs w:val="20"/>
                <w:lang w:val="de-DE"/>
              </w:rPr>
              <w:t>(750°C, 70 MPa, 30s)</w:t>
            </w:r>
          </w:p>
        </w:tc>
        <w:tc>
          <w:tcPr>
            <w:tcW w:w="1131" w:type="dxa"/>
          </w:tcPr>
          <w:p w14:paraId="3CD99A7D"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030883B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31" w:type="dxa"/>
          </w:tcPr>
          <w:p w14:paraId="78B259F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1438</w:t>
            </w:r>
          </w:p>
        </w:tc>
        <w:tc>
          <w:tcPr>
            <w:tcW w:w="1132" w:type="dxa"/>
          </w:tcPr>
          <w:p w14:paraId="6D338D4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1.22</w:t>
            </w:r>
          </w:p>
        </w:tc>
        <w:tc>
          <w:tcPr>
            <w:tcW w:w="1132" w:type="dxa"/>
          </w:tcPr>
          <w:p w14:paraId="6DBF3D65" w14:textId="2077205B" w:rsidR="00FD1EC1" w:rsidRPr="00755379" w:rsidRDefault="001E7CA2" w:rsidP="00755379">
            <w:pPr>
              <w:jc w:val="center"/>
              <w:rPr>
                <w:rFonts w:ascii="Times New Roman" w:hAnsi="Times New Roman" w:cs="Times New Roman"/>
                <w:sz w:val="20"/>
                <w:szCs w:val="20"/>
                <w:lang w:val="en-US"/>
              </w:rPr>
            </w:pPr>
            <w:r>
              <w:rPr>
                <w:rFonts w:ascii="Times New Roman" w:hAnsi="Times New Roman" w:cs="Times New Roman"/>
                <w:sz w:val="20"/>
                <w:szCs w:val="20"/>
                <w:lang w:val="en-US"/>
              </w:rPr>
              <w:t>273</w:t>
            </w:r>
          </w:p>
        </w:tc>
      </w:tr>
    </w:tbl>
    <w:p w14:paraId="025AFF1F" w14:textId="171DC8DA" w:rsidR="00857E73" w:rsidRDefault="00857E73" w:rsidP="002C7BA2">
      <w:pPr>
        <w:spacing w:after="0" w:line="360" w:lineRule="auto"/>
        <w:jc w:val="both"/>
        <w:rPr>
          <w:rFonts w:ascii="Times New Roman" w:hAnsi="Times New Roman" w:cs="Times New Roman"/>
          <w:sz w:val="24"/>
          <w:szCs w:val="24"/>
          <w:lang w:val="en-US"/>
        </w:rPr>
      </w:pPr>
    </w:p>
    <w:p w14:paraId="14F29FE1" w14:textId="77777777" w:rsidR="00FD1EC1" w:rsidRPr="001E7CA2" w:rsidRDefault="00FD1EC1" w:rsidP="00FD1EC1">
      <w:pPr>
        <w:spacing w:after="0" w:line="360" w:lineRule="auto"/>
        <w:jc w:val="both"/>
        <w:rPr>
          <w:rFonts w:ascii="Times New Roman" w:hAnsi="Times New Roman" w:cs="Times New Roman"/>
          <w:b/>
          <w:bCs/>
          <w:sz w:val="24"/>
          <w:szCs w:val="24"/>
          <w:lang w:val="en-US"/>
        </w:rPr>
      </w:pPr>
      <w:r w:rsidRPr="001E7CA2">
        <w:rPr>
          <w:rFonts w:ascii="Times New Roman" w:hAnsi="Times New Roman" w:cs="Times New Roman"/>
          <w:b/>
          <w:bCs/>
          <w:sz w:val="24"/>
          <w:szCs w:val="24"/>
          <w:lang w:val="en-US"/>
        </w:rPr>
        <w:lastRenderedPageBreak/>
        <w:t>3.1 SPT of semi-dense compacts</w:t>
      </w:r>
    </w:p>
    <w:p w14:paraId="0A505F49" w14:textId="089B88F7" w:rsidR="00FD1EC1" w:rsidRPr="001E7CA2" w:rsidRDefault="00FD1EC1" w:rsidP="00FD1EC1">
      <w:pPr>
        <w:spacing w:after="0" w:line="360" w:lineRule="auto"/>
        <w:jc w:val="both"/>
        <w:rPr>
          <w:rFonts w:ascii="Times New Roman" w:hAnsi="Times New Roman" w:cs="Times New Roman"/>
          <w:sz w:val="24"/>
          <w:szCs w:val="24"/>
          <w:lang w:val="en-US"/>
        </w:rPr>
      </w:pPr>
      <w:r w:rsidRPr="001E7CA2">
        <w:rPr>
          <w:rFonts w:ascii="Times New Roman" w:hAnsi="Times New Roman" w:cs="Times New Roman"/>
          <w:sz w:val="24"/>
          <w:szCs w:val="24"/>
          <w:lang w:val="en-US"/>
        </w:rPr>
        <w:t xml:space="preserve">As expected, densification improved with increase of temperature and increase of pressure (see </w:t>
      </w:r>
      <w:r w:rsidRPr="001E7CA2">
        <w:rPr>
          <w:rFonts w:ascii="Times New Roman" w:hAnsi="Times New Roman" w:cs="Times New Roman"/>
          <w:b/>
          <w:bCs/>
          <w:sz w:val="24"/>
          <w:szCs w:val="24"/>
          <w:lang w:val="en-US"/>
        </w:rPr>
        <w:t>Table 3</w:t>
      </w:r>
      <w:r w:rsidRPr="001E7CA2">
        <w:rPr>
          <w:rFonts w:ascii="Times New Roman" w:hAnsi="Times New Roman" w:cs="Times New Roman"/>
          <w:sz w:val="24"/>
          <w:szCs w:val="24"/>
          <w:lang w:val="en-US"/>
        </w:rPr>
        <w:t>). The lowest height reduction of 57 % occurred with sample T700-50, which had a maximum temperature of 700 °C. Since higher deformation degrees were obtained at 800 °C compared to 700 °C and 750 °C</w:t>
      </w:r>
      <w:r w:rsidR="001E7CA2">
        <w:rPr>
          <w:rFonts w:ascii="Times New Roman" w:hAnsi="Times New Roman" w:cs="Times New Roman"/>
          <w:sz w:val="24"/>
          <w:szCs w:val="24"/>
          <w:lang w:val="en-US"/>
        </w:rPr>
        <w:t xml:space="preserve"> – </w:t>
      </w:r>
      <w:r w:rsidRPr="001E7CA2">
        <w:rPr>
          <w:rFonts w:ascii="Times New Roman" w:hAnsi="Times New Roman" w:cs="Times New Roman"/>
          <w:sz w:val="24"/>
          <w:szCs w:val="24"/>
          <w:lang w:val="en-US"/>
        </w:rPr>
        <w:t>with sample T800-50 obtaining the highest deformation of 62%</w:t>
      </w:r>
      <w:r w:rsidR="001E7CA2">
        <w:rPr>
          <w:rFonts w:ascii="Times New Roman" w:hAnsi="Times New Roman" w:cs="Times New Roman"/>
          <w:sz w:val="24"/>
          <w:szCs w:val="24"/>
          <w:lang w:val="en-US"/>
        </w:rPr>
        <w:t xml:space="preserve"> –, </w:t>
      </w:r>
      <w:r w:rsidRPr="001E7CA2">
        <w:rPr>
          <w:rFonts w:ascii="Times New Roman" w:hAnsi="Times New Roman" w:cs="Times New Roman"/>
          <w:sz w:val="24"/>
          <w:szCs w:val="24"/>
          <w:lang w:val="en-US"/>
        </w:rPr>
        <w:t xml:space="preserve">further deformation studies with varying pressure (100, 200, 500 MPa) were carried out at this temperature. </w:t>
      </w:r>
      <w:r w:rsidRPr="001E7CA2">
        <w:rPr>
          <w:rFonts w:ascii="Times New Roman" w:hAnsi="Times New Roman" w:cs="Times New Roman"/>
          <w:b/>
          <w:bCs/>
          <w:sz w:val="24"/>
          <w:szCs w:val="24"/>
          <w:lang w:val="en-US"/>
        </w:rPr>
        <w:t xml:space="preserve">Figure </w:t>
      </w:r>
      <w:r w:rsidR="00343E3F" w:rsidRPr="001E7CA2">
        <w:rPr>
          <w:rFonts w:ascii="Times New Roman" w:hAnsi="Times New Roman" w:cs="Times New Roman"/>
          <w:b/>
          <w:bCs/>
          <w:sz w:val="24"/>
          <w:szCs w:val="24"/>
          <w:lang w:val="en-US"/>
        </w:rPr>
        <w:t>5</w:t>
      </w:r>
      <w:r w:rsidRPr="001E7CA2">
        <w:rPr>
          <w:rFonts w:ascii="Times New Roman" w:hAnsi="Times New Roman" w:cs="Times New Roman"/>
          <w:b/>
          <w:bCs/>
          <w:sz w:val="24"/>
          <w:szCs w:val="24"/>
          <w:lang w:val="en-US"/>
        </w:rPr>
        <w:t xml:space="preserve"> </w:t>
      </w:r>
      <w:r w:rsidRPr="001E7CA2">
        <w:rPr>
          <w:rFonts w:ascii="Times New Roman" w:hAnsi="Times New Roman" w:cs="Times New Roman"/>
          <w:sz w:val="24"/>
          <w:szCs w:val="24"/>
          <w:lang w:val="en-US"/>
        </w:rPr>
        <w:t>shows the related deformation curves for the case of doing the main deformation step with a pressure of either 100 MPa (</w:t>
      </w:r>
      <w:r w:rsidRPr="001E7CA2">
        <w:rPr>
          <w:rFonts w:ascii="Times New Roman" w:hAnsi="Times New Roman" w:cs="Times New Roman"/>
          <w:b/>
          <w:bCs/>
          <w:sz w:val="24"/>
          <w:szCs w:val="24"/>
          <w:lang w:val="en-US"/>
        </w:rPr>
        <w:t xml:space="preserve">Figure </w:t>
      </w:r>
      <w:r w:rsidR="00343E3F" w:rsidRPr="001E7CA2">
        <w:rPr>
          <w:rFonts w:ascii="Times New Roman" w:hAnsi="Times New Roman" w:cs="Times New Roman"/>
          <w:b/>
          <w:bCs/>
          <w:sz w:val="24"/>
          <w:szCs w:val="24"/>
          <w:lang w:val="en-US"/>
        </w:rPr>
        <w:t>5</w:t>
      </w:r>
      <w:r w:rsidRPr="001E7CA2">
        <w:rPr>
          <w:rFonts w:ascii="Times New Roman" w:hAnsi="Times New Roman" w:cs="Times New Roman"/>
          <w:b/>
          <w:bCs/>
          <w:sz w:val="24"/>
          <w:szCs w:val="24"/>
          <w:lang w:val="en-US"/>
        </w:rPr>
        <w:t>a</w:t>
      </w:r>
      <w:r w:rsidRPr="001E7CA2">
        <w:rPr>
          <w:rFonts w:ascii="Times New Roman" w:hAnsi="Times New Roman" w:cs="Times New Roman"/>
          <w:sz w:val="24"/>
          <w:szCs w:val="24"/>
          <w:lang w:val="en-US"/>
        </w:rPr>
        <w:t>) or 500 MPa (</w:t>
      </w:r>
      <w:r w:rsidRPr="001E7CA2">
        <w:rPr>
          <w:rFonts w:ascii="Times New Roman" w:hAnsi="Times New Roman" w:cs="Times New Roman"/>
          <w:b/>
          <w:bCs/>
          <w:sz w:val="24"/>
          <w:szCs w:val="24"/>
          <w:lang w:val="en-US"/>
        </w:rPr>
        <w:t xml:space="preserve">Figure </w:t>
      </w:r>
      <w:r w:rsidR="00343E3F" w:rsidRPr="001E7CA2">
        <w:rPr>
          <w:rFonts w:ascii="Times New Roman" w:hAnsi="Times New Roman" w:cs="Times New Roman"/>
          <w:b/>
          <w:bCs/>
          <w:sz w:val="24"/>
          <w:szCs w:val="24"/>
          <w:lang w:val="en-US"/>
        </w:rPr>
        <w:t>5</w:t>
      </w:r>
      <w:r w:rsidRPr="001E7CA2">
        <w:rPr>
          <w:rFonts w:ascii="Times New Roman" w:hAnsi="Times New Roman" w:cs="Times New Roman"/>
          <w:b/>
          <w:bCs/>
          <w:sz w:val="24"/>
          <w:szCs w:val="24"/>
          <w:lang w:val="en-US"/>
        </w:rPr>
        <w:t>b</w:t>
      </w:r>
      <w:r w:rsidRPr="001E7CA2">
        <w:rPr>
          <w:rFonts w:ascii="Times New Roman" w:hAnsi="Times New Roman" w:cs="Times New Roman"/>
          <w:sz w:val="24"/>
          <w:szCs w:val="24"/>
          <w:lang w:val="en-US"/>
        </w:rPr>
        <w:t>). With increase of pressure, the height reduction increased between P800-</w:t>
      </w:r>
      <w:r w:rsidR="00343E3F" w:rsidRPr="001E7CA2">
        <w:rPr>
          <w:rFonts w:ascii="Times New Roman" w:hAnsi="Times New Roman" w:cs="Times New Roman"/>
          <w:sz w:val="24"/>
          <w:szCs w:val="24"/>
          <w:lang w:val="en-US"/>
        </w:rPr>
        <w:t>1</w:t>
      </w:r>
      <w:r w:rsidRPr="001E7CA2">
        <w:rPr>
          <w:rFonts w:ascii="Times New Roman" w:hAnsi="Times New Roman" w:cs="Times New Roman"/>
          <w:sz w:val="24"/>
          <w:szCs w:val="24"/>
          <w:lang w:val="en-US"/>
        </w:rPr>
        <w:t>00 and P800-500, from 60 to 65 % (</w:t>
      </w:r>
      <w:r w:rsidRPr="001E7CA2">
        <w:rPr>
          <w:rFonts w:ascii="Times New Roman" w:hAnsi="Times New Roman" w:cs="Times New Roman"/>
          <w:b/>
          <w:bCs/>
          <w:sz w:val="24"/>
          <w:szCs w:val="24"/>
          <w:lang w:val="en-US"/>
        </w:rPr>
        <w:t>Table 3</w:t>
      </w:r>
      <w:r w:rsidRPr="001E7CA2">
        <w:rPr>
          <w:rFonts w:ascii="Times New Roman" w:hAnsi="Times New Roman" w:cs="Times New Roman"/>
          <w:sz w:val="24"/>
          <w:szCs w:val="24"/>
          <w:lang w:val="en-US"/>
        </w:rPr>
        <w:t>). The black line in the graphs show the relative movement of the punch along with the deformation process. Deformation starts already under the pre-load at a temperature of around 500°C. When exceeding a temperature of around 650°C, deformation stops at a height reduction of around 50 %. The plateau of the deformation curve indicates the deformation of the samples to a degree, where contact to die walls and onset of wall friction appeared. When further increasing the load, deformation proceeds, but at a lower rate.</w:t>
      </w:r>
    </w:p>
    <w:p w14:paraId="111C84FC" w14:textId="0E266BAA" w:rsidR="00FD1EC1" w:rsidRDefault="00FD1EC1" w:rsidP="00FD1EC1">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D1EC1" w14:paraId="0A063287" w14:textId="77777777" w:rsidTr="00FD1EC1">
        <w:tc>
          <w:tcPr>
            <w:tcW w:w="9396" w:type="dxa"/>
          </w:tcPr>
          <w:p w14:paraId="6CC62F01" w14:textId="6B80AF94" w:rsidR="00FD1EC1" w:rsidRDefault="00FD1EC1" w:rsidP="00FD1EC1">
            <w:pPr>
              <w:spacing w:line="360" w:lineRule="auto"/>
              <w:jc w:val="both"/>
              <w:rPr>
                <w:rFonts w:ascii="Times New Roman" w:hAnsi="Times New Roman" w:cs="Times New Roman"/>
                <w:sz w:val="24"/>
                <w:szCs w:val="24"/>
                <w:lang w:val="en-US"/>
              </w:rPr>
            </w:pPr>
            <w:r w:rsidRPr="00392069">
              <w:rPr>
                <w:rFonts w:ascii="Times New Roman" w:hAnsi="Times New Roman" w:cs="Times New Roman"/>
                <w:noProof/>
                <w:sz w:val="24"/>
                <w:szCs w:val="24"/>
                <w:lang w:val="en-US"/>
              </w:rPr>
              <w:drawing>
                <wp:inline distT="0" distB="0" distL="0" distR="0" wp14:anchorId="42DCAA0A" wp14:editId="2674236B">
                  <wp:extent cx="5760000" cy="1670400"/>
                  <wp:effectExtent l="0" t="0" r="0" b="635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7637A8F0" w14:textId="22BE4360" w:rsidR="00FD1EC1" w:rsidRPr="001E7CA2" w:rsidRDefault="00FD1EC1" w:rsidP="00FD1EC1">
      <w:pPr>
        <w:spacing w:after="0" w:line="360" w:lineRule="auto"/>
        <w:jc w:val="both"/>
        <w:rPr>
          <w:rFonts w:ascii="Times New Roman" w:hAnsi="Times New Roman" w:cs="Times New Roman"/>
          <w:i/>
          <w:iCs/>
          <w:sz w:val="24"/>
          <w:szCs w:val="24"/>
          <w:lang w:val="en-US"/>
        </w:rPr>
      </w:pPr>
      <w:r w:rsidRPr="001E7CA2">
        <w:rPr>
          <w:rFonts w:ascii="Times New Roman" w:hAnsi="Times New Roman" w:cs="Times New Roman"/>
          <w:b/>
          <w:bCs/>
          <w:i/>
          <w:iCs/>
          <w:sz w:val="24"/>
          <w:szCs w:val="24"/>
          <w:lang w:val="en-US"/>
        </w:rPr>
        <w:t>Figure 7:</w:t>
      </w:r>
      <w:r w:rsidRPr="001E7CA2">
        <w:rPr>
          <w:rFonts w:ascii="Times New Roman" w:hAnsi="Times New Roman" w:cs="Times New Roman"/>
          <w:i/>
          <w:iCs/>
          <w:sz w:val="24"/>
          <w:szCs w:val="24"/>
          <w:lang w:val="en-US"/>
        </w:rPr>
        <w:t xml:space="preserve"> Hot deformation of pre-sintered, porous Nd-Fe-B samples (500°C, 50 MPa, 30s) via FAST/SPS. Pre-heating with 100°C</w:t>
      </w:r>
      <w:r w:rsidRPr="001E7CA2">
        <w:rPr>
          <w:rFonts w:ascii="Times New Roman" w:hAnsi="Times New Roman" w:cs="Times New Roman"/>
          <w:i/>
          <w:iCs/>
          <w:sz w:val="24"/>
          <w:szCs w:val="24"/>
          <w:lang w:val="en-US"/>
        </w:rPr>
        <w:sym w:font="Symbol" w:char="F0D7"/>
      </w:r>
      <w:r w:rsidRPr="001E7CA2">
        <w:rPr>
          <w:rFonts w:ascii="Times New Roman" w:hAnsi="Times New Roman" w:cs="Times New Roman"/>
          <w:i/>
          <w:iCs/>
          <w:sz w:val="24"/>
          <w:szCs w:val="24"/>
          <w:lang w:val="en-US"/>
        </w:rPr>
        <w:t>min</w:t>
      </w:r>
      <w:r w:rsidRPr="001E7CA2">
        <w:rPr>
          <w:rFonts w:ascii="Times New Roman" w:hAnsi="Times New Roman" w:cs="Times New Roman"/>
          <w:i/>
          <w:iCs/>
          <w:sz w:val="24"/>
          <w:szCs w:val="24"/>
          <w:vertAlign w:val="superscript"/>
          <w:lang w:val="en-US"/>
        </w:rPr>
        <w:t>-1</w:t>
      </w:r>
      <w:r w:rsidRPr="001E7CA2">
        <w:rPr>
          <w:rFonts w:ascii="Times New Roman" w:hAnsi="Times New Roman" w:cs="Times New Roman"/>
          <w:i/>
          <w:iCs/>
          <w:sz w:val="24"/>
          <w:szCs w:val="24"/>
          <w:lang w:val="en-US"/>
        </w:rPr>
        <w:t xml:space="preserve"> to 800°C and pre-loading with 32 MPa before applying the main pressure of </w:t>
      </w:r>
      <w:r w:rsidRPr="001E7CA2">
        <w:rPr>
          <w:rFonts w:ascii="Times New Roman" w:hAnsi="Times New Roman" w:cs="Times New Roman"/>
          <w:b/>
          <w:bCs/>
          <w:i/>
          <w:iCs/>
          <w:sz w:val="24"/>
          <w:szCs w:val="24"/>
          <w:lang w:val="en-US"/>
        </w:rPr>
        <w:t>a.)</w:t>
      </w:r>
      <w:r w:rsidRPr="001E7CA2">
        <w:rPr>
          <w:rFonts w:ascii="Times New Roman" w:hAnsi="Times New Roman" w:cs="Times New Roman"/>
          <w:i/>
          <w:iCs/>
          <w:sz w:val="24"/>
          <w:szCs w:val="24"/>
          <w:lang w:val="en-US"/>
        </w:rPr>
        <w:t xml:space="preserve"> 100 MPa</w:t>
      </w:r>
      <w:r w:rsidR="00F9660D" w:rsidRPr="001E7CA2">
        <w:rPr>
          <w:rFonts w:ascii="Times New Roman" w:hAnsi="Times New Roman" w:cs="Times New Roman"/>
          <w:i/>
          <w:iCs/>
          <w:sz w:val="24"/>
          <w:szCs w:val="24"/>
          <w:lang w:val="en-US"/>
        </w:rPr>
        <w:t xml:space="preserve"> (P800-100)</w:t>
      </w:r>
      <w:r w:rsidRPr="001E7CA2">
        <w:rPr>
          <w:rFonts w:ascii="Times New Roman" w:hAnsi="Times New Roman" w:cs="Times New Roman"/>
          <w:i/>
          <w:iCs/>
          <w:sz w:val="24"/>
          <w:szCs w:val="24"/>
          <w:lang w:val="en-US"/>
        </w:rPr>
        <w:t xml:space="preserve"> </w:t>
      </w:r>
      <w:r w:rsidRPr="001E7CA2">
        <w:rPr>
          <w:rFonts w:ascii="Times New Roman" w:hAnsi="Times New Roman" w:cs="Times New Roman"/>
          <w:b/>
          <w:bCs/>
          <w:i/>
          <w:iCs/>
          <w:sz w:val="24"/>
          <w:szCs w:val="24"/>
          <w:lang w:val="en-US"/>
        </w:rPr>
        <w:t>b.)</w:t>
      </w:r>
      <w:r w:rsidRPr="001E7CA2">
        <w:rPr>
          <w:rFonts w:ascii="Times New Roman" w:hAnsi="Times New Roman" w:cs="Times New Roman"/>
          <w:i/>
          <w:iCs/>
          <w:sz w:val="24"/>
          <w:szCs w:val="24"/>
          <w:lang w:val="en-US"/>
        </w:rPr>
        <w:t xml:space="preserve"> 500 MPa (</w:t>
      </w:r>
      <w:r w:rsidR="00F9660D" w:rsidRPr="001E7CA2">
        <w:rPr>
          <w:rFonts w:ascii="Times New Roman" w:hAnsi="Times New Roman" w:cs="Times New Roman"/>
          <w:i/>
          <w:iCs/>
          <w:sz w:val="24"/>
          <w:szCs w:val="24"/>
          <w:lang w:val="en-US"/>
        </w:rPr>
        <w:t>P800-500). The p</w:t>
      </w:r>
      <w:r w:rsidRPr="001E7CA2">
        <w:rPr>
          <w:rFonts w:ascii="Times New Roman" w:hAnsi="Times New Roman" w:cs="Times New Roman"/>
          <w:i/>
          <w:iCs/>
          <w:sz w:val="24"/>
          <w:szCs w:val="24"/>
          <w:lang w:val="en-US"/>
        </w:rPr>
        <w:t>ressure</w:t>
      </w:r>
      <w:r w:rsidR="00F9660D" w:rsidRPr="001E7CA2">
        <w:rPr>
          <w:rFonts w:ascii="Times New Roman" w:hAnsi="Times New Roman" w:cs="Times New Roman"/>
          <w:i/>
          <w:iCs/>
          <w:sz w:val="24"/>
          <w:szCs w:val="24"/>
          <w:lang w:val="en-US"/>
        </w:rPr>
        <w:t xml:space="preserve"> is</w:t>
      </w:r>
      <w:r w:rsidRPr="001E7CA2">
        <w:rPr>
          <w:rFonts w:ascii="Times New Roman" w:hAnsi="Times New Roman" w:cs="Times New Roman"/>
          <w:i/>
          <w:iCs/>
          <w:sz w:val="24"/>
          <w:szCs w:val="24"/>
          <w:lang w:val="en-US"/>
        </w:rPr>
        <w:t xml:space="preserve"> related to the initial sample diameter of 20 mm).</w:t>
      </w:r>
    </w:p>
    <w:p w14:paraId="7A6A0C19" w14:textId="77777777" w:rsidR="00BF38E9" w:rsidRDefault="00BF38E9" w:rsidP="00BF38E9">
      <w:pPr>
        <w:spacing w:line="360" w:lineRule="auto"/>
        <w:jc w:val="both"/>
        <w:rPr>
          <w:rFonts w:ascii="Times New Roman" w:hAnsi="Times New Roman" w:cs="Times New Roman"/>
          <w:sz w:val="24"/>
          <w:szCs w:val="24"/>
          <w:lang w:val="en-US"/>
        </w:rPr>
      </w:pPr>
    </w:p>
    <w:p w14:paraId="10FEF18D" w14:textId="2A6988FE" w:rsidR="00BF38E9" w:rsidRPr="005A7D49" w:rsidRDefault="00BF38E9" w:rsidP="00BF38E9">
      <w:pPr>
        <w:spacing w:line="360" w:lineRule="auto"/>
        <w:jc w:val="both"/>
        <w:rPr>
          <w:rFonts w:ascii="Times New Roman" w:hAnsi="Times New Roman" w:cs="Times New Roman"/>
          <w:sz w:val="24"/>
          <w:szCs w:val="24"/>
          <w:lang w:val="en-US"/>
        </w:rPr>
      </w:pPr>
      <w:r w:rsidRPr="005A7D49">
        <w:rPr>
          <w:rFonts w:ascii="Times New Roman" w:hAnsi="Times New Roman" w:cs="Times New Roman"/>
          <w:sz w:val="24"/>
          <w:szCs w:val="24"/>
          <w:lang w:val="en-US"/>
        </w:rPr>
        <w:t xml:space="preserve">In this experimental approach, the highest </w:t>
      </w:r>
      <w:r w:rsidR="001E7CA2" w:rsidRPr="005A7D49">
        <w:rPr>
          <w:rFonts w:ascii="Times New Roman" w:hAnsi="Times New Roman" w:cs="Times New Roman"/>
          <w:sz w:val="24"/>
          <w:szCs w:val="24"/>
          <w:lang w:val="en-US"/>
        </w:rPr>
        <w:t>B</w:t>
      </w:r>
      <w:r w:rsidR="001E7CA2" w:rsidRPr="005A7D49">
        <w:rPr>
          <w:rFonts w:ascii="Times New Roman" w:hAnsi="Times New Roman" w:cs="Times New Roman"/>
          <w:sz w:val="24"/>
          <w:szCs w:val="24"/>
          <w:vertAlign w:val="subscript"/>
          <w:lang w:val="en-US"/>
        </w:rPr>
        <w:t>r</w:t>
      </w:r>
      <w:r w:rsidRPr="005A7D49">
        <w:rPr>
          <w:rFonts w:ascii="Times New Roman" w:hAnsi="Times New Roman" w:cs="Times New Roman"/>
          <w:sz w:val="24"/>
          <w:szCs w:val="24"/>
          <w:lang w:val="en-US"/>
        </w:rPr>
        <w:t xml:space="preserve"> value 1.2</w:t>
      </w:r>
      <w:r w:rsidR="00F9660D" w:rsidRPr="005A7D49">
        <w:rPr>
          <w:rFonts w:ascii="Times New Roman" w:hAnsi="Times New Roman" w:cs="Times New Roman"/>
          <w:sz w:val="24"/>
          <w:szCs w:val="24"/>
          <w:lang w:val="en-US"/>
        </w:rPr>
        <w:t>4</w:t>
      </w:r>
      <w:r w:rsidRPr="005A7D49">
        <w:rPr>
          <w:rFonts w:ascii="Times New Roman" w:hAnsi="Times New Roman" w:cs="Times New Roman"/>
          <w:sz w:val="24"/>
          <w:szCs w:val="24"/>
          <w:lang w:val="en-US"/>
        </w:rPr>
        <w:t xml:space="preserve"> T was obtained from the </w:t>
      </w:r>
      <w:r w:rsidR="00E94022" w:rsidRPr="005A7D49">
        <w:rPr>
          <w:rFonts w:ascii="Times New Roman" w:hAnsi="Times New Roman" w:cs="Times New Roman"/>
          <w:sz w:val="24"/>
          <w:szCs w:val="24"/>
          <w:lang w:val="en-US"/>
        </w:rPr>
        <w:t>sample</w:t>
      </w:r>
      <w:r w:rsidRPr="005A7D49">
        <w:rPr>
          <w:rFonts w:ascii="Times New Roman" w:hAnsi="Times New Roman" w:cs="Times New Roman"/>
          <w:sz w:val="24"/>
          <w:szCs w:val="24"/>
          <w:lang w:val="en-US"/>
        </w:rPr>
        <w:t xml:space="preserve"> </w:t>
      </w:r>
      <w:r w:rsidR="00E94022" w:rsidRPr="005A7D49">
        <w:rPr>
          <w:rFonts w:ascii="Times New Roman" w:hAnsi="Times New Roman" w:cs="Times New Roman"/>
          <w:sz w:val="24"/>
          <w:szCs w:val="24"/>
          <w:lang w:val="en-US"/>
        </w:rPr>
        <w:t xml:space="preserve">P800-500 </w:t>
      </w:r>
      <w:r w:rsidRPr="005A7D49">
        <w:rPr>
          <w:rFonts w:ascii="Times New Roman" w:hAnsi="Times New Roman" w:cs="Times New Roman"/>
          <w:sz w:val="24"/>
          <w:szCs w:val="24"/>
          <w:lang w:val="en-US"/>
        </w:rPr>
        <w:t xml:space="preserve">with the maximum applied pressure of 500 MPa. Comparisons of J-H curves can be seen in </w:t>
      </w:r>
      <w:r w:rsidRPr="005A7D49">
        <w:rPr>
          <w:rFonts w:ascii="Times New Roman" w:hAnsi="Times New Roman" w:cs="Times New Roman"/>
          <w:b/>
          <w:bCs/>
          <w:sz w:val="24"/>
          <w:szCs w:val="24"/>
          <w:lang w:val="en-US"/>
        </w:rPr>
        <w:t xml:space="preserve">Figure </w:t>
      </w:r>
      <w:r w:rsidR="00343E3F" w:rsidRPr="005A7D49">
        <w:rPr>
          <w:rFonts w:ascii="Times New Roman" w:hAnsi="Times New Roman" w:cs="Times New Roman"/>
          <w:b/>
          <w:bCs/>
          <w:sz w:val="24"/>
          <w:szCs w:val="24"/>
          <w:lang w:val="en-US"/>
        </w:rPr>
        <w:t>6</w:t>
      </w:r>
      <w:r w:rsidRPr="005A7D49">
        <w:rPr>
          <w:rFonts w:ascii="Times New Roman" w:hAnsi="Times New Roman" w:cs="Times New Roman"/>
          <w:sz w:val="24"/>
          <w:szCs w:val="24"/>
          <w:lang w:val="en-US"/>
        </w:rPr>
        <w:t xml:space="preserve">. In addition, the highest density and the largest height reduction were obtained as well. This result </w:t>
      </w:r>
      <w:r w:rsidRPr="005A7D49">
        <w:rPr>
          <w:rFonts w:ascii="Times New Roman" w:hAnsi="Times New Roman" w:cs="Times New Roman"/>
          <w:sz w:val="24"/>
          <w:szCs w:val="24"/>
          <w:lang w:val="en-US"/>
        </w:rPr>
        <w:lastRenderedPageBreak/>
        <w:t xml:space="preserve">indicates that in general hot deformation </w:t>
      </w:r>
      <w:r w:rsidRPr="00755379">
        <w:rPr>
          <w:rFonts w:ascii="Times New Roman" w:hAnsi="Times New Roman" w:cs="Times New Roman"/>
          <w:sz w:val="24"/>
          <w:szCs w:val="24"/>
          <w:lang w:val="en-US"/>
        </w:rPr>
        <w:t>at high pressure is advantageous for texturing the grains, therefore achieving pronounced anisotropic magnetic properties. Similar trends were observed in the literature [</w:t>
      </w:r>
      <w:r w:rsidRPr="00755379">
        <w:rPr>
          <w:rFonts w:ascii="Times New Roman" w:hAnsi="Times New Roman" w:cs="Times New Roman"/>
          <w:b/>
          <w:bCs/>
          <w:color w:val="0000FF"/>
          <w:sz w:val="24"/>
          <w:szCs w:val="24"/>
          <w:lang w:val="en-US"/>
        </w:rPr>
        <w:t>Liu 2010, Wang 2015</w:t>
      </w:r>
      <w:r w:rsidRPr="00755379">
        <w:rPr>
          <w:rFonts w:ascii="Times New Roman" w:hAnsi="Times New Roman" w:cs="Times New Roman"/>
          <w:sz w:val="24"/>
          <w:szCs w:val="24"/>
          <w:lang w:val="en-US"/>
        </w:rPr>
        <w:t xml:space="preserve">]. Nevertheless, heating with </w:t>
      </w:r>
      <w:bookmarkStart w:id="11" w:name="_Hlk153220693"/>
      <w:r w:rsidRPr="00755379">
        <w:rPr>
          <w:rFonts w:ascii="Times New Roman" w:hAnsi="Times New Roman" w:cs="Times New Roman"/>
          <w:sz w:val="24"/>
          <w:szCs w:val="24"/>
          <w:lang w:val="en-US"/>
        </w:rPr>
        <w:t>100°C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w:t>
      </w:r>
      <w:bookmarkEnd w:id="11"/>
      <w:r w:rsidRPr="00755379">
        <w:rPr>
          <w:rFonts w:ascii="Times New Roman" w:hAnsi="Times New Roman" w:cs="Times New Roman"/>
          <w:sz w:val="24"/>
          <w:szCs w:val="24"/>
          <w:lang w:val="en-US"/>
        </w:rPr>
        <w:t xml:space="preserve">to the aspired deformation temperature followed by another dwell time at this temperature until the main deformation load is achieved took obviously too long to reliable avoid onset of anomalous grain growth. This assumption is confirmed </w:t>
      </w:r>
      <w:r>
        <w:rPr>
          <w:rFonts w:ascii="Times New Roman" w:hAnsi="Times New Roman" w:cs="Times New Roman"/>
          <w:sz w:val="24"/>
          <w:szCs w:val="24"/>
          <w:lang w:val="en-US"/>
        </w:rPr>
        <w:t>within the given</w:t>
      </w:r>
      <w:r w:rsidRPr="00755379">
        <w:rPr>
          <w:rFonts w:ascii="Times New Roman" w:hAnsi="Times New Roman" w:cs="Times New Roman"/>
          <w:sz w:val="24"/>
          <w:szCs w:val="24"/>
          <w:lang w:val="en-US"/>
        </w:rPr>
        <w:t xml:space="preserve"> microstructures (</w:t>
      </w:r>
      <w:r w:rsidRPr="00755379">
        <w:rPr>
          <w:rFonts w:ascii="Times New Roman" w:hAnsi="Times New Roman" w:cs="Times New Roman"/>
          <w:b/>
          <w:bCs/>
          <w:sz w:val="24"/>
          <w:szCs w:val="24"/>
          <w:lang w:val="en-US"/>
        </w:rPr>
        <w:t xml:space="preserve">Figure </w:t>
      </w:r>
      <w:r w:rsidR="00343E3F">
        <w:rPr>
          <w:rFonts w:ascii="Times New Roman" w:hAnsi="Times New Roman" w:cs="Times New Roman"/>
          <w:b/>
          <w:bCs/>
          <w:sz w:val="24"/>
          <w:szCs w:val="24"/>
          <w:lang w:val="en-US"/>
        </w:rPr>
        <w:t>7</w:t>
      </w:r>
      <w:r w:rsidRPr="00755379">
        <w:rPr>
          <w:rFonts w:ascii="Times New Roman" w:hAnsi="Times New Roman" w:cs="Times New Roman"/>
          <w:sz w:val="24"/>
          <w:szCs w:val="24"/>
          <w:lang w:val="en-US"/>
        </w:rPr>
        <w:t xml:space="preserve">). </w:t>
      </w:r>
      <w:r w:rsidRPr="005A7D49">
        <w:rPr>
          <w:rFonts w:ascii="Times New Roman" w:hAnsi="Times New Roman" w:cs="Times New Roman"/>
          <w:sz w:val="24"/>
          <w:szCs w:val="24"/>
          <w:lang w:val="en-US"/>
        </w:rPr>
        <w:t xml:space="preserve">Even after the deformation step, clear boundaries of the starting MQU-F powder </w:t>
      </w:r>
      <w:r w:rsidR="005A7D49" w:rsidRPr="005A7D49">
        <w:rPr>
          <w:rFonts w:ascii="Times New Roman" w:hAnsi="Times New Roman" w:cs="Times New Roman"/>
          <w:sz w:val="24"/>
          <w:szCs w:val="24"/>
          <w:lang w:val="en-US"/>
        </w:rPr>
        <w:t>flakes</w:t>
      </w:r>
      <w:r w:rsidRPr="005A7D49">
        <w:rPr>
          <w:rFonts w:ascii="Times New Roman" w:hAnsi="Times New Roman" w:cs="Times New Roman"/>
          <w:sz w:val="24"/>
          <w:szCs w:val="24"/>
          <w:lang w:val="en-US"/>
        </w:rPr>
        <w:t xml:space="preserve"> are visible in the form of bright Nd-rich outlines. Likely these do not dissolve due to the presence of oxygen on the surface of the particles. Large amounts of </w:t>
      </w:r>
      <w:r w:rsidR="004E7093" w:rsidRPr="005A7D49">
        <w:rPr>
          <w:rFonts w:ascii="Times New Roman" w:hAnsi="Times New Roman" w:cs="Times New Roman"/>
          <w:sz w:val="24"/>
          <w:szCs w:val="24"/>
          <w:lang w:val="en-US"/>
        </w:rPr>
        <w:t xml:space="preserve">anomalous </w:t>
      </w:r>
      <w:r w:rsidRPr="005A7D49">
        <w:rPr>
          <w:rFonts w:ascii="Times New Roman" w:hAnsi="Times New Roman" w:cs="Times New Roman"/>
          <w:sz w:val="24"/>
          <w:szCs w:val="24"/>
          <w:lang w:val="en-US"/>
        </w:rPr>
        <w:t xml:space="preserve">grains with sizes in the several micrometer </w:t>
      </w:r>
      <w:r w:rsidR="005A7D49" w:rsidRPr="005A7D49">
        <w:rPr>
          <w:rFonts w:ascii="Times New Roman" w:hAnsi="Times New Roman" w:cs="Times New Roman"/>
          <w:sz w:val="24"/>
          <w:szCs w:val="24"/>
          <w:lang w:val="en-US"/>
        </w:rPr>
        <w:t>ranges</w:t>
      </w:r>
      <w:r w:rsidRPr="005A7D49">
        <w:rPr>
          <w:rFonts w:ascii="Times New Roman" w:hAnsi="Times New Roman" w:cs="Times New Roman"/>
          <w:sz w:val="24"/>
          <w:szCs w:val="24"/>
          <w:lang w:val="en-US"/>
        </w:rPr>
        <w:t xml:space="preserve"> are </w:t>
      </w:r>
      <w:r w:rsidRPr="00755379">
        <w:rPr>
          <w:rFonts w:ascii="Times New Roman" w:hAnsi="Times New Roman" w:cs="Times New Roman"/>
          <w:sz w:val="24"/>
          <w:szCs w:val="24"/>
          <w:lang w:val="en-US"/>
        </w:rPr>
        <w:t>a clear indicator for explaining the low coercivity values. It is interesting to note that at a given temperature (800°C) grain growth becomes more enhanced at the higher pressure. For taking advantage of high pressure and</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at</w:t>
      </w:r>
      <w:r w:rsidRPr="00755379">
        <w:rPr>
          <w:rFonts w:ascii="Times New Roman" w:hAnsi="Times New Roman" w:cs="Times New Roman"/>
          <w:sz w:val="24"/>
          <w:szCs w:val="24"/>
          <w:lang w:val="en-US"/>
        </w:rPr>
        <w:t xml:space="preserve"> the same time</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avoiding anomalous grain growth, direct application of the high load</w:t>
      </w:r>
      <w:r w:rsidR="002E68DC">
        <w:rPr>
          <w:rFonts w:ascii="Times New Roman" w:hAnsi="Times New Roman" w:cs="Times New Roman"/>
          <w:sz w:val="24"/>
          <w:szCs w:val="24"/>
          <w:lang w:val="en-US"/>
        </w:rPr>
        <w:t>s</w:t>
      </w:r>
      <w:r w:rsidRPr="00755379">
        <w:rPr>
          <w:rFonts w:ascii="Times New Roman" w:hAnsi="Times New Roman" w:cs="Times New Roman"/>
          <w:sz w:val="24"/>
          <w:szCs w:val="24"/>
          <w:lang w:val="en-US"/>
        </w:rPr>
        <w:t xml:space="preserve"> seems to be the preferred option, but sufficient stability of </w:t>
      </w:r>
      <w:r>
        <w:rPr>
          <w:rFonts w:ascii="Times New Roman" w:hAnsi="Times New Roman" w:cs="Times New Roman"/>
          <w:sz w:val="24"/>
          <w:szCs w:val="24"/>
          <w:lang w:val="en-US"/>
        </w:rPr>
        <w:t>the</w:t>
      </w:r>
      <w:r w:rsidRPr="00755379">
        <w:rPr>
          <w:rFonts w:ascii="Times New Roman" w:hAnsi="Times New Roman" w:cs="Times New Roman"/>
          <w:sz w:val="24"/>
          <w:szCs w:val="24"/>
          <w:lang w:val="en-US"/>
        </w:rPr>
        <w:t xml:space="preserve"> pre-sintered, porous compacts is questionable in this case. Additional improvements can be made through the tailoring of deformation speeds to avoid crack formation in the final sample [</w:t>
      </w:r>
      <w:proofErr w:type="spellStart"/>
      <w:r w:rsidRPr="00BF38E9">
        <w:rPr>
          <w:rFonts w:ascii="Times New Roman" w:hAnsi="Times New Roman" w:cs="Times New Roman"/>
          <w:b/>
          <w:bCs/>
          <w:color w:val="0000FF"/>
          <w:sz w:val="24"/>
          <w:szCs w:val="24"/>
          <w:lang w:val="en-US"/>
        </w:rPr>
        <w:t>Hinz</w:t>
      </w:r>
      <w:proofErr w:type="spellEnd"/>
      <w:r w:rsidRPr="00BF38E9">
        <w:rPr>
          <w:rFonts w:ascii="Times New Roman" w:hAnsi="Times New Roman" w:cs="Times New Roman"/>
          <w:b/>
          <w:bCs/>
          <w:color w:val="0000FF"/>
          <w:sz w:val="24"/>
          <w:szCs w:val="24"/>
          <w:lang w:val="en-US"/>
        </w:rPr>
        <w:t xml:space="preserve"> 2003</w:t>
      </w:r>
      <w:r w:rsidRPr="005A7D49">
        <w:rPr>
          <w:rFonts w:ascii="Times New Roman" w:hAnsi="Times New Roman" w:cs="Times New Roman"/>
          <w:sz w:val="24"/>
          <w:szCs w:val="24"/>
          <w:lang w:val="en-US"/>
        </w:rPr>
        <w:t xml:space="preserve">]. The best combination of </w:t>
      </w:r>
      <w:r w:rsidR="002E68DC">
        <w:rPr>
          <w:rFonts w:ascii="Times New Roman" w:hAnsi="Times New Roman" w:cs="Times New Roman"/>
          <w:sz w:val="24"/>
          <w:szCs w:val="24"/>
          <w:lang w:val="en-US"/>
        </w:rPr>
        <w:t>properties</w:t>
      </w:r>
      <w:r w:rsidRPr="005A7D49">
        <w:rPr>
          <w:rFonts w:ascii="Times New Roman" w:hAnsi="Times New Roman" w:cs="Times New Roman"/>
          <w:sz w:val="24"/>
          <w:szCs w:val="24"/>
          <w:lang w:val="en-US"/>
        </w:rPr>
        <w:t xml:space="preserve"> can be seen in sample P800-100 (</w:t>
      </w:r>
      <w:proofErr w:type="spellStart"/>
      <w:r w:rsidRPr="005A7D49">
        <w:rPr>
          <w:rFonts w:ascii="Times New Roman" w:hAnsi="Times New Roman" w:cs="Times New Roman"/>
          <w:sz w:val="24"/>
          <w:szCs w:val="24"/>
          <w:lang w:val="en-US"/>
        </w:rPr>
        <w:t>H</w:t>
      </w:r>
      <w:r w:rsidRPr="005A7D49">
        <w:rPr>
          <w:rFonts w:ascii="Times New Roman" w:hAnsi="Times New Roman" w:cs="Times New Roman"/>
          <w:sz w:val="24"/>
          <w:szCs w:val="24"/>
          <w:vertAlign w:val="subscript"/>
          <w:lang w:val="en-US"/>
        </w:rPr>
        <w:t>c</w:t>
      </w:r>
      <w:r w:rsidR="005A7D49" w:rsidRPr="005A7D49">
        <w:rPr>
          <w:rFonts w:ascii="Times New Roman" w:hAnsi="Times New Roman" w:cs="Times New Roman"/>
          <w:sz w:val="24"/>
          <w:szCs w:val="24"/>
          <w:vertAlign w:val="subscript"/>
          <w:lang w:val="en-US"/>
        </w:rPr>
        <w:t>j</w:t>
      </w:r>
      <w:proofErr w:type="spellEnd"/>
      <w:r w:rsidRPr="005A7D49">
        <w:rPr>
          <w:rFonts w:ascii="Times New Roman" w:hAnsi="Times New Roman" w:cs="Times New Roman"/>
          <w:sz w:val="24"/>
          <w:szCs w:val="24"/>
          <w:vertAlign w:val="subscript"/>
          <w:lang w:val="en-US"/>
        </w:rPr>
        <w:t xml:space="preserve"> </w:t>
      </w:r>
      <w:r w:rsidRPr="005A7D49">
        <w:rPr>
          <w:rFonts w:ascii="Times New Roman" w:hAnsi="Times New Roman" w:cs="Times New Roman"/>
          <w:sz w:val="24"/>
          <w:szCs w:val="24"/>
          <w:lang w:val="en-US"/>
        </w:rPr>
        <w:t>= 1203 kA/m, B</w:t>
      </w:r>
      <w:r w:rsidRPr="005A7D49">
        <w:rPr>
          <w:rFonts w:ascii="Times New Roman" w:hAnsi="Times New Roman" w:cs="Times New Roman"/>
          <w:sz w:val="24"/>
          <w:szCs w:val="24"/>
          <w:vertAlign w:val="subscript"/>
          <w:lang w:val="en-US"/>
        </w:rPr>
        <w:t>r</w:t>
      </w:r>
      <w:r w:rsidRPr="005A7D49">
        <w:rPr>
          <w:rFonts w:ascii="Times New Roman" w:hAnsi="Times New Roman" w:cs="Times New Roman"/>
          <w:sz w:val="24"/>
          <w:szCs w:val="24"/>
          <w:lang w:val="en-US"/>
        </w:rPr>
        <w:t xml:space="preserve"> = 1.18 T</w:t>
      </w:r>
      <w:r w:rsidR="002E68DC">
        <w:rPr>
          <w:rFonts w:ascii="Times New Roman" w:hAnsi="Times New Roman" w:cs="Times New Roman"/>
          <w:sz w:val="24"/>
          <w:szCs w:val="24"/>
          <w:lang w:val="en-US"/>
        </w:rPr>
        <w:t xml:space="preserve">, </w:t>
      </w:r>
      <w:proofErr w:type="spellStart"/>
      <w:r w:rsidR="002E68DC">
        <w:rPr>
          <w:rFonts w:ascii="Times New Roman" w:hAnsi="Times New Roman" w:cs="Times New Roman"/>
          <w:sz w:val="24"/>
          <w:szCs w:val="24"/>
          <w:lang w:val="en-US"/>
        </w:rPr>
        <w:t>BH</w:t>
      </w:r>
      <w:r w:rsidR="002E68DC" w:rsidRPr="002E68DC">
        <w:rPr>
          <w:rFonts w:ascii="Times New Roman" w:hAnsi="Times New Roman" w:cs="Times New Roman"/>
          <w:sz w:val="24"/>
          <w:szCs w:val="24"/>
          <w:vertAlign w:val="subscript"/>
          <w:lang w:val="en-US"/>
        </w:rPr>
        <w:t>max</w:t>
      </w:r>
      <w:proofErr w:type="spellEnd"/>
      <w:r w:rsidR="002E68DC">
        <w:rPr>
          <w:rFonts w:ascii="Times New Roman" w:hAnsi="Times New Roman" w:cs="Times New Roman"/>
          <w:sz w:val="24"/>
          <w:szCs w:val="24"/>
          <w:lang w:val="en-US"/>
        </w:rPr>
        <w:t xml:space="preserve"> = 249 kJ</w:t>
      </w:r>
      <w:r w:rsidR="002E68DC">
        <w:rPr>
          <w:rFonts w:ascii="Times New Roman" w:hAnsi="Times New Roman" w:cs="Times New Roman"/>
          <w:sz w:val="24"/>
          <w:szCs w:val="24"/>
          <w:lang w:val="en-US"/>
        </w:rPr>
        <w:sym w:font="Symbol" w:char="F0D7"/>
      </w:r>
      <w:r w:rsidR="002E68DC">
        <w:rPr>
          <w:rFonts w:ascii="Times New Roman" w:hAnsi="Times New Roman" w:cs="Times New Roman"/>
          <w:sz w:val="24"/>
          <w:szCs w:val="24"/>
          <w:lang w:val="en-US"/>
        </w:rPr>
        <w:t>m</w:t>
      </w:r>
      <w:r w:rsidR="002E68DC" w:rsidRPr="002E68DC">
        <w:rPr>
          <w:rFonts w:ascii="Times New Roman" w:hAnsi="Times New Roman" w:cs="Times New Roman"/>
          <w:sz w:val="24"/>
          <w:szCs w:val="24"/>
          <w:vertAlign w:val="superscript"/>
          <w:lang w:val="en-US"/>
        </w:rPr>
        <w:t>-3</w:t>
      </w:r>
      <w:r w:rsidRPr="005A7D49">
        <w:rPr>
          <w:rFonts w:ascii="Times New Roman" w:hAnsi="Times New Roman" w:cs="Times New Roman"/>
          <w:sz w:val="24"/>
          <w:szCs w:val="24"/>
          <w:lang w:val="en-US"/>
        </w:rPr>
        <w:t xml:space="preserve">). This is likely due to the combination of the temperature being optimal for anisotropic grain development among the melted grain boundary phase, as stated by </w:t>
      </w:r>
      <w:proofErr w:type="spellStart"/>
      <w:r w:rsidRPr="005A7D49">
        <w:rPr>
          <w:rFonts w:ascii="Times New Roman" w:hAnsi="Times New Roman" w:cs="Times New Roman"/>
          <w:sz w:val="24"/>
          <w:szCs w:val="24"/>
          <w:lang w:val="en-US"/>
        </w:rPr>
        <w:t>Hioki</w:t>
      </w:r>
      <w:proofErr w:type="spellEnd"/>
      <w:r w:rsidRPr="005A7D49">
        <w:rPr>
          <w:rFonts w:ascii="Times New Roman" w:hAnsi="Times New Roman" w:cs="Times New Roman"/>
          <w:sz w:val="24"/>
          <w:szCs w:val="24"/>
          <w:lang w:val="en-US"/>
        </w:rPr>
        <w:t xml:space="preserve"> </w:t>
      </w:r>
      <w:r w:rsidRPr="005A7D49">
        <w:rPr>
          <w:rFonts w:ascii="Times New Roman" w:hAnsi="Times New Roman" w:cs="Times New Roman"/>
          <w:i/>
          <w:iCs/>
          <w:sz w:val="24"/>
          <w:szCs w:val="24"/>
          <w:lang w:val="en-US"/>
        </w:rPr>
        <w:t>et al</w:t>
      </w:r>
      <w:r w:rsidRPr="005A7D49">
        <w:rPr>
          <w:rFonts w:ascii="Times New Roman" w:hAnsi="Times New Roman" w:cs="Times New Roman"/>
          <w:sz w:val="24"/>
          <w:szCs w:val="24"/>
          <w:lang w:val="en-US"/>
        </w:rPr>
        <w:t>. [</w:t>
      </w:r>
      <w:proofErr w:type="spellStart"/>
      <w:r w:rsidRPr="005A7D49">
        <w:rPr>
          <w:rFonts w:ascii="Times New Roman" w:hAnsi="Times New Roman" w:cs="Times New Roman"/>
          <w:b/>
          <w:bCs/>
          <w:color w:val="0000FF"/>
          <w:sz w:val="24"/>
          <w:szCs w:val="24"/>
          <w:lang w:val="en-US"/>
        </w:rPr>
        <w:t>Hioki</w:t>
      </w:r>
      <w:proofErr w:type="spellEnd"/>
      <w:r w:rsidRPr="005A7D49">
        <w:rPr>
          <w:rFonts w:ascii="Times New Roman" w:hAnsi="Times New Roman" w:cs="Times New Roman"/>
          <w:b/>
          <w:bCs/>
          <w:color w:val="0000FF"/>
          <w:sz w:val="24"/>
          <w:szCs w:val="24"/>
          <w:lang w:val="en-US"/>
        </w:rPr>
        <w:t xml:space="preserve"> 2021</w:t>
      </w:r>
      <w:r w:rsidRPr="005A7D49">
        <w:rPr>
          <w:rFonts w:ascii="Times New Roman" w:hAnsi="Times New Roman" w:cs="Times New Roman"/>
          <w:sz w:val="24"/>
          <w:szCs w:val="24"/>
          <w:lang w:val="en-US"/>
        </w:rPr>
        <w:t xml:space="preserve">]. However, as mentioned before, Joule heating hot spots at particle contact points could lead to excessive grain growth – therefore, surface contact of the MQU-F particles at the setpoint temperature of 800 °C likely caused undesired grain growth and negatively affected coercivity. </w:t>
      </w:r>
      <w:commentRangeStart w:id="12"/>
      <w:commentRangeStart w:id="13"/>
      <w:r w:rsidR="002E68DC" w:rsidRPr="002E68DC">
        <w:rPr>
          <w:rFonts w:ascii="Times New Roman" w:hAnsi="Times New Roman" w:cs="Times New Roman"/>
          <w:color w:val="00B050"/>
          <w:sz w:val="24"/>
          <w:szCs w:val="24"/>
          <w:lang w:val="en-US"/>
        </w:rPr>
        <w:t xml:space="preserve">Other possible reasons </w:t>
      </w:r>
      <w:r w:rsidR="00674BB3">
        <w:rPr>
          <w:rFonts w:ascii="Times New Roman" w:hAnsi="Times New Roman" w:cs="Times New Roman"/>
          <w:color w:val="00B050"/>
          <w:sz w:val="24"/>
          <w:szCs w:val="24"/>
          <w:lang w:val="en-US"/>
        </w:rPr>
        <w:t xml:space="preserve">for this effect </w:t>
      </w:r>
      <w:r w:rsidR="002E68DC" w:rsidRPr="002E68DC">
        <w:rPr>
          <w:rFonts w:ascii="Times New Roman" w:hAnsi="Times New Roman" w:cs="Times New Roman"/>
          <w:color w:val="00B050"/>
          <w:sz w:val="24"/>
          <w:szCs w:val="24"/>
          <w:lang w:val="en-US"/>
        </w:rPr>
        <w:t xml:space="preserve">are the limited control of sample temperature especially at the onset of hot deformation, which might </w:t>
      </w:r>
      <w:r w:rsidR="002E68DC">
        <w:rPr>
          <w:rFonts w:ascii="Times New Roman" w:hAnsi="Times New Roman" w:cs="Times New Roman"/>
          <w:color w:val="00B050"/>
          <w:sz w:val="24"/>
          <w:szCs w:val="24"/>
          <w:lang w:val="en-US"/>
        </w:rPr>
        <w:t>be coupled with</w:t>
      </w:r>
      <w:r w:rsidR="002E68DC" w:rsidRPr="002E68DC">
        <w:rPr>
          <w:rFonts w:ascii="Times New Roman" w:hAnsi="Times New Roman" w:cs="Times New Roman"/>
          <w:color w:val="00B050"/>
          <w:sz w:val="24"/>
          <w:szCs w:val="24"/>
          <w:lang w:val="en-US"/>
        </w:rPr>
        <w:t xml:space="preserve"> overheating, or enhanced solution-precipitation at higher pressure. </w:t>
      </w:r>
      <w:commentRangeEnd w:id="12"/>
      <w:r w:rsidR="00674BB3">
        <w:rPr>
          <w:rStyle w:val="CommentReference"/>
          <w:lang w:val="tr-TR"/>
        </w:rPr>
        <w:commentReference w:id="12"/>
      </w:r>
      <w:commentRangeEnd w:id="13"/>
      <w:r w:rsidR="004F2963">
        <w:rPr>
          <w:rStyle w:val="CommentReference"/>
          <w:lang w:val="tr-TR"/>
        </w:rPr>
        <w:commentReference w:id="13"/>
      </w:r>
      <w:r w:rsidRPr="005A7D49">
        <w:rPr>
          <w:rFonts w:ascii="Times New Roman" w:hAnsi="Times New Roman" w:cs="Times New Roman"/>
          <w:sz w:val="24"/>
          <w:szCs w:val="24"/>
          <w:lang w:val="en-US"/>
        </w:rPr>
        <w:t xml:space="preserve">Despite the excessive grain growth, </w:t>
      </w:r>
      <w:r w:rsidR="00E94022" w:rsidRPr="005A7D49">
        <w:rPr>
          <w:rFonts w:ascii="Times New Roman" w:hAnsi="Times New Roman" w:cs="Times New Roman"/>
          <w:sz w:val="24"/>
          <w:szCs w:val="24"/>
          <w:lang w:val="en-US"/>
        </w:rPr>
        <w:t xml:space="preserve">sample </w:t>
      </w:r>
      <w:r w:rsidRPr="005A7D49">
        <w:rPr>
          <w:rFonts w:ascii="Times New Roman" w:hAnsi="Times New Roman" w:cs="Times New Roman"/>
          <w:sz w:val="24"/>
          <w:szCs w:val="24"/>
          <w:lang w:val="en-US"/>
        </w:rPr>
        <w:t>P800-500 still achieved the highest (</w:t>
      </w:r>
      <w:r w:rsidRPr="005A7D49">
        <w:rPr>
          <w:rFonts w:ascii="Times New Roman" w:hAnsi="Times New Roman" w:cs="Times New Roman"/>
          <w:i/>
          <w:iCs/>
          <w:sz w:val="24"/>
          <w:szCs w:val="24"/>
          <w:lang w:val="en-US"/>
        </w:rPr>
        <w:t>BH</w:t>
      </w:r>
      <w:r w:rsidRPr="005A7D49">
        <w:rPr>
          <w:rFonts w:ascii="Times New Roman" w:hAnsi="Times New Roman" w:cs="Times New Roman"/>
          <w:sz w:val="24"/>
          <w:szCs w:val="24"/>
          <w:lang w:val="en-US"/>
        </w:rPr>
        <w:t>)</w:t>
      </w:r>
      <w:r w:rsidRPr="005A7D49">
        <w:rPr>
          <w:rFonts w:ascii="Times New Roman" w:hAnsi="Times New Roman" w:cs="Times New Roman"/>
          <w:sz w:val="24"/>
          <w:szCs w:val="24"/>
          <w:vertAlign w:val="subscript"/>
          <w:lang w:val="en-US"/>
        </w:rPr>
        <w:t>max</w:t>
      </w:r>
      <w:r w:rsidRPr="005A7D49">
        <w:rPr>
          <w:rFonts w:ascii="Times New Roman" w:hAnsi="Times New Roman" w:cs="Times New Roman"/>
          <w:sz w:val="24"/>
          <w:szCs w:val="24"/>
          <w:lang w:val="en-US"/>
        </w:rPr>
        <w:t>, 281 kJm</w:t>
      </w:r>
      <w:r w:rsidRPr="005A7D49">
        <w:rPr>
          <w:rFonts w:ascii="Times New Roman" w:hAnsi="Times New Roman" w:cs="Times New Roman"/>
          <w:sz w:val="24"/>
          <w:szCs w:val="24"/>
          <w:vertAlign w:val="superscript"/>
          <w:lang w:val="en-US"/>
        </w:rPr>
        <w:t>-3</w:t>
      </w:r>
      <w:r w:rsidRPr="005A7D49">
        <w:rPr>
          <w:rFonts w:ascii="Times New Roman" w:hAnsi="Times New Roman" w:cs="Times New Roman"/>
          <w:sz w:val="24"/>
          <w:szCs w:val="24"/>
          <w:lang w:val="en-US"/>
        </w:rPr>
        <w:t xml:space="preserve">, of all semi-dense deformed samples, due to its density and texture influencing its </w:t>
      </w:r>
      <w:r w:rsidRPr="005A7D49">
        <w:rPr>
          <w:rFonts w:ascii="Times New Roman" w:hAnsi="Times New Roman" w:cs="Times New Roman"/>
          <w:i/>
          <w:iCs/>
          <w:sz w:val="24"/>
          <w:szCs w:val="24"/>
          <w:lang w:val="en-US"/>
        </w:rPr>
        <w:t>B</w:t>
      </w:r>
      <w:r w:rsidRPr="005A7D49">
        <w:rPr>
          <w:rFonts w:ascii="Times New Roman" w:hAnsi="Times New Roman" w:cs="Times New Roman"/>
          <w:i/>
          <w:iCs/>
          <w:sz w:val="24"/>
          <w:szCs w:val="24"/>
          <w:vertAlign w:val="subscript"/>
          <w:lang w:val="en-US"/>
        </w:rPr>
        <w:t>r</w:t>
      </w:r>
      <w:r w:rsidRPr="005A7D49">
        <w:rPr>
          <w:rFonts w:ascii="Times New Roman" w:hAnsi="Times New Roman" w:cs="Times New Roman"/>
          <w:sz w:val="24"/>
          <w:szCs w:val="24"/>
          <w:lang w:val="en-US"/>
        </w:rPr>
        <w:t>. The additional pressure in the samples of P800-200 and P800-500 likely led to greater mass transfer and thus more excessive grain growth, despite the higher pressure leading to a more optimal texture.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F38E9" w14:paraId="2D39F140" w14:textId="77777777" w:rsidTr="00BF38E9">
        <w:tc>
          <w:tcPr>
            <w:tcW w:w="9396" w:type="dxa"/>
          </w:tcPr>
          <w:p w14:paraId="49250B93" w14:textId="2B639BE9" w:rsidR="00BF38E9" w:rsidRDefault="00B95EA7" w:rsidP="00BF38E9">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76110F0" wp14:editId="615CD620">
                  <wp:extent cx="4572009" cy="3502159"/>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9" cy="3502159"/>
                          </a:xfrm>
                          <a:prstGeom prst="rect">
                            <a:avLst/>
                          </a:prstGeom>
                        </pic:spPr>
                      </pic:pic>
                    </a:graphicData>
                  </a:graphic>
                </wp:inline>
              </w:drawing>
            </w:r>
          </w:p>
        </w:tc>
      </w:tr>
    </w:tbl>
    <w:p w14:paraId="72FD05C0" w14:textId="07735A22" w:rsidR="00FD1EC1" w:rsidRPr="005A7D49" w:rsidRDefault="00955EC1" w:rsidP="00FD1EC1">
      <w:pPr>
        <w:spacing w:after="0" w:line="360" w:lineRule="auto"/>
        <w:jc w:val="both"/>
        <w:rPr>
          <w:rFonts w:ascii="Times New Roman" w:hAnsi="Times New Roman" w:cs="Times New Roman"/>
          <w:i/>
          <w:iCs/>
          <w:sz w:val="24"/>
          <w:szCs w:val="24"/>
          <w:lang w:val="en-US"/>
        </w:rPr>
      </w:pPr>
      <w:r w:rsidRPr="005A7D49">
        <w:rPr>
          <w:rFonts w:ascii="Times New Roman" w:hAnsi="Times New Roman" w:cs="Times New Roman"/>
          <w:b/>
          <w:bCs/>
          <w:i/>
          <w:iCs/>
          <w:sz w:val="24"/>
          <w:szCs w:val="24"/>
          <w:lang w:val="en-US"/>
        </w:rPr>
        <w:t xml:space="preserve">Figure </w:t>
      </w:r>
      <w:r w:rsidR="00255271" w:rsidRPr="005A7D49">
        <w:rPr>
          <w:rFonts w:ascii="Times New Roman" w:hAnsi="Times New Roman" w:cs="Times New Roman"/>
          <w:b/>
          <w:bCs/>
          <w:i/>
          <w:iCs/>
          <w:sz w:val="24"/>
          <w:szCs w:val="24"/>
          <w:lang w:val="en-US"/>
        </w:rPr>
        <w:t>6</w:t>
      </w:r>
      <w:r w:rsidRPr="005A7D49">
        <w:rPr>
          <w:rFonts w:ascii="Times New Roman" w:hAnsi="Times New Roman" w:cs="Times New Roman"/>
          <w:i/>
          <w:iCs/>
          <w:sz w:val="24"/>
          <w:szCs w:val="24"/>
          <w:lang w:val="en-US"/>
        </w:rPr>
        <w:t xml:space="preserve">: J-HB-H curves (2nd quadrant) of </w:t>
      </w:r>
      <w:r w:rsidR="00E94022" w:rsidRPr="005A7D49">
        <w:rPr>
          <w:rFonts w:ascii="Times New Roman" w:hAnsi="Times New Roman" w:cs="Times New Roman"/>
          <w:i/>
          <w:iCs/>
          <w:sz w:val="24"/>
          <w:szCs w:val="24"/>
          <w:lang w:val="en-US"/>
        </w:rPr>
        <w:t xml:space="preserve">samples </w:t>
      </w:r>
      <w:r w:rsidRPr="005A7D49">
        <w:rPr>
          <w:rFonts w:ascii="Times New Roman" w:hAnsi="Times New Roman" w:cs="Times New Roman"/>
          <w:i/>
          <w:iCs/>
          <w:sz w:val="24"/>
          <w:szCs w:val="24"/>
          <w:lang w:val="en-US"/>
        </w:rPr>
        <w:t>P800-100, P800-200, and P800-500, P800-500, T800-50, T750-50, and T700-50.</w:t>
      </w:r>
    </w:p>
    <w:p w14:paraId="37ABBCF9" w14:textId="77777777" w:rsidR="00955EC1" w:rsidRDefault="00955EC1" w:rsidP="00FD1EC1">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F38E9" w14:paraId="4DE9FE1A" w14:textId="77777777" w:rsidTr="00BF38E9">
        <w:tc>
          <w:tcPr>
            <w:tcW w:w="9396" w:type="dxa"/>
          </w:tcPr>
          <w:p w14:paraId="15C8A837" w14:textId="73870D68" w:rsidR="00BF38E9" w:rsidRDefault="00BF38E9" w:rsidP="00FD1EC1">
            <w:pPr>
              <w:spacing w:line="360" w:lineRule="auto"/>
              <w:jc w:val="both"/>
              <w:rPr>
                <w:rFonts w:ascii="Times New Roman" w:hAnsi="Times New Roman" w:cs="Times New Roman"/>
                <w:sz w:val="24"/>
                <w:szCs w:val="24"/>
                <w:lang w:val="en-US"/>
              </w:rPr>
            </w:pPr>
            <w:r w:rsidRPr="00955EC1">
              <w:rPr>
                <w:noProof/>
                <w:lang w:val="en-US"/>
              </w:rPr>
              <w:drawing>
                <wp:inline distT="0" distB="0" distL="0" distR="0" wp14:anchorId="1F1A3330" wp14:editId="4B2A7B33">
                  <wp:extent cx="5760000" cy="2163600"/>
                  <wp:effectExtent l="0" t="0" r="0" b="825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60000" cy="2163600"/>
                          </a:xfrm>
                          <a:prstGeom prst="rect">
                            <a:avLst/>
                          </a:prstGeom>
                          <a:noFill/>
                        </pic:spPr>
                      </pic:pic>
                    </a:graphicData>
                  </a:graphic>
                </wp:inline>
              </w:drawing>
            </w:r>
          </w:p>
        </w:tc>
      </w:tr>
    </w:tbl>
    <w:p w14:paraId="2E9EBCD4" w14:textId="1C06F0EE" w:rsidR="00BF38E9" w:rsidRPr="004F46E0" w:rsidRDefault="00BF38E9" w:rsidP="00BF38E9">
      <w:pPr>
        <w:spacing w:after="0" w:line="360" w:lineRule="auto"/>
        <w:jc w:val="both"/>
        <w:rPr>
          <w:rFonts w:ascii="Times New Roman" w:hAnsi="Times New Roman" w:cs="Times New Roman"/>
          <w:i/>
          <w:iCs/>
          <w:sz w:val="24"/>
          <w:szCs w:val="24"/>
          <w:lang w:val="en-US"/>
        </w:rPr>
      </w:pPr>
      <w:r w:rsidRPr="004F46E0">
        <w:rPr>
          <w:rFonts w:ascii="Times New Roman" w:hAnsi="Times New Roman" w:cs="Times New Roman"/>
          <w:b/>
          <w:bCs/>
          <w:i/>
          <w:iCs/>
          <w:sz w:val="24"/>
          <w:szCs w:val="24"/>
          <w:lang w:val="en-US"/>
        </w:rPr>
        <w:t xml:space="preserve">Figure </w:t>
      </w:r>
      <w:r w:rsidR="00FD19B1" w:rsidRPr="004F46E0">
        <w:rPr>
          <w:rFonts w:ascii="Times New Roman" w:hAnsi="Times New Roman" w:cs="Times New Roman"/>
          <w:b/>
          <w:bCs/>
          <w:i/>
          <w:iCs/>
          <w:sz w:val="24"/>
          <w:szCs w:val="24"/>
          <w:lang w:val="en-US"/>
        </w:rPr>
        <w:t>7</w:t>
      </w:r>
      <w:r w:rsidRPr="004F46E0">
        <w:rPr>
          <w:rFonts w:ascii="Times New Roman" w:hAnsi="Times New Roman" w:cs="Times New Roman"/>
          <w:b/>
          <w:bCs/>
          <w:i/>
          <w:iCs/>
          <w:sz w:val="24"/>
          <w:szCs w:val="24"/>
          <w:lang w:val="en-US"/>
        </w:rPr>
        <w:t xml:space="preserve">: </w:t>
      </w:r>
      <w:r w:rsidRPr="00674BB3">
        <w:rPr>
          <w:rFonts w:ascii="Times New Roman" w:hAnsi="Times New Roman" w:cs="Times New Roman"/>
          <w:i/>
          <w:iCs/>
          <w:color w:val="00B050"/>
          <w:sz w:val="24"/>
          <w:szCs w:val="24"/>
          <w:lang w:val="en-US"/>
        </w:rPr>
        <w:t>SEM</w:t>
      </w:r>
      <w:r w:rsidR="004F46E0" w:rsidRPr="00674BB3">
        <w:rPr>
          <w:rFonts w:ascii="Times New Roman" w:hAnsi="Times New Roman" w:cs="Times New Roman"/>
          <w:i/>
          <w:iCs/>
          <w:color w:val="00B050"/>
          <w:sz w:val="24"/>
          <w:szCs w:val="24"/>
          <w:lang w:val="en-US"/>
        </w:rPr>
        <w:t>-BSE</w:t>
      </w:r>
      <w:r w:rsidRPr="00674BB3">
        <w:rPr>
          <w:rFonts w:ascii="Times New Roman" w:hAnsi="Times New Roman" w:cs="Times New Roman"/>
          <w:i/>
          <w:iCs/>
          <w:color w:val="00B050"/>
          <w:sz w:val="24"/>
          <w:szCs w:val="24"/>
          <w:lang w:val="en-US"/>
        </w:rPr>
        <w:t xml:space="preserve"> </w:t>
      </w:r>
      <w:r w:rsidRPr="004F46E0">
        <w:rPr>
          <w:rFonts w:ascii="Times New Roman" w:hAnsi="Times New Roman" w:cs="Times New Roman"/>
          <w:i/>
          <w:iCs/>
          <w:sz w:val="24"/>
          <w:szCs w:val="24"/>
          <w:lang w:val="en-US"/>
        </w:rPr>
        <w:t>cross-sections of SPT samples deformed at given heating rate (100°C</w:t>
      </w:r>
      <w:r w:rsidRPr="004F46E0">
        <w:rPr>
          <w:rFonts w:ascii="Times New Roman" w:hAnsi="Times New Roman" w:cs="Times New Roman"/>
          <w:i/>
          <w:iCs/>
          <w:sz w:val="24"/>
          <w:szCs w:val="24"/>
          <w:lang w:val="en-US"/>
        </w:rPr>
        <w:sym w:font="Symbol" w:char="F0D7"/>
      </w:r>
      <w:r w:rsidRPr="004F46E0">
        <w:rPr>
          <w:rFonts w:ascii="Times New Roman" w:hAnsi="Times New Roman" w:cs="Times New Roman"/>
          <w:i/>
          <w:iCs/>
          <w:sz w:val="24"/>
          <w:szCs w:val="24"/>
          <w:lang w:val="en-US"/>
        </w:rPr>
        <w:t>min</w:t>
      </w:r>
      <w:r w:rsidRPr="004F46E0">
        <w:rPr>
          <w:rFonts w:ascii="Times New Roman" w:hAnsi="Times New Roman" w:cs="Times New Roman"/>
          <w:i/>
          <w:iCs/>
          <w:sz w:val="24"/>
          <w:szCs w:val="24"/>
          <w:vertAlign w:val="superscript"/>
          <w:lang w:val="en-US"/>
        </w:rPr>
        <w:t>-1</w:t>
      </w:r>
      <w:r w:rsidRPr="004F46E0">
        <w:rPr>
          <w:rFonts w:ascii="Times New Roman" w:hAnsi="Times New Roman" w:cs="Times New Roman"/>
          <w:i/>
          <w:iCs/>
          <w:sz w:val="24"/>
          <w:szCs w:val="24"/>
          <w:lang w:val="en-US"/>
        </w:rPr>
        <w:t xml:space="preserve">) and temperature (800°C), but different maximum pressure </w:t>
      </w:r>
      <w:r w:rsidRPr="004F46E0">
        <w:rPr>
          <w:rFonts w:ascii="Times New Roman" w:hAnsi="Times New Roman" w:cs="Times New Roman"/>
          <w:b/>
          <w:bCs/>
          <w:i/>
          <w:iCs/>
          <w:sz w:val="24"/>
          <w:szCs w:val="24"/>
          <w:lang w:val="en-US"/>
        </w:rPr>
        <w:t>a.)</w:t>
      </w:r>
      <w:r w:rsidRPr="004F46E0">
        <w:rPr>
          <w:rFonts w:ascii="Times New Roman" w:hAnsi="Times New Roman" w:cs="Times New Roman"/>
          <w:i/>
          <w:iCs/>
          <w:sz w:val="24"/>
          <w:szCs w:val="24"/>
          <w:lang w:val="en-US"/>
        </w:rPr>
        <w:t xml:space="preserve"> 100 MPa </w:t>
      </w:r>
      <w:r w:rsidR="00E94022" w:rsidRPr="004F46E0">
        <w:rPr>
          <w:rFonts w:ascii="Times New Roman" w:hAnsi="Times New Roman" w:cs="Times New Roman"/>
          <w:i/>
          <w:iCs/>
          <w:sz w:val="24"/>
          <w:szCs w:val="24"/>
          <w:lang w:val="en-US"/>
        </w:rPr>
        <w:t xml:space="preserve">(P800-100) </w:t>
      </w:r>
      <w:r w:rsidRPr="004F46E0">
        <w:rPr>
          <w:rFonts w:ascii="Times New Roman" w:hAnsi="Times New Roman" w:cs="Times New Roman"/>
          <w:i/>
          <w:iCs/>
          <w:sz w:val="24"/>
          <w:szCs w:val="24"/>
          <w:lang w:val="en-US"/>
        </w:rPr>
        <w:t xml:space="preserve">and </w:t>
      </w:r>
      <w:r w:rsidRPr="004F46E0">
        <w:rPr>
          <w:rFonts w:ascii="Times New Roman" w:hAnsi="Times New Roman" w:cs="Times New Roman"/>
          <w:b/>
          <w:bCs/>
          <w:i/>
          <w:iCs/>
          <w:sz w:val="24"/>
          <w:szCs w:val="24"/>
          <w:lang w:val="en-US"/>
        </w:rPr>
        <w:t>b.)</w:t>
      </w:r>
      <w:r w:rsidRPr="004F46E0">
        <w:rPr>
          <w:rFonts w:ascii="Times New Roman" w:hAnsi="Times New Roman" w:cs="Times New Roman"/>
          <w:i/>
          <w:iCs/>
          <w:sz w:val="24"/>
          <w:szCs w:val="24"/>
          <w:lang w:val="en-US"/>
        </w:rPr>
        <w:t xml:space="preserve"> 500 MPa</w:t>
      </w:r>
      <w:r w:rsidR="00E94022" w:rsidRPr="004F46E0">
        <w:rPr>
          <w:rFonts w:ascii="Times New Roman" w:hAnsi="Times New Roman" w:cs="Times New Roman"/>
          <w:i/>
          <w:iCs/>
          <w:sz w:val="24"/>
          <w:szCs w:val="24"/>
          <w:lang w:val="en-US"/>
        </w:rPr>
        <w:t xml:space="preserve"> (P800-500)</w:t>
      </w:r>
      <w:r w:rsidRPr="004F46E0">
        <w:rPr>
          <w:rFonts w:ascii="Times New Roman" w:hAnsi="Times New Roman" w:cs="Times New Roman"/>
          <w:i/>
          <w:iCs/>
          <w:sz w:val="24"/>
          <w:szCs w:val="24"/>
          <w:lang w:val="en-US"/>
        </w:rPr>
        <w:t xml:space="preserve">. The sample </w:t>
      </w:r>
      <w:r w:rsidR="00E94022" w:rsidRPr="004F46E0">
        <w:rPr>
          <w:rFonts w:ascii="Times New Roman" w:hAnsi="Times New Roman" w:cs="Times New Roman"/>
          <w:i/>
          <w:iCs/>
          <w:sz w:val="24"/>
          <w:szCs w:val="24"/>
          <w:lang w:val="en-US"/>
        </w:rPr>
        <w:t xml:space="preserve">P800-100 </w:t>
      </w:r>
      <w:r w:rsidRPr="004F46E0">
        <w:rPr>
          <w:rFonts w:ascii="Times New Roman" w:hAnsi="Times New Roman" w:cs="Times New Roman"/>
          <w:i/>
          <w:iCs/>
          <w:sz w:val="24"/>
          <w:szCs w:val="24"/>
          <w:lang w:val="en-US"/>
        </w:rPr>
        <w:t xml:space="preserve">deformed at 100 MPa displays significantly less alignment than the sample </w:t>
      </w:r>
      <w:r w:rsidR="00E94022" w:rsidRPr="004F46E0">
        <w:rPr>
          <w:rFonts w:ascii="Times New Roman" w:hAnsi="Times New Roman" w:cs="Times New Roman"/>
          <w:i/>
          <w:iCs/>
          <w:sz w:val="24"/>
          <w:szCs w:val="24"/>
          <w:lang w:val="en-US"/>
        </w:rPr>
        <w:t xml:space="preserve">P800-500 </w:t>
      </w:r>
      <w:r w:rsidRPr="004F46E0">
        <w:rPr>
          <w:rFonts w:ascii="Times New Roman" w:hAnsi="Times New Roman" w:cs="Times New Roman"/>
          <w:i/>
          <w:iCs/>
          <w:sz w:val="24"/>
          <w:szCs w:val="24"/>
          <w:lang w:val="en-US"/>
        </w:rPr>
        <w:t xml:space="preserve">deformed at 500 MPa. The sample </w:t>
      </w:r>
      <w:r w:rsidR="00E94022" w:rsidRPr="004F46E0">
        <w:rPr>
          <w:rFonts w:ascii="Times New Roman" w:hAnsi="Times New Roman" w:cs="Times New Roman"/>
          <w:i/>
          <w:iCs/>
          <w:sz w:val="24"/>
          <w:szCs w:val="24"/>
          <w:lang w:val="en-US"/>
        </w:rPr>
        <w:t xml:space="preserve">P800-500 </w:t>
      </w:r>
      <w:r w:rsidRPr="004F46E0">
        <w:rPr>
          <w:rFonts w:ascii="Times New Roman" w:hAnsi="Times New Roman" w:cs="Times New Roman"/>
          <w:i/>
          <w:iCs/>
          <w:sz w:val="24"/>
          <w:szCs w:val="24"/>
          <w:lang w:val="en-US"/>
        </w:rPr>
        <w:t>also displays much larger grains. The pressing direction is marked with white arrows.</w:t>
      </w:r>
    </w:p>
    <w:p w14:paraId="69B0E3C9" w14:textId="055AF5AC" w:rsidR="00BF38E9" w:rsidRDefault="00BF38E9" w:rsidP="00FD1EC1">
      <w:pPr>
        <w:spacing w:after="0" w:line="360" w:lineRule="auto"/>
        <w:jc w:val="both"/>
        <w:rPr>
          <w:rFonts w:ascii="Times New Roman" w:hAnsi="Times New Roman" w:cs="Times New Roman"/>
          <w:sz w:val="24"/>
          <w:szCs w:val="24"/>
          <w:lang w:val="en-US"/>
        </w:rPr>
      </w:pPr>
    </w:p>
    <w:p w14:paraId="3AB35983" w14:textId="776FB8D6" w:rsidR="00BF38E9" w:rsidRDefault="00BF38E9" w:rsidP="00BF38E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lastRenderedPageBreak/>
        <w:t xml:space="preserve">3.2 </w:t>
      </w:r>
      <w:commentRangeStart w:id="14"/>
      <w:r w:rsidR="00931E5E" w:rsidRPr="00931E5E">
        <w:rPr>
          <w:rFonts w:ascii="Times New Roman" w:hAnsi="Times New Roman" w:cs="Times New Roman"/>
          <w:b/>
          <w:bCs/>
          <w:color w:val="00B050"/>
          <w:sz w:val="24"/>
          <w:szCs w:val="24"/>
          <w:lang w:val="en-US"/>
        </w:rPr>
        <w:t>SPT of</w:t>
      </w:r>
      <w:r w:rsidRPr="00931E5E">
        <w:rPr>
          <w:rFonts w:ascii="Times New Roman" w:hAnsi="Times New Roman" w:cs="Times New Roman"/>
          <w:b/>
          <w:bCs/>
          <w:color w:val="00B050"/>
          <w:sz w:val="24"/>
          <w:szCs w:val="24"/>
          <w:lang w:val="en-US"/>
        </w:rPr>
        <w:t xml:space="preserve"> </w:t>
      </w:r>
      <w:commentRangeEnd w:id="14"/>
      <w:r w:rsidR="00931E5E">
        <w:rPr>
          <w:rStyle w:val="CommentReference"/>
          <w:lang w:val="tr-TR"/>
        </w:rPr>
        <w:commentReference w:id="14"/>
      </w:r>
      <w:r w:rsidRPr="00755379">
        <w:rPr>
          <w:rFonts w:ascii="Times New Roman" w:hAnsi="Times New Roman" w:cs="Times New Roman"/>
          <w:b/>
          <w:bCs/>
          <w:sz w:val="24"/>
          <w:szCs w:val="24"/>
          <w:lang w:val="en-US"/>
        </w:rPr>
        <w:t>dense compacts</w:t>
      </w:r>
    </w:p>
    <w:p w14:paraId="0D7DD694" w14:textId="55158967" w:rsidR="00BF38E9" w:rsidRPr="00931E5E" w:rsidRDefault="00BF38E9" w:rsidP="00BF38E9">
      <w:pPr>
        <w:spacing w:after="0" w:line="360" w:lineRule="auto"/>
        <w:jc w:val="both"/>
        <w:rPr>
          <w:rFonts w:ascii="Times New Roman" w:hAnsi="Times New Roman" w:cs="Times New Roman"/>
          <w:sz w:val="24"/>
          <w:szCs w:val="24"/>
          <w:lang w:val="en-US"/>
        </w:rPr>
      </w:pPr>
      <w:r w:rsidRPr="00931E5E">
        <w:rPr>
          <w:rFonts w:ascii="Times New Roman" w:hAnsi="Times New Roman" w:cs="Times New Roman"/>
          <w:sz w:val="24"/>
          <w:szCs w:val="24"/>
          <w:lang w:val="en-US"/>
        </w:rPr>
        <w:t>The sample HDS501 produced with a maximum temperature of 750°C and maximum pressure of 50 MPa had a final diameter of 19 mm. Therefore, the sample did not fully deform to the 20 mm diameter of the die used for deformation. This inadequate deformation caused the sample to not be well-deformed at the edge, where cracks were visible</w:t>
      </w:r>
      <w:r w:rsidR="00931E5E" w:rsidRPr="00931E5E">
        <w:rPr>
          <w:rFonts w:ascii="Times New Roman" w:hAnsi="Times New Roman" w:cs="Times New Roman"/>
          <w:sz w:val="24"/>
          <w:szCs w:val="24"/>
          <w:lang w:val="en-US"/>
        </w:rPr>
        <w:t xml:space="preserve"> (not shown here)</w:t>
      </w:r>
      <w:r w:rsidRPr="00931E5E">
        <w:rPr>
          <w:rFonts w:ascii="Times New Roman" w:hAnsi="Times New Roman" w:cs="Times New Roman"/>
          <w:sz w:val="24"/>
          <w:szCs w:val="24"/>
          <w:lang w:val="en-US"/>
        </w:rPr>
        <w:t>. Consequently, the degree of alignment was inhomogeneous at the outer part of the sample. Contrarily, a homogeneous microstructure was observed in the center. To complete the deformation and improve the microstructure with respect to the texture, the pressure during the dwell time of 60 s at 750°C was further increased to 60 MPa (sample series HDS60x), 70 MPa (sample series HDS70x) and 80 MPa (sample series HDS80x), while keeping the cooling conditions constant.</w:t>
      </w:r>
    </w:p>
    <w:p w14:paraId="4E6B6D63" w14:textId="772CB6C2" w:rsidR="00FD1EC1" w:rsidRPr="00931E5E" w:rsidRDefault="00FD1EC1" w:rsidP="002C7BA2">
      <w:pPr>
        <w:spacing w:after="0" w:line="360" w:lineRule="auto"/>
        <w:jc w:val="both"/>
        <w:rPr>
          <w:rFonts w:ascii="Times New Roman" w:hAnsi="Times New Roman" w:cs="Times New Roman"/>
          <w:sz w:val="24"/>
          <w:szCs w:val="24"/>
          <w:lang w:val="en-US"/>
        </w:rPr>
      </w:pPr>
    </w:p>
    <w:p w14:paraId="14414FA8" w14:textId="619800F6" w:rsidR="00BF38E9" w:rsidRPr="00931E5E" w:rsidRDefault="00BF38E9" w:rsidP="00BF38E9">
      <w:pPr>
        <w:spacing w:after="0" w:line="360" w:lineRule="auto"/>
        <w:jc w:val="both"/>
        <w:rPr>
          <w:rFonts w:ascii="Times New Roman" w:hAnsi="Times New Roman" w:cs="Times New Roman"/>
          <w:sz w:val="24"/>
          <w:szCs w:val="24"/>
          <w:lang w:val="en-US"/>
        </w:rPr>
      </w:pPr>
      <w:r w:rsidRPr="00931E5E">
        <w:rPr>
          <w:rFonts w:ascii="Times New Roman" w:hAnsi="Times New Roman" w:cs="Times New Roman"/>
          <w:sz w:val="24"/>
          <w:szCs w:val="24"/>
          <w:lang w:val="en-US"/>
        </w:rPr>
        <w:t>By increasing the applied pressure, a significant improvement on the alignment was obtained, however grain growth was observed. This is in agreement with the experimental series SPT of semi-dense Nd-Fe-B compacts</w:t>
      </w:r>
      <w:r w:rsidR="00E94022" w:rsidRPr="00931E5E">
        <w:rPr>
          <w:rFonts w:ascii="Times New Roman" w:hAnsi="Times New Roman" w:cs="Times New Roman"/>
          <w:sz w:val="24"/>
          <w:szCs w:val="24"/>
          <w:lang w:val="en-US"/>
        </w:rPr>
        <w:t xml:space="preserve"> in section 3.1</w:t>
      </w:r>
      <w:r w:rsidRPr="00931E5E">
        <w:rPr>
          <w:rFonts w:ascii="Times New Roman" w:hAnsi="Times New Roman" w:cs="Times New Roman"/>
          <w:sz w:val="24"/>
          <w:szCs w:val="24"/>
          <w:lang w:val="en-US"/>
        </w:rPr>
        <w:t xml:space="preserve">, though the scale of pressure increase was in the range of the tens of MPa as opposed to the hundreds. Likely grain growth could be attributed to increased mass transfer along the liquified Nd-rich grain boundary phase under increased pressure. </w:t>
      </w:r>
      <w:r w:rsidR="00E94022" w:rsidRPr="00931E5E">
        <w:rPr>
          <w:rFonts w:ascii="Times New Roman" w:hAnsi="Times New Roman" w:cs="Times New Roman"/>
          <w:sz w:val="24"/>
          <w:szCs w:val="24"/>
          <w:lang w:val="en-US"/>
        </w:rPr>
        <w:t xml:space="preserve">As summarized in </w:t>
      </w:r>
      <w:r w:rsidR="00E94022" w:rsidRPr="00931E5E">
        <w:rPr>
          <w:rFonts w:ascii="Times New Roman" w:hAnsi="Times New Roman" w:cs="Times New Roman"/>
          <w:b/>
          <w:bCs/>
          <w:sz w:val="24"/>
          <w:szCs w:val="24"/>
          <w:lang w:val="en-US"/>
        </w:rPr>
        <w:t>Table 2</w:t>
      </w:r>
      <w:r w:rsidR="00E94022" w:rsidRPr="00931E5E">
        <w:rPr>
          <w:rFonts w:ascii="Times New Roman" w:hAnsi="Times New Roman" w:cs="Times New Roman"/>
          <w:sz w:val="24"/>
          <w:szCs w:val="24"/>
          <w:lang w:val="en-US"/>
        </w:rPr>
        <w:t>, f</w:t>
      </w:r>
      <w:r w:rsidRPr="00931E5E">
        <w:rPr>
          <w:rFonts w:ascii="Times New Roman" w:hAnsi="Times New Roman" w:cs="Times New Roman"/>
          <w:sz w:val="24"/>
          <w:szCs w:val="24"/>
          <w:lang w:val="en-US"/>
        </w:rPr>
        <w:t>urther deformation experiments were done by varying the heating rate (50 to 100 °C</w:t>
      </w:r>
      <w:r w:rsidRPr="00931E5E">
        <w:rPr>
          <w:rFonts w:ascii="Times New Roman" w:hAnsi="Times New Roman" w:cs="Times New Roman"/>
          <w:sz w:val="24"/>
          <w:szCs w:val="24"/>
          <w:lang w:val="en-US"/>
        </w:rPr>
        <w:sym w:font="Symbol" w:char="F0D7"/>
      </w:r>
      <w:r w:rsidRPr="00931E5E">
        <w:rPr>
          <w:rFonts w:ascii="Times New Roman" w:hAnsi="Times New Roman" w:cs="Times New Roman"/>
          <w:sz w:val="24"/>
          <w:szCs w:val="24"/>
          <w:lang w:val="en-US"/>
        </w:rPr>
        <w:t>min</w:t>
      </w:r>
      <w:r w:rsidRPr="00931E5E">
        <w:rPr>
          <w:rFonts w:ascii="Times New Roman" w:hAnsi="Times New Roman" w:cs="Times New Roman"/>
          <w:sz w:val="24"/>
          <w:szCs w:val="24"/>
          <w:vertAlign w:val="superscript"/>
          <w:lang w:val="en-US"/>
        </w:rPr>
        <w:t>-1</w:t>
      </w:r>
      <w:r w:rsidRPr="00931E5E">
        <w:rPr>
          <w:rFonts w:ascii="Times New Roman" w:hAnsi="Times New Roman" w:cs="Times New Roman"/>
          <w:sz w:val="24"/>
          <w:szCs w:val="24"/>
          <w:lang w:val="en-US"/>
        </w:rPr>
        <w:t xml:space="preserve">) and the dwelling temperature (30 s and 60 s). Based on the observed microstructures, the best results were obtained </w:t>
      </w:r>
      <w:r w:rsidR="00E94022" w:rsidRPr="00931E5E">
        <w:rPr>
          <w:rFonts w:ascii="Times New Roman" w:hAnsi="Times New Roman" w:cs="Times New Roman"/>
          <w:sz w:val="24"/>
          <w:szCs w:val="24"/>
          <w:lang w:val="en-US"/>
        </w:rPr>
        <w:t xml:space="preserve">for the sample HDS 701 </w:t>
      </w:r>
      <w:r w:rsidRPr="00931E5E">
        <w:rPr>
          <w:rFonts w:ascii="Times New Roman" w:hAnsi="Times New Roman" w:cs="Times New Roman"/>
          <w:sz w:val="24"/>
          <w:szCs w:val="24"/>
          <w:lang w:val="en-US"/>
        </w:rPr>
        <w:t>with the heating rate of 75 °C</w:t>
      </w:r>
      <w:r w:rsidRPr="00931E5E">
        <w:rPr>
          <w:rFonts w:ascii="Times New Roman" w:hAnsi="Times New Roman" w:cs="Times New Roman"/>
          <w:sz w:val="24"/>
          <w:szCs w:val="24"/>
          <w:lang w:val="en-US"/>
        </w:rPr>
        <w:sym w:font="Symbol" w:char="F0D7"/>
      </w:r>
      <w:r w:rsidRPr="00931E5E">
        <w:rPr>
          <w:rFonts w:ascii="Times New Roman" w:hAnsi="Times New Roman" w:cs="Times New Roman"/>
          <w:sz w:val="24"/>
          <w:szCs w:val="24"/>
          <w:lang w:val="en-US"/>
        </w:rPr>
        <w:t>min</w:t>
      </w:r>
      <w:r w:rsidRPr="00931E5E">
        <w:rPr>
          <w:rFonts w:ascii="Times New Roman" w:hAnsi="Times New Roman" w:cs="Times New Roman"/>
          <w:sz w:val="24"/>
          <w:szCs w:val="24"/>
          <w:vertAlign w:val="superscript"/>
          <w:lang w:val="en-US"/>
        </w:rPr>
        <w:t>-1</w:t>
      </w:r>
      <w:r w:rsidRPr="00931E5E">
        <w:rPr>
          <w:rFonts w:ascii="Times New Roman" w:hAnsi="Times New Roman" w:cs="Times New Roman"/>
          <w:sz w:val="24"/>
          <w:szCs w:val="24"/>
          <w:lang w:val="en-US"/>
        </w:rPr>
        <w:t xml:space="preserve">, a pressure of 70 MPa and a dwell time of 60 s at 750°C. Under these conditions, a nano grained microstructure with well aligned grains resulted (see </w:t>
      </w:r>
      <w:r w:rsidRPr="00931E5E">
        <w:rPr>
          <w:rFonts w:ascii="Times New Roman" w:hAnsi="Times New Roman" w:cs="Times New Roman"/>
          <w:b/>
          <w:bCs/>
          <w:sz w:val="24"/>
          <w:szCs w:val="24"/>
          <w:lang w:val="en-US"/>
        </w:rPr>
        <w:t xml:space="preserve">Figure </w:t>
      </w:r>
      <w:r w:rsidR="001E50F2" w:rsidRPr="00931E5E">
        <w:rPr>
          <w:rFonts w:ascii="Times New Roman" w:hAnsi="Times New Roman" w:cs="Times New Roman"/>
          <w:b/>
          <w:bCs/>
          <w:sz w:val="24"/>
          <w:szCs w:val="24"/>
          <w:lang w:val="en-US"/>
        </w:rPr>
        <w:t>4</w:t>
      </w:r>
      <w:r w:rsidRPr="00931E5E">
        <w:rPr>
          <w:rFonts w:ascii="Times New Roman" w:hAnsi="Times New Roman" w:cs="Times New Roman"/>
          <w:b/>
          <w:bCs/>
          <w:sz w:val="24"/>
          <w:szCs w:val="24"/>
          <w:lang w:val="en-US"/>
        </w:rPr>
        <w:t>c</w:t>
      </w:r>
      <w:r w:rsidRPr="00931E5E">
        <w:rPr>
          <w:rFonts w:ascii="Times New Roman" w:eastAsia="Helvetica" w:hAnsi="Times New Roman" w:cs="Times New Roman"/>
          <w:sz w:val="24"/>
          <w:szCs w:val="24"/>
          <w:lang w:val="en-US"/>
        </w:rPr>
        <w:t>)</w:t>
      </w:r>
      <w:r w:rsidRPr="00931E5E">
        <w:rPr>
          <w:rFonts w:ascii="Times New Roman" w:hAnsi="Times New Roman" w:cs="Times New Roman"/>
          <w:sz w:val="24"/>
          <w:szCs w:val="24"/>
          <w:lang w:val="en-US"/>
        </w:rPr>
        <w:t>.</w:t>
      </w:r>
    </w:p>
    <w:p w14:paraId="37E73477" w14:textId="3BD49A1D" w:rsidR="00BF38E9" w:rsidRDefault="00BF38E9" w:rsidP="00BF38E9">
      <w:pPr>
        <w:spacing w:after="0" w:line="360" w:lineRule="auto"/>
        <w:jc w:val="both"/>
        <w:rPr>
          <w:rFonts w:ascii="Times New Roman" w:hAnsi="Times New Roman" w:cs="Times New Roman"/>
          <w:color w:val="0000FF"/>
          <w:sz w:val="24"/>
          <w:szCs w:val="24"/>
          <w:lang w:val="en-US"/>
        </w:rPr>
      </w:pPr>
    </w:p>
    <w:p w14:paraId="66291F0D" w14:textId="6E78F555" w:rsidR="00BF38E9" w:rsidRPr="00BF38E9" w:rsidRDefault="00BF38E9" w:rsidP="00BF38E9">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This</w:t>
      </w:r>
      <w:r>
        <w:rPr>
          <w:rFonts w:ascii="Times New Roman" w:hAnsi="Times New Roman" w:cs="Times New Roman"/>
          <w:sz w:val="24"/>
          <w:szCs w:val="24"/>
          <w:lang w:val="en-US"/>
        </w:rPr>
        <w:t xml:space="preserve"> deformation of dense compacts is an</w:t>
      </w:r>
      <w:r w:rsidRPr="00755379">
        <w:rPr>
          <w:rFonts w:ascii="Times New Roman" w:hAnsi="Times New Roman" w:cs="Times New Roman"/>
          <w:sz w:val="24"/>
          <w:szCs w:val="24"/>
          <w:lang w:val="en-US"/>
        </w:rPr>
        <w:t xml:space="preserve"> approach is in accordance with established magnet production by hot pressing and die-upsetting [</w:t>
      </w:r>
      <w:r w:rsidRPr="00755379">
        <w:rPr>
          <w:rFonts w:ascii="Times New Roman" w:hAnsi="Times New Roman" w:cs="Times New Roman"/>
          <w:b/>
          <w:bCs/>
          <w:color w:val="0000FF"/>
          <w:sz w:val="24"/>
          <w:szCs w:val="24"/>
          <w:lang w:val="en-US"/>
        </w:rPr>
        <w:t>Croat 2018</w:t>
      </w:r>
      <w:r w:rsidRPr="00755379">
        <w:rPr>
          <w:rFonts w:ascii="Times New Roman" w:hAnsi="Times New Roman" w:cs="Times New Roman"/>
          <w:sz w:val="24"/>
          <w:szCs w:val="24"/>
          <w:lang w:val="en-US"/>
        </w:rPr>
        <w:t xml:space="preserve">].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sz w:val="24"/>
          <w:szCs w:val="24"/>
          <w:lang w:val="en-US"/>
        </w:rPr>
        <w:t xml:space="preserve"> shows</w:t>
      </w:r>
      <w:r w:rsidR="007E299D">
        <w:rPr>
          <w:rFonts w:ascii="Times New Roman" w:hAnsi="Times New Roman" w:cs="Times New Roman"/>
          <w:sz w:val="24"/>
          <w:szCs w:val="24"/>
          <w:lang w:val="en-US"/>
        </w:rPr>
        <w:t xml:space="preserve"> </w:t>
      </w:r>
      <w:r w:rsidR="007E299D" w:rsidRPr="007E299D">
        <w:rPr>
          <w:rFonts w:ascii="Times New Roman" w:hAnsi="Times New Roman" w:cs="Times New Roman"/>
          <w:color w:val="00B050"/>
          <w:sz w:val="24"/>
          <w:szCs w:val="24"/>
          <w:lang w:val="en-US"/>
        </w:rPr>
        <w:t>exemplarily</w:t>
      </w:r>
      <w:r w:rsidRPr="007E299D">
        <w:rPr>
          <w:rFonts w:ascii="Times New Roman" w:hAnsi="Times New Roman" w:cs="Times New Roman"/>
          <w:color w:val="00B050"/>
          <w:sz w:val="24"/>
          <w:szCs w:val="24"/>
          <w:lang w:val="en-US"/>
        </w:rPr>
        <w:t xml:space="preserve"> the </w:t>
      </w:r>
      <w:r w:rsidRPr="00755379">
        <w:rPr>
          <w:rFonts w:ascii="Times New Roman" w:hAnsi="Times New Roman" w:cs="Times New Roman"/>
          <w:sz w:val="24"/>
          <w:szCs w:val="24"/>
          <w:lang w:val="en-US"/>
        </w:rPr>
        <w:t>FAST/SPS cycles used for production of hot compacted</w:t>
      </w:r>
      <w:r w:rsidR="007E299D">
        <w:rPr>
          <w:rFonts w:ascii="Times New Roman" w:hAnsi="Times New Roman" w:cs="Times New Roman"/>
          <w:sz w:val="24"/>
          <w:szCs w:val="24"/>
          <w:lang w:val="en-US"/>
        </w:rPr>
        <w:t xml:space="preserve">, </w:t>
      </w:r>
      <w:r w:rsidR="007E299D" w:rsidRPr="007E299D">
        <w:rPr>
          <w:rFonts w:ascii="Times New Roman" w:hAnsi="Times New Roman" w:cs="Times New Roman"/>
          <w:color w:val="00B050"/>
          <w:sz w:val="24"/>
          <w:szCs w:val="24"/>
          <w:lang w:val="en-US"/>
        </w:rPr>
        <w:t>dense parts</w:t>
      </w:r>
      <w:r w:rsidRPr="007E299D">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and </w:t>
      </w:r>
      <w:r w:rsidR="007E299D">
        <w:rPr>
          <w:rFonts w:ascii="Times New Roman" w:hAnsi="Times New Roman" w:cs="Times New Roman"/>
          <w:sz w:val="24"/>
          <w:szCs w:val="24"/>
          <w:lang w:val="en-US"/>
        </w:rPr>
        <w:t xml:space="preserve">the </w:t>
      </w:r>
      <w:r w:rsidR="00D85839" w:rsidRPr="00D85839">
        <w:rPr>
          <w:rFonts w:ascii="Times New Roman" w:hAnsi="Times New Roman" w:cs="Times New Roman"/>
          <w:color w:val="00B050"/>
          <w:sz w:val="24"/>
          <w:szCs w:val="24"/>
          <w:lang w:val="en-US"/>
        </w:rPr>
        <w:t xml:space="preserve">sample HDS 701 </w:t>
      </w:r>
      <w:r w:rsidRPr="00D85839">
        <w:rPr>
          <w:rFonts w:ascii="Times New Roman" w:hAnsi="Times New Roman" w:cs="Times New Roman"/>
          <w:color w:val="00B050"/>
          <w:sz w:val="24"/>
          <w:szCs w:val="24"/>
          <w:lang w:val="en-US"/>
        </w:rPr>
        <w:t>hot deformed</w:t>
      </w:r>
      <w:r w:rsidR="00D85839" w:rsidRPr="00D85839">
        <w:rPr>
          <w:rFonts w:ascii="Times New Roman" w:hAnsi="Times New Roman" w:cs="Times New Roman"/>
          <w:color w:val="00B050"/>
          <w:sz w:val="24"/>
          <w:szCs w:val="24"/>
          <w:lang w:val="en-US"/>
        </w:rPr>
        <w:t xml:space="preserve"> by SPT</w:t>
      </w:r>
      <w:r w:rsidRPr="00D85839">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b/>
          <w:bCs/>
          <w:sz w:val="24"/>
          <w:szCs w:val="24"/>
          <w:lang w:val="en-US"/>
        </w:rPr>
        <w:t>b</w:t>
      </w:r>
      <w:r w:rsidRPr="007E299D">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For the </w:t>
      </w:r>
      <w:r>
        <w:rPr>
          <w:rFonts w:ascii="Times New Roman" w:hAnsi="Times New Roman" w:cs="Times New Roman"/>
          <w:sz w:val="24"/>
          <w:szCs w:val="24"/>
          <w:lang w:val="en-US"/>
        </w:rPr>
        <w:t xml:space="preserve">SPT </w:t>
      </w:r>
      <w:r w:rsidRPr="00755379">
        <w:rPr>
          <w:rFonts w:ascii="Times New Roman" w:hAnsi="Times New Roman" w:cs="Times New Roman"/>
          <w:sz w:val="24"/>
          <w:szCs w:val="24"/>
          <w:lang w:val="en-US"/>
        </w:rPr>
        <w:t>hot deformation, contact pressure of 10 MPa (calculated for the 20 mm die) was applied and temperature was increased up to 750 °C with heating rate of 75 °C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Once the sample temperature reached 600°C, </w:t>
      </w:r>
      <w:commentRangeStart w:id="15"/>
      <w:r w:rsidRPr="00755379">
        <w:rPr>
          <w:rFonts w:ascii="Times New Roman" w:hAnsi="Times New Roman" w:cs="Times New Roman"/>
          <w:sz w:val="24"/>
          <w:szCs w:val="24"/>
          <w:lang w:val="en-US"/>
        </w:rPr>
        <w:t xml:space="preserve">pressure and temperature were increased simultaneously until reaching 50 MPa at 750°C. The pressure was further </w:t>
      </w:r>
      <w:commentRangeStart w:id="16"/>
      <w:r w:rsidRPr="00755379">
        <w:rPr>
          <w:rFonts w:ascii="Times New Roman" w:hAnsi="Times New Roman" w:cs="Times New Roman"/>
          <w:sz w:val="24"/>
          <w:szCs w:val="24"/>
          <w:lang w:val="en-US"/>
        </w:rPr>
        <w:t>increased</w:t>
      </w:r>
      <w:commentRangeEnd w:id="16"/>
      <w:r w:rsidR="004F2963">
        <w:rPr>
          <w:rStyle w:val="CommentReference"/>
          <w:lang w:val="tr-TR"/>
        </w:rPr>
        <w:commentReference w:id="16"/>
      </w:r>
      <w:r w:rsidRPr="00755379">
        <w:rPr>
          <w:rFonts w:ascii="Times New Roman" w:hAnsi="Times New Roman" w:cs="Times New Roman"/>
          <w:sz w:val="24"/>
          <w:szCs w:val="24"/>
          <w:lang w:val="en-US"/>
        </w:rPr>
        <w:t xml:space="preserve"> during the 60 seconds</w:t>
      </w:r>
      <w:commentRangeEnd w:id="15"/>
      <w:r w:rsidR="001E50F2">
        <w:rPr>
          <w:rStyle w:val="CommentReference"/>
          <w:lang w:val="tr-TR"/>
        </w:rPr>
        <w:commentReference w:id="15"/>
      </w:r>
      <w:r w:rsidRPr="00755379">
        <w:rPr>
          <w:rFonts w:ascii="Times New Roman" w:hAnsi="Times New Roman" w:cs="Times New Roman"/>
          <w:sz w:val="24"/>
          <w:szCs w:val="24"/>
          <w:lang w:val="en-US"/>
        </w:rPr>
        <w:t xml:space="preserve"> dwelling step at 750°C (See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sz w:val="24"/>
          <w:szCs w:val="24"/>
          <w:lang w:val="en-US"/>
        </w:rPr>
        <w:t>).</w:t>
      </w:r>
    </w:p>
    <w:p w14:paraId="096C212C" w14:textId="567E530B" w:rsidR="00BF38E9" w:rsidRDefault="00BF38E9" w:rsidP="002C7BA2">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BF38E9" w14:paraId="52A85BFE" w14:textId="77777777" w:rsidTr="00BF38E9">
        <w:tc>
          <w:tcPr>
            <w:tcW w:w="9396" w:type="dxa"/>
          </w:tcPr>
          <w:p w14:paraId="508D2A9B" w14:textId="712F9ADA" w:rsidR="00BF38E9" w:rsidRDefault="00BF38E9" w:rsidP="002C7BA2">
            <w:pPr>
              <w:spacing w:line="360" w:lineRule="auto"/>
              <w:jc w:val="both"/>
              <w:rPr>
                <w:rFonts w:ascii="Times New Roman" w:hAnsi="Times New Roman" w:cs="Times New Roman"/>
                <w:sz w:val="24"/>
                <w:szCs w:val="24"/>
                <w:lang w:val="en-US"/>
              </w:rPr>
            </w:pPr>
            <w:r w:rsidRPr="00BF38E9">
              <w:rPr>
                <w:rFonts w:ascii="Times New Roman" w:hAnsi="Times New Roman" w:cs="Times New Roman"/>
                <w:noProof/>
                <w:color w:val="00B050"/>
                <w:sz w:val="24"/>
                <w:szCs w:val="24"/>
                <w:lang w:val="en-US"/>
              </w:rPr>
              <w:lastRenderedPageBreak/>
              <w:drawing>
                <wp:inline distT="0" distB="0" distL="0" distR="0" wp14:anchorId="4A549EF9" wp14:editId="2B638103">
                  <wp:extent cx="5869952" cy="22229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13821" cy="2277421"/>
                          </a:xfrm>
                          <a:prstGeom prst="rect">
                            <a:avLst/>
                          </a:prstGeom>
                          <a:noFill/>
                        </pic:spPr>
                      </pic:pic>
                    </a:graphicData>
                  </a:graphic>
                </wp:inline>
              </w:drawing>
            </w:r>
          </w:p>
        </w:tc>
      </w:tr>
    </w:tbl>
    <w:p w14:paraId="3F1026BC" w14:textId="700A4773" w:rsidR="00BF38E9" w:rsidRPr="00D85839" w:rsidRDefault="00BF38E9" w:rsidP="00BF38E9">
      <w:pPr>
        <w:spacing w:after="0" w:line="360" w:lineRule="auto"/>
        <w:jc w:val="both"/>
        <w:rPr>
          <w:rFonts w:ascii="Times New Roman" w:hAnsi="Times New Roman" w:cs="Times New Roman"/>
          <w:i/>
          <w:iCs/>
          <w:sz w:val="24"/>
          <w:szCs w:val="24"/>
          <w:lang w:val="en-US"/>
        </w:rPr>
      </w:pPr>
      <w:r w:rsidRPr="00D85839">
        <w:rPr>
          <w:rFonts w:ascii="Times New Roman" w:hAnsi="Times New Roman" w:cs="Times New Roman"/>
          <w:b/>
          <w:bCs/>
          <w:i/>
          <w:iCs/>
          <w:sz w:val="24"/>
          <w:szCs w:val="24"/>
          <w:lang w:val="en-US"/>
        </w:rPr>
        <w:t xml:space="preserve">Figure </w:t>
      </w:r>
      <w:r w:rsidR="001E50F2" w:rsidRPr="00D85839">
        <w:rPr>
          <w:rFonts w:ascii="Times New Roman" w:hAnsi="Times New Roman" w:cs="Times New Roman"/>
          <w:b/>
          <w:bCs/>
          <w:i/>
          <w:iCs/>
          <w:sz w:val="24"/>
          <w:szCs w:val="24"/>
          <w:lang w:val="en-US"/>
        </w:rPr>
        <w:t>8</w:t>
      </w:r>
      <w:r w:rsidRPr="00D85839">
        <w:rPr>
          <w:rFonts w:ascii="Times New Roman" w:hAnsi="Times New Roman" w:cs="Times New Roman"/>
          <w:b/>
          <w:bCs/>
          <w:i/>
          <w:iCs/>
          <w:sz w:val="24"/>
          <w:szCs w:val="24"/>
          <w:lang w:val="en-US"/>
        </w:rPr>
        <w:t>:</w:t>
      </w:r>
      <w:r w:rsidRPr="00D85839">
        <w:rPr>
          <w:rFonts w:ascii="Times New Roman" w:hAnsi="Times New Roman" w:cs="Times New Roman"/>
          <w:i/>
          <w:iCs/>
          <w:sz w:val="24"/>
          <w:szCs w:val="24"/>
          <w:lang w:val="en-US"/>
        </w:rPr>
        <w:t xml:space="preserve"> </w:t>
      </w:r>
      <w:r w:rsidRPr="00D85839">
        <w:rPr>
          <w:rFonts w:ascii="Times New Roman" w:hAnsi="Times New Roman" w:cs="Times New Roman"/>
          <w:b/>
          <w:bCs/>
          <w:i/>
          <w:iCs/>
          <w:sz w:val="24"/>
          <w:szCs w:val="24"/>
          <w:lang w:val="en-US"/>
        </w:rPr>
        <w:t>a.)</w:t>
      </w:r>
      <w:r w:rsidRPr="00D85839">
        <w:rPr>
          <w:rFonts w:ascii="Times New Roman" w:hAnsi="Times New Roman" w:cs="Times New Roman"/>
          <w:i/>
          <w:iCs/>
          <w:sz w:val="24"/>
          <w:szCs w:val="24"/>
          <w:lang w:val="en-US"/>
        </w:rPr>
        <w:t xml:space="preserve"> Hot compaction </w:t>
      </w:r>
      <w:r w:rsidR="00931E5E" w:rsidRPr="00D85839">
        <w:rPr>
          <w:rFonts w:ascii="Times New Roman" w:hAnsi="Times New Roman" w:cs="Times New Roman"/>
          <w:i/>
          <w:iCs/>
          <w:sz w:val="24"/>
          <w:szCs w:val="24"/>
          <w:lang w:val="en-US"/>
        </w:rPr>
        <w:t>via FAST/SPS resulting in a dense sample</w:t>
      </w:r>
      <w:r w:rsidRPr="00D85839">
        <w:rPr>
          <w:rFonts w:ascii="Times New Roman" w:hAnsi="Times New Roman" w:cs="Times New Roman"/>
          <w:i/>
          <w:iCs/>
          <w:sz w:val="24"/>
          <w:szCs w:val="24"/>
          <w:lang w:val="en-US"/>
        </w:rPr>
        <w:t xml:space="preserve"> (725°C, 48 MPa, 60s). </w:t>
      </w:r>
      <w:r w:rsidRPr="00D85839">
        <w:rPr>
          <w:rFonts w:ascii="Times New Roman" w:hAnsi="Times New Roman" w:cs="Times New Roman"/>
          <w:b/>
          <w:bCs/>
          <w:i/>
          <w:iCs/>
          <w:sz w:val="24"/>
          <w:szCs w:val="24"/>
          <w:lang w:val="en-US"/>
        </w:rPr>
        <w:t>b.)</w:t>
      </w:r>
      <w:r w:rsidRPr="00D85839">
        <w:rPr>
          <w:rFonts w:ascii="Times New Roman" w:hAnsi="Times New Roman" w:cs="Times New Roman"/>
          <w:i/>
          <w:iCs/>
          <w:sz w:val="24"/>
          <w:szCs w:val="24"/>
          <w:lang w:val="en-US"/>
        </w:rPr>
        <w:t xml:space="preserve"> Hot deformation </w:t>
      </w:r>
      <w:r w:rsidR="00931E5E" w:rsidRPr="00D85839">
        <w:rPr>
          <w:rFonts w:ascii="Times New Roman" w:hAnsi="Times New Roman" w:cs="Times New Roman"/>
          <w:i/>
          <w:iCs/>
          <w:sz w:val="24"/>
          <w:szCs w:val="24"/>
          <w:lang w:val="en-US"/>
        </w:rPr>
        <w:t xml:space="preserve">(spark plasma texturing) </w:t>
      </w:r>
      <w:r w:rsidRPr="00D85839">
        <w:rPr>
          <w:rFonts w:ascii="Times New Roman" w:hAnsi="Times New Roman" w:cs="Times New Roman"/>
          <w:i/>
          <w:iCs/>
          <w:sz w:val="24"/>
          <w:szCs w:val="24"/>
          <w:lang w:val="en-US"/>
        </w:rPr>
        <w:t>of dense Nd-Fe-B samples: Pre-heating with 75°C</w:t>
      </w:r>
      <w:r w:rsidRPr="00D85839">
        <w:rPr>
          <w:rFonts w:ascii="Times New Roman" w:hAnsi="Times New Roman" w:cs="Times New Roman"/>
          <w:i/>
          <w:iCs/>
          <w:sz w:val="24"/>
          <w:szCs w:val="24"/>
          <w:lang w:val="en-US"/>
        </w:rPr>
        <w:sym w:font="Symbol" w:char="F0D7"/>
      </w:r>
      <w:r w:rsidRPr="00D85839">
        <w:rPr>
          <w:rFonts w:ascii="Times New Roman" w:hAnsi="Times New Roman" w:cs="Times New Roman"/>
          <w:i/>
          <w:iCs/>
          <w:sz w:val="24"/>
          <w:szCs w:val="24"/>
          <w:lang w:val="en-US"/>
        </w:rPr>
        <w:t>min</w:t>
      </w:r>
      <w:r w:rsidRPr="00D85839">
        <w:rPr>
          <w:rFonts w:ascii="Times New Roman" w:hAnsi="Times New Roman" w:cs="Times New Roman"/>
          <w:i/>
          <w:iCs/>
          <w:sz w:val="24"/>
          <w:szCs w:val="24"/>
          <w:vertAlign w:val="superscript"/>
          <w:lang w:val="en-US"/>
        </w:rPr>
        <w:t>-1</w:t>
      </w:r>
      <w:r w:rsidRPr="00D85839">
        <w:rPr>
          <w:rFonts w:ascii="Times New Roman" w:hAnsi="Times New Roman" w:cs="Times New Roman"/>
          <w:i/>
          <w:iCs/>
          <w:sz w:val="24"/>
          <w:szCs w:val="24"/>
          <w:lang w:val="en-US"/>
        </w:rPr>
        <w:t xml:space="preserve"> to 600°C and pre-loading with 10 MPa before applying the main pressure of </w:t>
      </w:r>
      <w:r w:rsidRPr="00D85839">
        <w:rPr>
          <w:rFonts w:ascii="Times New Roman" w:hAnsi="Times New Roman" w:cs="Times New Roman"/>
          <w:b/>
          <w:bCs/>
          <w:i/>
          <w:iCs/>
          <w:sz w:val="24"/>
          <w:szCs w:val="24"/>
          <w:lang w:val="en-US"/>
        </w:rPr>
        <w:t>7</w:t>
      </w:r>
      <w:r w:rsidRPr="00D85839">
        <w:rPr>
          <w:rFonts w:ascii="Times New Roman" w:hAnsi="Times New Roman" w:cs="Times New Roman"/>
          <w:i/>
          <w:iCs/>
          <w:sz w:val="24"/>
          <w:szCs w:val="24"/>
          <w:lang w:val="en-US"/>
        </w:rPr>
        <w:t>0 MPa and temperature of 750°C</w:t>
      </w:r>
      <w:r w:rsidR="007E299D" w:rsidRPr="00D85839">
        <w:rPr>
          <w:rFonts w:ascii="Times New Roman" w:hAnsi="Times New Roman" w:cs="Times New Roman"/>
          <w:i/>
          <w:iCs/>
          <w:sz w:val="24"/>
          <w:szCs w:val="24"/>
          <w:lang w:val="en-US"/>
        </w:rPr>
        <w:t xml:space="preserve"> (Sample HDS 701)</w:t>
      </w:r>
      <w:r w:rsidRPr="00D85839">
        <w:rPr>
          <w:rFonts w:ascii="Times New Roman" w:hAnsi="Times New Roman" w:cs="Times New Roman"/>
          <w:i/>
          <w:iCs/>
          <w:sz w:val="24"/>
          <w:szCs w:val="24"/>
          <w:lang w:val="en-US"/>
        </w:rPr>
        <w:t>.</w:t>
      </w:r>
    </w:p>
    <w:p w14:paraId="4744B200" w14:textId="067D476F" w:rsidR="00BF38E9" w:rsidRDefault="00BF38E9" w:rsidP="002C7BA2">
      <w:pPr>
        <w:spacing w:after="0" w:line="360" w:lineRule="auto"/>
        <w:jc w:val="both"/>
        <w:rPr>
          <w:rFonts w:ascii="Times New Roman" w:hAnsi="Times New Roman" w:cs="Times New Roman"/>
          <w:sz w:val="24"/>
          <w:szCs w:val="24"/>
          <w:lang w:val="en-US"/>
        </w:rPr>
      </w:pPr>
    </w:p>
    <w:p w14:paraId="43205789" w14:textId="77777777" w:rsidR="000E736E" w:rsidRPr="000E736E" w:rsidRDefault="00BF38E9" w:rsidP="002C7BA2">
      <w:pPr>
        <w:spacing w:after="0" w:line="360" w:lineRule="auto"/>
        <w:jc w:val="both"/>
        <w:rPr>
          <w:rFonts w:ascii="Times New Roman" w:hAnsi="Times New Roman" w:cs="Times New Roman"/>
          <w:sz w:val="24"/>
          <w:szCs w:val="24"/>
          <w:lang w:val="en-US"/>
        </w:rPr>
      </w:pPr>
      <w:r w:rsidRPr="000E736E">
        <w:rPr>
          <w:rFonts w:ascii="Times New Roman" w:hAnsi="Times New Roman" w:cs="Times New Roman"/>
          <w:sz w:val="24"/>
          <w:szCs w:val="24"/>
          <w:lang w:val="en-US"/>
        </w:rPr>
        <w:t xml:space="preserve">The pressure during the dwelling step was varied between 50 and 80 MPa in order to obtain better deformation and alignment of the nanocrystalline grains as shown in </w:t>
      </w:r>
      <w:r w:rsidRPr="000E736E">
        <w:rPr>
          <w:rFonts w:ascii="Times New Roman" w:hAnsi="Times New Roman" w:cs="Times New Roman"/>
          <w:b/>
          <w:bCs/>
          <w:sz w:val="24"/>
          <w:szCs w:val="24"/>
          <w:lang w:val="en-US"/>
        </w:rPr>
        <w:t xml:space="preserve">Figure </w:t>
      </w:r>
      <w:r w:rsidR="001E50F2" w:rsidRPr="000E736E">
        <w:rPr>
          <w:rFonts w:ascii="Times New Roman" w:hAnsi="Times New Roman" w:cs="Times New Roman"/>
          <w:b/>
          <w:bCs/>
          <w:sz w:val="24"/>
          <w:szCs w:val="24"/>
          <w:lang w:val="en-US"/>
        </w:rPr>
        <w:t>4</w:t>
      </w:r>
      <w:r w:rsidRPr="000E736E">
        <w:rPr>
          <w:rFonts w:ascii="Times New Roman" w:hAnsi="Times New Roman" w:cs="Times New Roman"/>
          <w:sz w:val="24"/>
          <w:szCs w:val="24"/>
          <w:lang w:val="en-US"/>
        </w:rPr>
        <w:t xml:space="preserve">. Based on the obtained results, it was found, that the pressure of 50 MPa </w:t>
      </w:r>
      <w:r w:rsidR="007E299D" w:rsidRPr="000E736E">
        <w:rPr>
          <w:rFonts w:ascii="Times New Roman" w:hAnsi="Times New Roman" w:cs="Times New Roman"/>
          <w:sz w:val="24"/>
          <w:szCs w:val="24"/>
          <w:lang w:val="en-US"/>
        </w:rPr>
        <w:t xml:space="preserve">(sample HDS 501) </w:t>
      </w:r>
      <w:r w:rsidRPr="000E736E">
        <w:rPr>
          <w:rFonts w:ascii="Times New Roman" w:hAnsi="Times New Roman" w:cs="Times New Roman"/>
          <w:sz w:val="24"/>
          <w:szCs w:val="24"/>
          <w:lang w:val="en-US"/>
        </w:rPr>
        <w:t xml:space="preserve">is not enough to fulfil the deformation (only 70% height reduction by aimed 75%). The sample obtained at 50 MPa has well-aligned microstructure in the center, but high degree of misalignment and cracks in the outer edge area. The sample </w:t>
      </w:r>
      <w:r w:rsidR="007E299D" w:rsidRPr="000E736E">
        <w:rPr>
          <w:rFonts w:ascii="Times New Roman" w:hAnsi="Times New Roman" w:cs="Times New Roman"/>
          <w:sz w:val="24"/>
          <w:szCs w:val="24"/>
          <w:lang w:val="en-US"/>
        </w:rPr>
        <w:t xml:space="preserve">HDS 601 </w:t>
      </w:r>
      <w:r w:rsidRPr="000E736E">
        <w:rPr>
          <w:rFonts w:ascii="Times New Roman" w:hAnsi="Times New Roman" w:cs="Times New Roman"/>
          <w:sz w:val="24"/>
          <w:szCs w:val="24"/>
          <w:lang w:val="en-US"/>
        </w:rPr>
        <w:t xml:space="preserve">obtained with 60 MPa applied pressure has 73 % height reduction and well-aligned microstructure in most of the volume with small misalignment areas close to the edge. The sample </w:t>
      </w:r>
      <w:r w:rsidR="007E299D" w:rsidRPr="000E736E">
        <w:rPr>
          <w:rFonts w:ascii="Times New Roman" w:hAnsi="Times New Roman" w:cs="Times New Roman"/>
          <w:sz w:val="24"/>
          <w:szCs w:val="24"/>
          <w:lang w:val="en-US"/>
        </w:rPr>
        <w:t xml:space="preserve">HDS 701 </w:t>
      </w:r>
      <w:r w:rsidRPr="000E736E">
        <w:rPr>
          <w:rFonts w:ascii="Times New Roman" w:hAnsi="Times New Roman" w:cs="Times New Roman"/>
          <w:sz w:val="24"/>
          <w:szCs w:val="24"/>
          <w:lang w:val="en-US"/>
        </w:rPr>
        <w:t xml:space="preserve">obtained with 70 MPa applied pressure has 75 % height reduction and well-aligned microstructure in the whole sample volume, while the grain growth remains on a low level (see </w:t>
      </w:r>
      <w:r w:rsidRPr="000E736E">
        <w:rPr>
          <w:rFonts w:ascii="Times New Roman" w:hAnsi="Times New Roman" w:cs="Times New Roman"/>
          <w:b/>
          <w:bCs/>
          <w:sz w:val="24"/>
          <w:szCs w:val="24"/>
          <w:lang w:val="en-US"/>
        </w:rPr>
        <w:t xml:space="preserve">Figure </w:t>
      </w:r>
      <w:r w:rsidR="00F9660D" w:rsidRPr="000E736E">
        <w:rPr>
          <w:rFonts w:ascii="Times New Roman" w:hAnsi="Times New Roman" w:cs="Times New Roman"/>
          <w:b/>
          <w:bCs/>
          <w:sz w:val="24"/>
          <w:szCs w:val="24"/>
          <w:lang w:val="en-US"/>
        </w:rPr>
        <w:t>9</w:t>
      </w:r>
      <w:r w:rsidRPr="000E736E">
        <w:rPr>
          <w:rFonts w:ascii="Times New Roman" w:hAnsi="Times New Roman" w:cs="Times New Roman"/>
          <w:b/>
          <w:bCs/>
          <w:sz w:val="24"/>
          <w:szCs w:val="24"/>
          <w:lang w:val="en-US"/>
        </w:rPr>
        <w:t>a</w:t>
      </w:r>
      <w:r w:rsidRPr="000E736E">
        <w:rPr>
          <w:rFonts w:ascii="Times New Roman" w:hAnsi="Times New Roman" w:cs="Times New Roman"/>
          <w:sz w:val="24"/>
          <w:szCs w:val="24"/>
          <w:lang w:val="en-US"/>
        </w:rPr>
        <w:t>).</w:t>
      </w:r>
    </w:p>
    <w:p w14:paraId="75481A34" w14:textId="6A224362" w:rsidR="00385D49" w:rsidRPr="000E736E" w:rsidRDefault="00385D49" w:rsidP="002C7BA2">
      <w:pPr>
        <w:spacing w:after="0" w:line="360" w:lineRule="auto"/>
        <w:jc w:val="both"/>
        <w:rPr>
          <w:rFonts w:ascii="Times New Roman" w:hAnsi="Times New Roman" w:cs="Times New Roman"/>
          <w:sz w:val="24"/>
          <w:szCs w:val="24"/>
          <w:lang w:val="en-US"/>
        </w:rPr>
      </w:pPr>
    </w:p>
    <w:p w14:paraId="454F16E9" w14:textId="76235093" w:rsidR="000E736E" w:rsidRPr="000E736E" w:rsidRDefault="000E736E" w:rsidP="000E736E">
      <w:pPr>
        <w:spacing w:after="0" w:line="360" w:lineRule="auto"/>
        <w:jc w:val="both"/>
        <w:rPr>
          <w:rFonts w:ascii="Times New Roman" w:hAnsi="Times New Roman" w:cs="Times New Roman"/>
          <w:sz w:val="24"/>
          <w:szCs w:val="24"/>
          <w:lang w:val="en-US"/>
        </w:rPr>
      </w:pPr>
      <w:commentRangeStart w:id="17"/>
      <w:commentRangeStart w:id="18"/>
      <w:r w:rsidRPr="000E736E">
        <w:rPr>
          <w:rFonts w:ascii="Times New Roman" w:hAnsi="Times New Roman" w:cs="Times New Roman"/>
          <w:sz w:val="24"/>
          <w:szCs w:val="24"/>
          <w:lang w:val="en-US"/>
        </w:rPr>
        <w:t xml:space="preserve">To understand the correlation </w:t>
      </w:r>
      <w:commentRangeEnd w:id="17"/>
      <w:r w:rsidR="00154A48">
        <w:rPr>
          <w:rStyle w:val="CommentReference"/>
          <w:lang w:val="tr-TR"/>
        </w:rPr>
        <w:commentReference w:id="17"/>
      </w:r>
      <w:r w:rsidRPr="000E736E">
        <w:rPr>
          <w:rFonts w:ascii="Times New Roman" w:hAnsi="Times New Roman" w:cs="Times New Roman"/>
          <w:sz w:val="24"/>
          <w:szCs w:val="24"/>
          <w:lang w:val="en-US"/>
        </w:rPr>
        <w:t xml:space="preserve">between the initial sample density and the resulting microstructure, hot deformation was also performed on a pre-sintered sample with only 90 % density (see related microstructure before hot deformation in </w:t>
      </w:r>
      <w:r w:rsidRPr="000E736E">
        <w:rPr>
          <w:rFonts w:ascii="Times New Roman" w:hAnsi="Times New Roman" w:cs="Times New Roman"/>
          <w:b/>
          <w:bCs/>
          <w:sz w:val="24"/>
          <w:szCs w:val="24"/>
          <w:lang w:val="en-US"/>
        </w:rPr>
        <w:t>Figure 3a</w:t>
      </w:r>
      <w:r w:rsidRPr="000E736E">
        <w:rPr>
          <w:rFonts w:ascii="Times New Roman" w:hAnsi="Times New Roman" w:cs="Times New Roman"/>
          <w:sz w:val="24"/>
          <w:szCs w:val="24"/>
          <w:lang w:val="en-US"/>
        </w:rPr>
        <w:t xml:space="preserve">. As reference, the microstructure of sample HDS 701 hot deformed at 750°C, 70 MPa starting from a dense, semi-finished part is shown in </w:t>
      </w:r>
      <w:r w:rsidRPr="000E736E">
        <w:rPr>
          <w:rFonts w:ascii="Times New Roman" w:hAnsi="Times New Roman" w:cs="Times New Roman"/>
          <w:b/>
          <w:bCs/>
          <w:sz w:val="24"/>
          <w:szCs w:val="24"/>
          <w:lang w:val="en-US"/>
        </w:rPr>
        <w:t>Figure 9a</w:t>
      </w:r>
      <w:r w:rsidRPr="000E736E">
        <w:rPr>
          <w:rFonts w:ascii="Times New Roman" w:hAnsi="Times New Roman" w:cs="Times New Roman"/>
          <w:sz w:val="24"/>
          <w:szCs w:val="24"/>
          <w:lang w:val="en-US"/>
        </w:rPr>
        <w:t xml:space="preserve">. In sample HDS 701, the alignment of the nanocrystalline grains (indicated by black arrows) is perpendicular to the pressing direction (indicated by white arrows) and parallel in both neighboring flakes. </w:t>
      </w:r>
      <w:commentRangeStart w:id="19"/>
      <w:r w:rsidRPr="000E736E">
        <w:rPr>
          <w:rFonts w:ascii="Times New Roman" w:hAnsi="Times New Roman" w:cs="Times New Roman"/>
          <w:sz w:val="24"/>
          <w:szCs w:val="24"/>
          <w:lang w:val="en-US"/>
        </w:rPr>
        <w:t xml:space="preserve">Grain growth is observed </w:t>
      </w:r>
      <w:commentRangeEnd w:id="19"/>
      <w:r w:rsidR="00D8393C">
        <w:rPr>
          <w:rStyle w:val="CommentReference"/>
          <w:lang w:val="tr-TR"/>
        </w:rPr>
        <w:commentReference w:id="19"/>
      </w:r>
      <w:r w:rsidRPr="000E736E">
        <w:rPr>
          <w:rFonts w:ascii="Times New Roman" w:hAnsi="Times New Roman" w:cs="Times New Roman"/>
          <w:sz w:val="24"/>
          <w:szCs w:val="24"/>
          <w:lang w:val="en-US"/>
        </w:rPr>
        <w:t xml:space="preserve">in the boundary area of former powder flakes </w:t>
      </w:r>
      <w:r>
        <w:rPr>
          <w:rFonts w:ascii="Times New Roman" w:hAnsi="Times New Roman" w:cs="Times New Roman"/>
          <w:sz w:val="24"/>
          <w:szCs w:val="24"/>
          <w:lang w:val="en-US"/>
        </w:rPr>
        <w:t xml:space="preserve">as </w:t>
      </w:r>
      <w:r w:rsidRPr="000E736E">
        <w:rPr>
          <w:rFonts w:ascii="Times New Roman" w:hAnsi="Times New Roman" w:cs="Times New Roman"/>
          <w:sz w:val="24"/>
          <w:szCs w:val="24"/>
          <w:lang w:val="en-US"/>
        </w:rPr>
        <w:lastRenderedPageBreak/>
        <w:t xml:space="preserve">indicated by dotted lines. </w:t>
      </w:r>
      <w:r w:rsidRPr="000E736E">
        <w:rPr>
          <w:rFonts w:ascii="Times New Roman" w:hAnsi="Times New Roman" w:cs="Times New Roman"/>
          <w:b/>
          <w:bCs/>
          <w:sz w:val="24"/>
          <w:szCs w:val="24"/>
          <w:lang w:val="en-US"/>
        </w:rPr>
        <w:t>Figure 9b</w:t>
      </w:r>
      <w:r w:rsidRPr="000E736E">
        <w:rPr>
          <w:rFonts w:ascii="Times New Roman" w:hAnsi="Times New Roman" w:cs="Times New Roman"/>
          <w:sz w:val="24"/>
          <w:szCs w:val="24"/>
          <w:lang w:val="en-US"/>
        </w:rPr>
        <w:t xml:space="preserve"> represents the microstructure of a </w:t>
      </w:r>
      <w:commentRangeStart w:id="20"/>
      <w:commentRangeStart w:id="21"/>
      <w:r w:rsidRPr="000E736E">
        <w:rPr>
          <w:rFonts w:ascii="Times New Roman" w:hAnsi="Times New Roman" w:cs="Times New Roman"/>
          <w:sz w:val="24"/>
          <w:szCs w:val="24"/>
          <w:lang w:val="en-US"/>
        </w:rPr>
        <w:t>sample</w:t>
      </w:r>
      <w:commentRangeEnd w:id="20"/>
      <w:r w:rsidRPr="000E736E">
        <w:rPr>
          <w:rStyle w:val="CommentReference"/>
          <w:lang w:val="tr-TR"/>
        </w:rPr>
        <w:commentReference w:id="20"/>
      </w:r>
      <w:commentRangeEnd w:id="21"/>
      <w:r w:rsidRPr="000E736E">
        <w:rPr>
          <w:rStyle w:val="CommentReference"/>
          <w:lang w:val="tr-TR"/>
        </w:rPr>
        <w:commentReference w:id="21"/>
      </w:r>
      <w:r w:rsidRPr="000E736E">
        <w:rPr>
          <w:rFonts w:ascii="Times New Roman" w:hAnsi="Times New Roman" w:cs="Times New Roman"/>
          <w:sz w:val="24"/>
          <w:szCs w:val="24"/>
          <w:lang w:val="en-US"/>
        </w:rPr>
        <w:t xml:space="preserve"> HSD 791 hot deformed with the same parameters </w:t>
      </w:r>
      <w:r w:rsidR="00D8393C">
        <w:rPr>
          <w:rFonts w:ascii="Times New Roman" w:hAnsi="Times New Roman" w:cs="Times New Roman"/>
          <w:sz w:val="24"/>
          <w:szCs w:val="24"/>
          <w:lang w:val="en-US"/>
        </w:rPr>
        <w:t xml:space="preserve">as sample </w:t>
      </w:r>
      <w:r w:rsidR="00D8393C" w:rsidRPr="000E736E">
        <w:rPr>
          <w:rFonts w:ascii="Times New Roman" w:hAnsi="Times New Roman" w:cs="Times New Roman"/>
          <w:sz w:val="24"/>
          <w:szCs w:val="24"/>
          <w:lang w:val="en-US"/>
        </w:rPr>
        <w:t>HDS 701</w:t>
      </w:r>
      <w:r w:rsidR="00D8393C">
        <w:rPr>
          <w:rFonts w:ascii="Times New Roman" w:hAnsi="Times New Roman" w:cs="Times New Roman"/>
          <w:sz w:val="24"/>
          <w:szCs w:val="24"/>
          <w:lang w:val="en-US"/>
        </w:rPr>
        <w:t xml:space="preserve"> </w:t>
      </w:r>
      <w:r w:rsidRPr="000E736E">
        <w:rPr>
          <w:rFonts w:ascii="Times New Roman" w:hAnsi="Times New Roman" w:cs="Times New Roman"/>
          <w:sz w:val="24"/>
          <w:szCs w:val="24"/>
          <w:lang w:val="en-US"/>
        </w:rPr>
        <w:t xml:space="preserve">(750°C, 70 MPa), but starting from a semi-finished part with a density of only 90 %. The two neighboring flakes have well aligned nanocrystalline grains, however these are not </w:t>
      </w:r>
      <w:r w:rsidR="00D8393C">
        <w:rPr>
          <w:rFonts w:ascii="Times New Roman" w:hAnsi="Times New Roman" w:cs="Times New Roman"/>
          <w:sz w:val="24"/>
          <w:szCs w:val="24"/>
          <w:lang w:val="en-US"/>
        </w:rPr>
        <w:t>aligned</w:t>
      </w:r>
      <w:r w:rsidRPr="000E736E">
        <w:rPr>
          <w:rFonts w:ascii="Times New Roman" w:hAnsi="Times New Roman" w:cs="Times New Roman"/>
          <w:sz w:val="24"/>
          <w:szCs w:val="24"/>
          <w:lang w:val="en-US"/>
        </w:rPr>
        <w:t xml:space="preserve"> perpendicular to the pressing direction and parallel to each other. It is possible that, during the deformation process, the flakes adjacent to the pores do not rotate and slide parallel to the other flakes as described above, but preferably slide into the empty pore space with a rather random orientation. This can explain why optimal alignment is not seen in SPT samples of semi-dense compacts at similar deformation pressures, as described in the previous </w:t>
      </w:r>
      <w:r>
        <w:rPr>
          <w:rFonts w:ascii="Times New Roman" w:hAnsi="Times New Roman" w:cs="Times New Roman"/>
          <w:b/>
          <w:bCs/>
          <w:sz w:val="24"/>
          <w:szCs w:val="24"/>
          <w:lang w:val="en-US"/>
        </w:rPr>
        <w:t>S</w:t>
      </w:r>
      <w:r w:rsidRPr="000E736E">
        <w:rPr>
          <w:rFonts w:ascii="Times New Roman" w:hAnsi="Times New Roman" w:cs="Times New Roman"/>
          <w:b/>
          <w:bCs/>
          <w:sz w:val="24"/>
          <w:szCs w:val="24"/>
          <w:lang w:val="en-US"/>
        </w:rPr>
        <w:t>ection 3.1</w:t>
      </w:r>
      <w:r w:rsidRPr="000E736E">
        <w:rPr>
          <w:rFonts w:ascii="Times New Roman" w:hAnsi="Times New Roman" w:cs="Times New Roman"/>
          <w:sz w:val="24"/>
          <w:szCs w:val="24"/>
          <w:lang w:val="en-US"/>
        </w:rPr>
        <w:t xml:space="preserve">. In an attempt to improve the orientation of such flakes, </w:t>
      </w:r>
      <w:r>
        <w:rPr>
          <w:rFonts w:ascii="Times New Roman" w:hAnsi="Times New Roman" w:cs="Times New Roman"/>
          <w:sz w:val="24"/>
          <w:szCs w:val="24"/>
          <w:lang w:val="en-US"/>
        </w:rPr>
        <w:t>the</w:t>
      </w:r>
      <w:r w:rsidRPr="000E736E">
        <w:rPr>
          <w:rFonts w:ascii="Times New Roman" w:hAnsi="Times New Roman" w:cs="Times New Roman"/>
          <w:sz w:val="24"/>
          <w:szCs w:val="24"/>
          <w:lang w:val="en-US"/>
        </w:rPr>
        <w:t xml:space="preserve"> hot compacted sample HDS 891 with 90% density was hot deformed at </w:t>
      </w:r>
      <w:commentRangeStart w:id="23"/>
      <w:commentRangeStart w:id="24"/>
      <w:r w:rsidRPr="000E736E">
        <w:rPr>
          <w:rFonts w:ascii="Times New Roman" w:hAnsi="Times New Roman" w:cs="Times New Roman"/>
          <w:sz w:val="24"/>
          <w:szCs w:val="24"/>
          <w:lang w:val="en-US"/>
        </w:rPr>
        <w:t>750°C, 80 MPa</w:t>
      </w:r>
      <w:commentRangeEnd w:id="23"/>
      <w:r w:rsidRPr="000E736E">
        <w:rPr>
          <w:rStyle w:val="CommentReference"/>
          <w:lang w:val="tr-TR"/>
        </w:rPr>
        <w:commentReference w:id="23"/>
      </w:r>
      <w:commentRangeEnd w:id="24"/>
      <w:r w:rsidRPr="000E736E">
        <w:rPr>
          <w:rStyle w:val="CommentReference"/>
          <w:lang w:val="tr-TR"/>
        </w:rPr>
        <w:commentReference w:id="24"/>
      </w:r>
      <w:r w:rsidRPr="000E736E">
        <w:rPr>
          <w:rFonts w:ascii="Times New Roman" w:hAnsi="Times New Roman" w:cs="Times New Roman"/>
          <w:sz w:val="24"/>
          <w:szCs w:val="24"/>
          <w:lang w:val="en-US"/>
        </w:rPr>
        <w:t xml:space="preserve">, and the obtained microstructure is shown in </w:t>
      </w:r>
      <w:r w:rsidRPr="000E736E">
        <w:rPr>
          <w:rFonts w:ascii="Times New Roman" w:hAnsi="Times New Roman" w:cs="Times New Roman"/>
          <w:b/>
          <w:bCs/>
          <w:sz w:val="24"/>
          <w:szCs w:val="24"/>
          <w:lang w:val="en-US"/>
        </w:rPr>
        <w:t>Figure 9c</w:t>
      </w:r>
      <w:r w:rsidRPr="000E736E">
        <w:rPr>
          <w:rFonts w:ascii="Times New Roman" w:hAnsi="Times New Roman" w:cs="Times New Roman"/>
          <w:sz w:val="24"/>
          <w:szCs w:val="24"/>
          <w:lang w:val="en-US"/>
        </w:rPr>
        <w:t>. As it can be seen, the alignment of the nanocrystalline grains in the two neighboring flakes are again parallel to each other and perpendicular to the pressing direction. However, the flake boundary area is now broader and the grains are also bigger due to the ongoing grain growth processes.</w:t>
      </w:r>
      <w:commentRangeEnd w:id="18"/>
      <w:r w:rsidRPr="000E736E">
        <w:rPr>
          <w:rStyle w:val="CommentReference"/>
          <w:lang w:val="tr-TR"/>
        </w:rPr>
        <w:commentReference w:id="18"/>
      </w:r>
    </w:p>
    <w:p w14:paraId="3F80089A" w14:textId="77777777" w:rsidR="00385D49" w:rsidRDefault="00385D49" w:rsidP="002C7BA2">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85D49" w14:paraId="303541F7" w14:textId="77777777" w:rsidTr="00385D49">
        <w:tc>
          <w:tcPr>
            <w:tcW w:w="9396" w:type="dxa"/>
          </w:tcPr>
          <w:p w14:paraId="1C7784FB" w14:textId="3CDC3AE2" w:rsidR="00385D49" w:rsidRDefault="00385D49" w:rsidP="002C7BA2">
            <w:pPr>
              <w:spacing w:line="360" w:lineRule="auto"/>
              <w:jc w:val="both"/>
              <w:rPr>
                <w:rFonts w:ascii="Times New Roman" w:hAnsi="Times New Roman" w:cs="Times New Roman"/>
                <w:sz w:val="24"/>
                <w:szCs w:val="24"/>
                <w:lang w:val="en-US"/>
              </w:rPr>
            </w:pPr>
            <w:r w:rsidRPr="00385D49">
              <w:rPr>
                <w:rFonts w:ascii="Times New Roman" w:hAnsi="Times New Roman" w:cs="Times New Roman"/>
                <w:noProof/>
                <w:color w:val="00B050"/>
                <w:sz w:val="24"/>
                <w:szCs w:val="24"/>
                <w:lang w:val="en-US"/>
              </w:rPr>
              <w:drawing>
                <wp:inline distT="0" distB="0" distL="0" distR="0" wp14:anchorId="67CBD148" wp14:editId="1128A78D">
                  <wp:extent cx="5760000" cy="13572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00" cy="1357200"/>
                          </a:xfrm>
                          <a:prstGeom prst="rect">
                            <a:avLst/>
                          </a:prstGeom>
                          <a:noFill/>
                        </pic:spPr>
                      </pic:pic>
                    </a:graphicData>
                  </a:graphic>
                </wp:inline>
              </w:drawing>
            </w:r>
          </w:p>
        </w:tc>
      </w:tr>
    </w:tbl>
    <w:p w14:paraId="70B9C24A" w14:textId="77777777" w:rsidR="000E736E" w:rsidRDefault="000E736E" w:rsidP="000E736E">
      <w:pPr>
        <w:spacing w:after="0" w:line="360" w:lineRule="auto"/>
        <w:jc w:val="both"/>
        <w:rPr>
          <w:rFonts w:ascii="Times New Roman" w:hAnsi="Times New Roman" w:cs="Times New Roman"/>
          <w:i/>
          <w:iCs/>
          <w:sz w:val="24"/>
          <w:szCs w:val="24"/>
          <w:lang w:val="en-US"/>
        </w:rPr>
      </w:pPr>
      <w:bookmarkStart w:id="25" w:name="_Hlk171089976"/>
      <w:r w:rsidRPr="00755379">
        <w:rPr>
          <w:rFonts w:ascii="Times New Roman" w:hAnsi="Times New Roman" w:cs="Times New Roman"/>
          <w:b/>
          <w:bCs/>
          <w:i/>
          <w:iCs/>
          <w:sz w:val="24"/>
          <w:szCs w:val="24"/>
          <w:lang w:val="en-US"/>
        </w:rPr>
        <w:t xml:space="preserve">Figure </w:t>
      </w:r>
      <w:r>
        <w:rPr>
          <w:rFonts w:ascii="Times New Roman" w:hAnsi="Times New Roman" w:cs="Times New Roman"/>
          <w:b/>
          <w:bCs/>
          <w:i/>
          <w:iCs/>
          <w:sz w:val="24"/>
          <w:szCs w:val="24"/>
          <w:lang w:val="en-US"/>
        </w:rPr>
        <w:t>9</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Influence of the hot compacted sample density on the microstructures of hot deformed sample: </w:t>
      </w:r>
      <w:r w:rsidRPr="00755379">
        <w:rPr>
          <w:rFonts w:ascii="Times New Roman" w:hAnsi="Times New Roman" w:cs="Times New Roman"/>
          <w:b/>
          <w:bCs/>
          <w:i/>
          <w:iCs/>
          <w:sz w:val="24"/>
          <w:szCs w:val="24"/>
          <w:lang w:val="en-US"/>
        </w:rPr>
        <w:t xml:space="preserve">a.) </w:t>
      </w:r>
      <w:r w:rsidRPr="00755379">
        <w:rPr>
          <w:rFonts w:ascii="Times New Roman" w:hAnsi="Times New Roman" w:cs="Times New Roman"/>
          <w:i/>
          <w:iCs/>
          <w:sz w:val="24"/>
          <w:szCs w:val="24"/>
          <w:lang w:val="en-US"/>
        </w:rPr>
        <w:t xml:space="preserve">dense hot compacted sample </w:t>
      </w:r>
      <w:r w:rsidRPr="00D12811">
        <w:rPr>
          <w:rFonts w:ascii="Times New Roman" w:hAnsi="Times New Roman" w:cs="Times New Roman"/>
          <w:i/>
          <w:iCs/>
          <w:color w:val="00B050"/>
          <w:sz w:val="24"/>
          <w:szCs w:val="24"/>
          <w:lang w:val="en-US"/>
        </w:rPr>
        <w:t xml:space="preserve">HDS 701 </w:t>
      </w:r>
      <w:r w:rsidRPr="00755379">
        <w:rPr>
          <w:rFonts w:ascii="Times New Roman" w:hAnsi="Times New Roman" w:cs="Times New Roman"/>
          <w:i/>
          <w:iCs/>
          <w:sz w:val="24"/>
          <w:szCs w:val="24"/>
          <w:lang w:val="en-US"/>
        </w:rPr>
        <w:t xml:space="preserve">hot deformed at 750°C, 70 MPa;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90 % </w:t>
      </w:r>
      <w:r>
        <w:rPr>
          <w:rFonts w:ascii="Times New Roman" w:hAnsi="Times New Roman" w:cs="Times New Roman"/>
          <w:i/>
          <w:iCs/>
          <w:sz w:val="24"/>
          <w:szCs w:val="24"/>
          <w:lang w:val="en-US"/>
        </w:rPr>
        <w:t xml:space="preserve">dense </w:t>
      </w:r>
      <w:r w:rsidRPr="00755379">
        <w:rPr>
          <w:rFonts w:ascii="Times New Roman" w:hAnsi="Times New Roman" w:cs="Times New Roman"/>
          <w:i/>
          <w:iCs/>
          <w:sz w:val="24"/>
          <w:szCs w:val="24"/>
          <w:lang w:val="en-US"/>
        </w:rPr>
        <w:t>hot compacted sample</w:t>
      </w:r>
      <w:r>
        <w:rPr>
          <w:rFonts w:ascii="Times New Roman" w:hAnsi="Times New Roman" w:cs="Times New Roman"/>
          <w:i/>
          <w:iCs/>
          <w:sz w:val="24"/>
          <w:szCs w:val="24"/>
          <w:lang w:val="en-US"/>
        </w:rPr>
        <w:t xml:space="preserve"> HDS 791</w:t>
      </w:r>
      <w:r w:rsidRPr="00755379">
        <w:rPr>
          <w:rFonts w:ascii="Times New Roman" w:hAnsi="Times New Roman" w:cs="Times New Roman"/>
          <w:i/>
          <w:iCs/>
          <w:sz w:val="24"/>
          <w:szCs w:val="24"/>
          <w:lang w:val="en-US"/>
        </w:rPr>
        <w:t xml:space="preserve"> hot deformed at 750°C, 70 MPa; </w:t>
      </w:r>
      <w:r w:rsidRPr="00755379">
        <w:rPr>
          <w:rFonts w:ascii="Times New Roman" w:hAnsi="Times New Roman" w:cs="Times New Roman"/>
          <w:b/>
          <w:bCs/>
          <w:i/>
          <w:iCs/>
          <w:sz w:val="24"/>
          <w:szCs w:val="24"/>
          <w:lang w:val="en-US"/>
        </w:rPr>
        <w:t>c.)</w:t>
      </w:r>
      <w:r w:rsidRPr="00755379">
        <w:rPr>
          <w:rFonts w:ascii="Times New Roman" w:hAnsi="Times New Roman" w:cs="Times New Roman"/>
          <w:i/>
          <w:iCs/>
          <w:sz w:val="24"/>
          <w:szCs w:val="24"/>
          <w:lang w:val="en-US"/>
        </w:rPr>
        <w:t xml:space="preserve"> 90 % </w:t>
      </w:r>
      <w:r>
        <w:rPr>
          <w:rFonts w:ascii="Times New Roman" w:hAnsi="Times New Roman" w:cs="Times New Roman"/>
          <w:i/>
          <w:iCs/>
          <w:sz w:val="24"/>
          <w:szCs w:val="24"/>
          <w:lang w:val="en-US"/>
        </w:rPr>
        <w:t xml:space="preserve">dense </w:t>
      </w:r>
      <w:r w:rsidRPr="00755379">
        <w:rPr>
          <w:rFonts w:ascii="Times New Roman" w:hAnsi="Times New Roman" w:cs="Times New Roman"/>
          <w:i/>
          <w:iCs/>
          <w:sz w:val="24"/>
          <w:szCs w:val="24"/>
          <w:lang w:val="en-US"/>
        </w:rPr>
        <w:t xml:space="preserve">hot compacted sample </w:t>
      </w:r>
      <w:r>
        <w:rPr>
          <w:rFonts w:ascii="Times New Roman" w:hAnsi="Times New Roman" w:cs="Times New Roman"/>
          <w:i/>
          <w:iCs/>
          <w:sz w:val="24"/>
          <w:szCs w:val="24"/>
          <w:lang w:val="en-US"/>
        </w:rPr>
        <w:t>HDS 891</w:t>
      </w:r>
      <w:r w:rsidRPr="00755379">
        <w:rPr>
          <w:rFonts w:ascii="Times New Roman" w:hAnsi="Times New Roman" w:cs="Times New Roman"/>
          <w:i/>
          <w:iCs/>
          <w:sz w:val="24"/>
          <w:szCs w:val="24"/>
          <w:lang w:val="en-US"/>
        </w:rPr>
        <w:t xml:space="preserve"> hot deformed at 750°C, 80 MPa; The white arrows indicate the pressing direction. Black arrows indicate the alignment direction</w:t>
      </w:r>
      <w:r>
        <w:rPr>
          <w:rFonts w:ascii="Times New Roman" w:hAnsi="Times New Roman" w:cs="Times New Roman"/>
          <w:i/>
          <w:iCs/>
          <w:sz w:val="24"/>
          <w:szCs w:val="24"/>
          <w:lang w:val="en-US"/>
        </w:rPr>
        <w:t xml:space="preserve"> – perpendicular to the pressure axis</w:t>
      </w:r>
      <w:r w:rsidRPr="00755379">
        <w:rPr>
          <w:rFonts w:ascii="Times New Roman" w:hAnsi="Times New Roman" w:cs="Times New Roman"/>
          <w:i/>
          <w:iCs/>
          <w:sz w:val="24"/>
          <w:szCs w:val="24"/>
          <w:lang w:val="en-US"/>
        </w:rPr>
        <w:t>. The dotted lines indicate the area of grain growth.</w:t>
      </w:r>
    </w:p>
    <w:bookmarkEnd w:id="25"/>
    <w:p w14:paraId="3FD561F1" w14:textId="6D059CC4" w:rsidR="00DD0A3A" w:rsidRDefault="00DD0A3A" w:rsidP="002C7BA2">
      <w:pPr>
        <w:spacing w:after="0" w:line="360" w:lineRule="auto"/>
        <w:jc w:val="both"/>
        <w:rPr>
          <w:rFonts w:ascii="Times New Roman" w:hAnsi="Times New Roman" w:cs="Times New Roman"/>
          <w:sz w:val="24"/>
          <w:szCs w:val="24"/>
          <w:lang w:val="en-US"/>
        </w:rPr>
      </w:pPr>
    </w:p>
    <w:p w14:paraId="27D70FF1" w14:textId="7E718B63" w:rsidR="000E736E" w:rsidRPr="000E736E" w:rsidRDefault="000E736E" w:rsidP="000E736E">
      <w:pPr>
        <w:spacing w:after="0" w:line="360" w:lineRule="auto"/>
        <w:jc w:val="both"/>
        <w:rPr>
          <w:rFonts w:ascii="Times New Roman" w:hAnsi="Times New Roman" w:cs="Times New Roman"/>
          <w:sz w:val="24"/>
          <w:szCs w:val="24"/>
          <w:lang w:val="en-US"/>
        </w:rPr>
      </w:pPr>
      <w:r w:rsidRPr="000E736E">
        <w:rPr>
          <w:rFonts w:ascii="Times New Roman" w:hAnsi="Times New Roman" w:cs="Times New Roman"/>
          <w:sz w:val="24"/>
          <w:szCs w:val="24"/>
          <w:lang w:val="en-US"/>
        </w:rPr>
        <w:t xml:space="preserve">The sample HDS 801 obtained with 80 MPa applied pressure at 750°C shows a well-aligned but </w:t>
      </w:r>
      <w:commentRangeStart w:id="26"/>
      <w:r w:rsidRPr="000E736E">
        <w:rPr>
          <w:rFonts w:ascii="Times New Roman" w:hAnsi="Times New Roman" w:cs="Times New Roman"/>
          <w:sz w:val="24"/>
          <w:szCs w:val="24"/>
          <w:lang w:val="en-US"/>
        </w:rPr>
        <w:t xml:space="preserve">coarsened microstructure </w:t>
      </w:r>
      <w:commentRangeEnd w:id="26"/>
      <w:r w:rsidRPr="000E736E">
        <w:rPr>
          <w:rStyle w:val="CommentReference"/>
          <w:lang w:val="tr-TR"/>
        </w:rPr>
        <w:commentReference w:id="26"/>
      </w:r>
      <w:r w:rsidRPr="000E736E">
        <w:rPr>
          <w:rFonts w:ascii="Times New Roman" w:hAnsi="Times New Roman" w:cs="Times New Roman"/>
          <w:sz w:val="24"/>
          <w:szCs w:val="24"/>
          <w:lang w:val="en-US"/>
        </w:rPr>
        <w:t xml:space="preserve">due to accelerated grain growth possibly enhanced by the improved grains contact and thermal conductivity (see </w:t>
      </w:r>
      <w:r w:rsidRPr="000E736E">
        <w:rPr>
          <w:rFonts w:ascii="Times New Roman" w:hAnsi="Times New Roman" w:cs="Times New Roman"/>
          <w:b/>
          <w:bCs/>
          <w:sz w:val="24"/>
          <w:szCs w:val="24"/>
          <w:lang w:val="en-US"/>
        </w:rPr>
        <w:t xml:space="preserve">Figure </w:t>
      </w:r>
      <w:ins w:id="27" w:author="Radulov, Iliya Angelov" w:date="2024-07-05T16:45:00Z">
        <w:r w:rsidR="009904CC">
          <w:rPr>
            <w:rFonts w:ascii="Times New Roman" w:hAnsi="Times New Roman" w:cs="Times New Roman"/>
            <w:b/>
            <w:bCs/>
            <w:sz w:val="24"/>
            <w:szCs w:val="24"/>
            <w:lang w:val="en-US"/>
          </w:rPr>
          <w:t>10a</w:t>
        </w:r>
      </w:ins>
      <w:r w:rsidRPr="000E736E">
        <w:rPr>
          <w:rFonts w:ascii="Times New Roman" w:hAnsi="Times New Roman" w:cs="Times New Roman"/>
          <w:sz w:val="24"/>
          <w:szCs w:val="24"/>
          <w:lang w:val="en-US"/>
        </w:rPr>
        <w:t xml:space="preserve">). </w:t>
      </w:r>
      <w:commentRangeStart w:id="28"/>
      <w:r w:rsidRPr="000E736E">
        <w:rPr>
          <w:rFonts w:ascii="Times New Roman" w:hAnsi="Times New Roman" w:cs="Times New Roman"/>
          <w:sz w:val="24"/>
          <w:szCs w:val="24"/>
          <w:lang w:val="en-US"/>
        </w:rPr>
        <w:t xml:space="preserve">Sample HDS 802 hot deformed with 80 MPa at lower temperature demonstrates that grain growth can be controlled by the proper selection </w:t>
      </w:r>
      <w:r w:rsidRPr="000E736E">
        <w:rPr>
          <w:rFonts w:ascii="Times New Roman" w:hAnsi="Times New Roman" w:cs="Times New Roman"/>
          <w:sz w:val="24"/>
          <w:szCs w:val="24"/>
          <w:lang w:val="en-US"/>
        </w:rPr>
        <w:lastRenderedPageBreak/>
        <w:t>of the processing parameters</w:t>
      </w:r>
      <w:commentRangeEnd w:id="28"/>
      <w:r w:rsidRPr="000E736E">
        <w:rPr>
          <w:rStyle w:val="CommentReference"/>
          <w:lang w:val="tr-TR"/>
        </w:rPr>
        <w:commentReference w:id="28"/>
      </w:r>
      <w:ins w:id="29" w:author="Radulov, Iliya Angelov" w:date="2024-07-05T16:45:00Z">
        <w:r w:rsidR="009904CC" w:rsidRPr="009904CC">
          <w:rPr>
            <w:rFonts w:ascii="Times New Roman" w:hAnsi="Times New Roman" w:cs="Times New Roman"/>
            <w:sz w:val="24"/>
            <w:szCs w:val="24"/>
            <w:lang w:val="en-US"/>
          </w:rPr>
          <w:t xml:space="preserve"> </w:t>
        </w:r>
        <w:r w:rsidR="009904CC" w:rsidRPr="000E736E">
          <w:rPr>
            <w:rFonts w:ascii="Times New Roman" w:hAnsi="Times New Roman" w:cs="Times New Roman"/>
            <w:sz w:val="24"/>
            <w:szCs w:val="24"/>
            <w:lang w:val="en-US"/>
          </w:rPr>
          <w:t xml:space="preserve">(see </w:t>
        </w:r>
        <w:r w:rsidR="009904CC" w:rsidRPr="000E736E">
          <w:rPr>
            <w:rFonts w:ascii="Times New Roman" w:hAnsi="Times New Roman" w:cs="Times New Roman"/>
            <w:b/>
            <w:bCs/>
            <w:sz w:val="24"/>
            <w:szCs w:val="24"/>
            <w:lang w:val="en-US"/>
          </w:rPr>
          <w:t xml:space="preserve">Figure </w:t>
        </w:r>
        <w:r w:rsidR="009904CC">
          <w:rPr>
            <w:rFonts w:ascii="Times New Roman" w:hAnsi="Times New Roman" w:cs="Times New Roman"/>
            <w:b/>
            <w:bCs/>
            <w:sz w:val="24"/>
            <w:szCs w:val="24"/>
            <w:lang w:val="en-US"/>
          </w:rPr>
          <w:t>10</w:t>
        </w:r>
        <w:r w:rsidR="009904CC">
          <w:rPr>
            <w:rFonts w:ascii="Times New Roman" w:hAnsi="Times New Roman" w:cs="Times New Roman"/>
            <w:b/>
            <w:bCs/>
            <w:sz w:val="24"/>
            <w:szCs w:val="24"/>
            <w:lang w:val="en-US"/>
          </w:rPr>
          <w:t>b</w:t>
        </w:r>
        <w:r w:rsidR="009904CC" w:rsidRPr="000E736E">
          <w:rPr>
            <w:rFonts w:ascii="Times New Roman" w:hAnsi="Times New Roman" w:cs="Times New Roman"/>
            <w:sz w:val="24"/>
            <w:szCs w:val="24"/>
            <w:lang w:val="en-US"/>
          </w:rPr>
          <w:t>)</w:t>
        </w:r>
      </w:ins>
      <w:r w:rsidRPr="000E736E">
        <w:rPr>
          <w:rFonts w:ascii="Times New Roman" w:hAnsi="Times New Roman" w:cs="Times New Roman"/>
          <w:sz w:val="24"/>
          <w:szCs w:val="24"/>
          <w:lang w:val="en-US"/>
        </w:rPr>
        <w:t xml:space="preserve">. In agreement with the SPT of semi-finished, dense Nd-Fe-B compacts, there seems to be a zone around 80-100 MPa of applied pressure and maximum temperature of 750-800 °C where texturing occurs without excessive grain growth, leading to the best combination of </w:t>
      </w:r>
      <w:proofErr w:type="spellStart"/>
      <w:r w:rsidRPr="000E736E">
        <w:rPr>
          <w:rFonts w:ascii="Times New Roman" w:hAnsi="Times New Roman" w:cs="Times New Roman"/>
          <w:sz w:val="24"/>
          <w:szCs w:val="24"/>
          <w:lang w:val="en-US"/>
        </w:rPr>
        <w:t>H</w:t>
      </w:r>
      <w:r w:rsidRPr="000E736E">
        <w:rPr>
          <w:rFonts w:ascii="Times New Roman" w:hAnsi="Times New Roman" w:cs="Times New Roman"/>
          <w:sz w:val="24"/>
          <w:szCs w:val="24"/>
          <w:vertAlign w:val="subscript"/>
          <w:lang w:val="en-US"/>
        </w:rPr>
        <w:t>c</w:t>
      </w:r>
      <w:r>
        <w:rPr>
          <w:rFonts w:ascii="Times New Roman" w:hAnsi="Times New Roman" w:cs="Times New Roman"/>
          <w:sz w:val="24"/>
          <w:szCs w:val="24"/>
          <w:vertAlign w:val="subscript"/>
          <w:lang w:val="en-US"/>
        </w:rPr>
        <w:t>j</w:t>
      </w:r>
      <w:proofErr w:type="spellEnd"/>
      <w:r w:rsidRPr="000E736E">
        <w:rPr>
          <w:rFonts w:ascii="Times New Roman" w:hAnsi="Times New Roman" w:cs="Times New Roman"/>
          <w:sz w:val="24"/>
          <w:szCs w:val="24"/>
          <w:lang w:val="en-US"/>
        </w:rPr>
        <w:t xml:space="preserve"> and B</w:t>
      </w:r>
      <w:r w:rsidRPr="000E736E">
        <w:rPr>
          <w:rFonts w:ascii="Times New Roman" w:hAnsi="Times New Roman" w:cs="Times New Roman"/>
          <w:sz w:val="24"/>
          <w:szCs w:val="24"/>
          <w:vertAlign w:val="subscript"/>
          <w:lang w:val="en-US"/>
        </w:rPr>
        <w:t>r</w:t>
      </w:r>
      <w:r w:rsidRPr="000E736E">
        <w:rPr>
          <w:rFonts w:ascii="Times New Roman" w:hAnsi="Times New Roman" w:cs="Times New Roman"/>
          <w:sz w:val="24"/>
          <w:szCs w:val="24"/>
          <w:lang w:val="en-US"/>
        </w:rPr>
        <w:t>. Extending into higher pressures at these temperatures, however, is expected to cause excessive grain growth despite the development of well-aligned texture</w:t>
      </w:r>
      <w:r>
        <w:rPr>
          <w:rFonts w:ascii="Times New Roman" w:hAnsi="Times New Roman" w:cs="Times New Roman"/>
          <w:sz w:val="24"/>
          <w:szCs w:val="24"/>
          <w:lang w:val="en-US"/>
        </w:rPr>
        <w:t xml:space="preserve"> </w:t>
      </w:r>
      <w:r w:rsidRPr="000E736E">
        <w:rPr>
          <w:rFonts w:ascii="Times New Roman" w:hAnsi="Times New Roman" w:cs="Times New Roman"/>
          <w:color w:val="00B050"/>
          <w:sz w:val="24"/>
          <w:szCs w:val="24"/>
          <w:lang w:val="en-US"/>
        </w:rPr>
        <w:t xml:space="preserve">as indicated by the results in </w:t>
      </w:r>
      <w:r w:rsidRPr="000E736E">
        <w:rPr>
          <w:rFonts w:ascii="Times New Roman" w:hAnsi="Times New Roman" w:cs="Times New Roman"/>
          <w:b/>
          <w:bCs/>
          <w:color w:val="00B050"/>
          <w:sz w:val="24"/>
          <w:szCs w:val="24"/>
          <w:lang w:val="en-US"/>
        </w:rPr>
        <w:t>Section 3.1</w:t>
      </w:r>
      <w:r w:rsidRPr="000E736E">
        <w:rPr>
          <w:rFonts w:ascii="Times New Roman" w:hAnsi="Times New Roman" w:cs="Times New Roman"/>
          <w:color w:val="00B050"/>
          <w:sz w:val="24"/>
          <w:szCs w:val="24"/>
          <w:lang w:val="en-US"/>
        </w:rPr>
        <w:t>.</w:t>
      </w:r>
    </w:p>
    <w:p w14:paraId="5923C21D" w14:textId="77777777" w:rsidR="009904CC" w:rsidRDefault="009904CC" w:rsidP="009904CC">
      <w:pPr>
        <w:keepNext/>
        <w:spacing w:after="0" w:line="360" w:lineRule="auto"/>
        <w:jc w:val="both"/>
      </w:pPr>
      <w:r>
        <w:rPr>
          <w:rFonts w:ascii="Times New Roman" w:hAnsi="Times New Roman" w:cs="Times New Roman"/>
          <w:noProof/>
          <w:sz w:val="24"/>
          <w:szCs w:val="24"/>
          <w:lang w:val="en-US"/>
        </w:rPr>
        <w:drawing>
          <wp:inline distT="0" distB="0" distL="0" distR="0" wp14:anchorId="783C6E83" wp14:editId="0C2194E6">
            <wp:extent cx="5995359" cy="1929884"/>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5168" cy="1936260"/>
                    </a:xfrm>
                    <a:prstGeom prst="rect">
                      <a:avLst/>
                    </a:prstGeom>
                    <a:noFill/>
                  </pic:spPr>
                </pic:pic>
              </a:graphicData>
            </a:graphic>
          </wp:inline>
        </w:drawing>
      </w:r>
    </w:p>
    <w:p w14:paraId="6ED881D6" w14:textId="2B26F965" w:rsidR="009904CC" w:rsidRPr="009904CC" w:rsidRDefault="009904CC" w:rsidP="002C7BA2">
      <w:pPr>
        <w:spacing w:after="0" w:line="360" w:lineRule="auto"/>
        <w:jc w:val="both"/>
        <w:rPr>
          <w:rFonts w:ascii="Times New Roman" w:hAnsi="Times New Roman" w:cs="Times New Roman"/>
          <w:i/>
          <w:iCs/>
          <w:color w:val="44546A" w:themeColor="text2"/>
        </w:rPr>
      </w:pPr>
      <w:r w:rsidRPr="009904CC">
        <w:rPr>
          <w:rFonts w:ascii="Times New Roman" w:hAnsi="Times New Roman" w:cs="Times New Roman"/>
          <w:i/>
          <w:iCs/>
          <w:color w:val="44546A" w:themeColor="text2"/>
        </w:rPr>
        <w:t xml:space="preserve">Figure </w:t>
      </w:r>
      <w:r>
        <w:rPr>
          <w:rFonts w:ascii="Times New Roman" w:hAnsi="Times New Roman" w:cs="Times New Roman"/>
          <w:i/>
          <w:iCs/>
          <w:color w:val="44546A" w:themeColor="text2"/>
        </w:rPr>
        <w:t>10</w:t>
      </w:r>
      <w:r w:rsidRPr="009904CC">
        <w:rPr>
          <w:rFonts w:ascii="Times New Roman" w:hAnsi="Times New Roman" w:cs="Times New Roman"/>
          <w:i/>
          <w:iCs/>
          <w:color w:val="44546A" w:themeColor="text2"/>
        </w:rPr>
        <w:t xml:space="preserve">: Influence of the </w:t>
      </w:r>
      <w:r>
        <w:rPr>
          <w:rFonts w:ascii="Times New Roman" w:hAnsi="Times New Roman" w:cs="Times New Roman"/>
          <w:i/>
          <w:iCs/>
          <w:color w:val="44546A" w:themeColor="text2"/>
        </w:rPr>
        <w:t>deformation pressure</w:t>
      </w:r>
      <w:r w:rsidRPr="009904CC">
        <w:rPr>
          <w:rFonts w:ascii="Times New Roman" w:hAnsi="Times New Roman" w:cs="Times New Roman"/>
          <w:i/>
          <w:iCs/>
          <w:color w:val="44546A" w:themeColor="text2"/>
        </w:rPr>
        <w:t xml:space="preserve"> on the microstructures of hot deformed sample: a.) sample HDS </w:t>
      </w:r>
      <w:r>
        <w:rPr>
          <w:rFonts w:ascii="Times New Roman" w:hAnsi="Times New Roman" w:cs="Times New Roman"/>
          <w:i/>
          <w:iCs/>
          <w:color w:val="44546A" w:themeColor="text2"/>
        </w:rPr>
        <w:t>8</w:t>
      </w:r>
      <w:r w:rsidRPr="009904CC">
        <w:rPr>
          <w:rFonts w:ascii="Times New Roman" w:hAnsi="Times New Roman" w:cs="Times New Roman"/>
          <w:i/>
          <w:iCs/>
          <w:color w:val="44546A" w:themeColor="text2"/>
        </w:rPr>
        <w:t xml:space="preserve">01 </w:t>
      </w:r>
      <w:r w:rsidRPr="009904CC">
        <w:rPr>
          <w:rFonts w:ascii="Times New Roman" w:hAnsi="Times New Roman" w:cs="Times New Roman"/>
          <w:i/>
          <w:iCs/>
          <w:color w:val="44546A" w:themeColor="text2"/>
        </w:rPr>
        <w:t xml:space="preserve">hot deformed at 750°C, </w:t>
      </w:r>
      <w:r>
        <w:rPr>
          <w:rFonts w:ascii="Times New Roman" w:hAnsi="Times New Roman" w:cs="Times New Roman"/>
          <w:i/>
          <w:iCs/>
          <w:color w:val="44546A" w:themeColor="text2"/>
        </w:rPr>
        <w:t>8</w:t>
      </w:r>
      <w:r w:rsidRPr="009904CC">
        <w:rPr>
          <w:rFonts w:ascii="Times New Roman" w:hAnsi="Times New Roman" w:cs="Times New Roman"/>
          <w:i/>
          <w:iCs/>
          <w:color w:val="44546A" w:themeColor="text2"/>
        </w:rPr>
        <w:t xml:space="preserve">0 </w:t>
      </w:r>
      <w:r w:rsidRPr="009904CC">
        <w:rPr>
          <w:rFonts w:ascii="Times New Roman" w:hAnsi="Times New Roman" w:cs="Times New Roman"/>
          <w:i/>
          <w:iCs/>
          <w:color w:val="44546A" w:themeColor="text2"/>
        </w:rPr>
        <w:t xml:space="preserve">MPa; b.) sample HDS </w:t>
      </w:r>
      <w:r w:rsidRPr="009904CC">
        <w:rPr>
          <w:rFonts w:ascii="Times New Roman" w:hAnsi="Times New Roman" w:cs="Times New Roman"/>
          <w:i/>
          <w:iCs/>
          <w:color w:val="44546A" w:themeColor="text2"/>
        </w:rPr>
        <w:t>8</w:t>
      </w:r>
      <w:r>
        <w:rPr>
          <w:rFonts w:ascii="Times New Roman" w:hAnsi="Times New Roman" w:cs="Times New Roman"/>
          <w:i/>
          <w:iCs/>
          <w:color w:val="44546A" w:themeColor="text2"/>
        </w:rPr>
        <w:t>02</w:t>
      </w:r>
      <w:r w:rsidRPr="009904CC">
        <w:rPr>
          <w:rFonts w:ascii="Times New Roman" w:hAnsi="Times New Roman" w:cs="Times New Roman"/>
          <w:i/>
          <w:iCs/>
          <w:color w:val="44546A" w:themeColor="text2"/>
        </w:rPr>
        <w:t xml:space="preserve"> </w:t>
      </w:r>
      <w:r w:rsidRPr="009904CC">
        <w:rPr>
          <w:rFonts w:ascii="Times New Roman" w:hAnsi="Times New Roman" w:cs="Times New Roman"/>
          <w:i/>
          <w:iCs/>
          <w:color w:val="44546A" w:themeColor="text2"/>
        </w:rPr>
        <w:t xml:space="preserve">hot deformed at </w:t>
      </w:r>
      <w:r w:rsidRPr="009904CC">
        <w:rPr>
          <w:rFonts w:ascii="Times New Roman" w:hAnsi="Times New Roman" w:cs="Times New Roman"/>
          <w:i/>
          <w:iCs/>
          <w:color w:val="44546A" w:themeColor="text2"/>
        </w:rPr>
        <w:t>7</w:t>
      </w:r>
      <w:r>
        <w:rPr>
          <w:rFonts w:ascii="Times New Roman" w:hAnsi="Times New Roman" w:cs="Times New Roman"/>
          <w:i/>
          <w:iCs/>
          <w:color w:val="44546A" w:themeColor="text2"/>
        </w:rPr>
        <w:t>25</w:t>
      </w:r>
      <w:r w:rsidRPr="009904CC">
        <w:rPr>
          <w:rFonts w:ascii="Times New Roman" w:hAnsi="Times New Roman" w:cs="Times New Roman"/>
          <w:i/>
          <w:iCs/>
          <w:color w:val="44546A" w:themeColor="text2"/>
        </w:rPr>
        <w:t xml:space="preserve">°C, 80 MPa; The white arrows indicate the pressing direction. Black arrows indicate the alignment direction – perpendicular to the pressure axis. The dotted lines indicate the area of grain </w:t>
      </w:r>
      <w:r w:rsidR="00AC1B70">
        <w:rPr>
          <w:rFonts w:ascii="Times New Roman" w:hAnsi="Times New Roman" w:cs="Times New Roman"/>
          <w:i/>
          <w:iCs/>
          <w:color w:val="44546A" w:themeColor="text2"/>
        </w:rPr>
        <w:t>coarsening.</w:t>
      </w:r>
    </w:p>
    <w:p w14:paraId="01C19942" w14:textId="65E18AF3" w:rsidR="00AC68A3" w:rsidRPr="00AC68A3" w:rsidDel="00AC1B70" w:rsidRDefault="009904CC" w:rsidP="002C7BA2">
      <w:pPr>
        <w:spacing w:after="0" w:line="360" w:lineRule="auto"/>
        <w:jc w:val="both"/>
        <w:rPr>
          <w:del w:id="30" w:author="Radulov, Iliya Angelov" w:date="2024-07-05T18:41:00Z"/>
          <w:rFonts w:ascii="Times New Roman" w:hAnsi="Times New Roman" w:cs="Times New Roman"/>
          <w:color w:val="FF0000"/>
          <w:sz w:val="24"/>
          <w:szCs w:val="24"/>
          <w:lang w:val="en-US"/>
        </w:rPr>
      </w:pPr>
      <w:del w:id="31" w:author="Radulov, Iliya Angelov" w:date="2024-07-05T18:41:00Z">
        <w:r w:rsidRPr="009904CC" w:rsidDel="00AC1B70">
          <w:rPr>
            <w:i/>
            <w:iCs/>
            <w:color w:val="44546A" w:themeColor="text2"/>
            <w:sz w:val="18"/>
            <w:szCs w:val="18"/>
          </w:rPr>
          <w:delText>.</w:delText>
        </w:r>
        <w:r w:rsidR="00AC68A3" w:rsidRPr="00AC68A3" w:rsidDel="00AC1B70">
          <w:rPr>
            <w:rFonts w:ascii="Times New Roman" w:hAnsi="Times New Roman" w:cs="Times New Roman"/>
            <w:color w:val="FF0000"/>
            <w:sz w:val="24"/>
            <w:szCs w:val="24"/>
            <w:lang w:val="en-US"/>
          </w:rPr>
          <w:delText xml:space="preserve">Iliya: </w:delText>
        </w:r>
        <w:r w:rsidR="00452D40" w:rsidDel="00AC1B70">
          <w:rPr>
            <w:rFonts w:ascii="Times New Roman" w:hAnsi="Times New Roman" w:cs="Times New Roman"/>
            <w:color w:val="FF0000"/>
            <w:sz w:val="24"/>
            <w:szCs w:val="24"/>
            <w:lang w:val="en-US"/>
          </w:rPr>
          <w:delText>Please add the</w:delText>
        </w:r>
        <w:r w:rsidR="00AC68A3" w:rsidRPr="00AC68A3" w:rsidDel="00AC1B70">
          <w:rPr>
            <w:rFonts w:ascii="Times New Roman" w:hAnsi="Times New Roman" w:cs="Times New Roman"/>
            <w:color w:val="FF0000"/>
            <w:sz w:val="24"/>
            <w:szCs w:val="24"/>
            <w:lang w:val="en-US"/>
          </w:rPr>
          <w:delText xml:space="preserve"> short paragraph about the magnetic properties of all HDS samples listed in Table 3.</w:delText>
        </w:r>
      </w:del>
    </w:p>
    <w:p w14:paraId="6CFD246E" w14:textId="285CFAF4" w:rsidR="00AC68A3" w:rsidRDefault="00AC68A3" w:rsidP="002C7BA2">
      <w:pPr>
        <w:spacing w:after="0" w:line="360" w:lineRule="auto"/>
        <w:jc w:val="both"/>
        <w:rPr>
          <w:rFonts w:ascii="Times New Roman" w:hAnsi="Times New Roman" w:cs="Times New Roman"/>
          <w:sz w:val="24"/>
          <w:szCs w:val="24"/>
          <w:lang w:val="en-US"/>
        </w:rPr>
      </w:pPr>
    </w:p>
    <w:p w14:paraId="2D52AD01" w14:textId="537DC536" w:rsidR="00032F9B" w:rsidRDefault="00032F9B" w:rsidP="00032F9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shown in </w:t>
      </w:r>
      <w:r w:rsidRPr="00032F9B">
        <w:rPr>
          <w:rFonts w:ascii="Times New Roman" w:hAnsi="Times New Roman" w:cs="Times New Roman"/>
          <w:b/>
          <w:bCs/>
          <w:sz w:val="24"/>
          <w:szCs w:val="24"/>
          <w:lang w:val="en-US"/>
        </w:rPr>
        <w:t xml:space="preserve">Figure </w:t>
      </w:r>
      <w:del w:id="32" w:author="Radulov, Iliya Angelov" w:date="2024-07-05T16:40:00Z">
        <w:r w:rsidRPr="00032F9B" w:rsidDel="009904CC">
          <w:rPr>
            <w:rFonts w:ascii="Times New Roman" w:hAnsi="Times New Roman" w:cs="Times New Roman"/>
            <w:b/>
            <w:bCs/>
            <w:sz w:val="24"/>
            <w:szCs w:val="24"/>
            <w:lang w:val="en-US"/>
          </w:rPr>
          <w:delText>10</w:delText>
        </w:r>
      </w:del>
      <w:ins w:id="33" w:author="Radulov, Iliya Angelov" w:date="2024-07-05T16:40:00Z">
        <w:r w:rsidR="009904CC" w:rsidRPr="00032F9B">
          <w:rPr>
            <w:rFonts w:ascii="Times New Roman" w:hAnsi="Times New Roman" w:cs="Times New Roman"/>
            <w:b/>
            <w:bCs/>
            <w:sz w:val="24"/>
            <w:szCs w:val="24"/>
            <w:lang w:val="en-US"/>
          </w:rPr>
          <w:t>1</w:t>
        </w:r>
        <w:r w:rsidR="009904CC">
          <w:rPr>
            <w:rFonts w:ascii="Times New Roman" w:hAnsi="Times New Roman" w:cs="Times New Roman"/>
            <w:b/>
            <w:bCs/>
            <w:sz w:val="24"/>
            <w:szCs w:val="24"/>
            <w:lang w:val="en-US"/>
          </w:rPr>
          <w:t>1</w:t>
        </w:r>
      </w:ins>
      <w:r>
        <w:rPr>
          <w:rFonts w:ascii="Times New Roman" w:hAnsi="Times New Roman" w:cs="Times New Roman"/>
          <w:sz w:val="24"/>
          <w:szCs w:val="24"/>
          <w:lang w:val="en-US"/>
        </w:rPr>
        <w:t xml:space="preserve">, the best performing </w:t>
      </w:r>
      <w:r w:rsidRPr="00032F9B">
        <w:rPr>
          <w:rFonts w:ascii="Times New Roman" w:hAnsi="Times New Roman" w:cs="Times New Roman"/>
          <w:sz w:val="24"/>
          <w:szCs w:val="24"/>
          <w:lang w:val="en-US"/>
        </w:rPr>
        <w:t xml:space="preserve">sample HDS701 has </w:t>
      </w:r>
      <w:r>
        <w:rPr>
          <w:rFonts w:ascii="Times New Roman" w:hAnsi="Times New Roman" w:cs="Times New Roman"/>
          <w:sz w:val="24"/>
          <w:szCs w:val="24"/>
          <w:lang w:val="en-US"/>
        </w:rPr>
        <w:t>a</w:t>
      </w:r>
      <w:r w:rsidRPr="00755379">
        <w:rPr>
          <w:rFonts w:ascii="Times New Roman" w:hAnsi="Times New Roman" w:cs="Times New Roman"/>
          <w:sz w:val="24"/>
          <w:szCs w:val="24"/>
          <w:lang w:val="en-US"/>
        </w:rPr>
        <w:t xml:space="preserve"> remanence </w:t>
      </w:r>
      <w:r>
        <w:rPr>
          <w:rFonts w:ascii="Times New Roman" w:hAnsi="Times New Roman" w:cs="Times New Roman"/>
          <w:sz w:val="24"/>
          <w:szCs w:val="24"/>
          <w:lang w:val="en-US"/>
        </w:rPr>
        <w:t>of</w:t>
      </w:r>
      <w:r w:rsidRPr="00755379">
        <w:rPr>
          <w:rFonts w:ascii="Times New Roman" w:hAnsi="Times New Roman" w:cs="Times New Roman"/>
          <w:sz w:val="24"/>
          <w:szCs w:val="24"/>
          <w:lang w:val="en-US"/>
        </w:rPr>
        <w:t xml:space="preserve"> </w:t>
      </w:r>
      <w:r w:rsidRPr="00032F9B">
        <w:rPr>
          <w:rFonts w:ascii="Times New Roman" w:hAnsi="Times New Roman" w:cs="Times New Roman"/>
          <w:sz w:val="24"/>
          <w:szCs w:val="24"/>
          <w:lang w:val="en-US"/>
        </w:rPr>
        <w:t xml:space="preserve">1.38 T </w:t>
      </w:r>
      <w:r>
        <w:rPr>
          <w:rFonts w:ascii="Times New Roman" w:hAnsi="Times New Roman" w:cs="Times New Roman"/>
          <w:sz w:val="24"/>
          <w:szCs w:val="24"/>
          <w:lang w:val="en-US"/>
        </w:rPr>
        <w:t>and was</w:t>
      </w:r>
      <w:r w:rsidRPr="00755379">
        <w:rPr>
          <w:rFonts w:ascii="Times New Roman" w:hAnsi="Times New Roman" w:cs="Times New Roman"/>
          <w:sz w:val="24"/>
          <w:szCs w:val="24"/>
          <w:lang w:val="en-US"/>
        </w:rPr>
        <w:t xml:space="preserve"> obtained </w:t>
      </w:r>
      <w:r>
        <w:rPr>
          <w:rFonts w:ascii="Times New Roman" w:hAnsi="Times New Roman" w:cs="Times New Roman"/>
          <w:sz w:val="24"/>
          <w:szCs w:val="24"/>
          <w:lang w:val="en-US"/>
        </w:rPr>
        <w:t xml:space="preserve">at deformation </w:t>
      </w:r>
      <w:r w:rsidRPr="00927913">
        <w:rPr>
          <w:rFonts w:ascii="Times New Roman" w:hAnsi="Times New Roman" w:cs="Times New Roman"/>
          <w:sz w:val="24"/>
          <w:szCs w:val="24"/>
          <w:lang w:val="en-US"/>
        </w:rPr>
        <w:t>temperature</w:t>
      </w:r>
      <w:r>
        <w:rPr>
          <w:rFonts w:ascii="Times New Roman" w:hAnsi="Times New Roman" w:cs="Times New Roman"/>
          <w:sz w:val="24"/>
          <w:szCs w:val="24"/>
          <w:lang w:val="en-US"/>
        </w:rPr>
        <w:t xml:space="preserve"> of 750°C under</w:t>
      </w:r>
      <w:r w:rsidRPr="00755379">
        <w:rPr>
          <w:rFonts w:ascii="Times New Roman" w:hAnsi="Times New Roman" w:cs="Times New Roman"/>
          <w:sz w:val="24"/>
          <w:szCs w:val="24"/>
          <w:lang w:val="en-US"/>
        </w:rPr>
        <w:t xml:space="preserve"> applied pressure of </w:t>
      </w:r>
      <w:r>
        <w:rPr>
          <w:rFonts w:ascii="Times New Roman" w:hAnsi="Times New Roman" w:cs="Times New Roman"/>
          <w:sz w:val="24"/>
          <w:szCs w:val="24"/>
          <w:lang w:val="en-US"/>
        </w:rPr>
        <w:t>7</w:t>
      </w:r>
      <w:r w:rsidRPr="00755379">
        <w:rPr>
          <w:rFonts w:ascii="Times New Roman" w:hAnsi="Times New Roman" w:cs="Times New Roman"/>
          <w:sz w:val="24"/>
          <w:szCs w:val="24"/>
          <w:lang w:val="en-US"/>
        </w:rPr>
        <w:t>0 MPa</w:t>
      </w:r>
      <w:r>
        <w:rPr>
          <w:rFonts w:ascii="Times New Roman" w:hAnsi="Times New Roman" w:cs="Times New Roman"/>
          <w:sz w:val="24"/>
          <w:szCs w:val="24"/>
          <w:lang w:val="en-US"/>
        </w:rPr>
        <w:t xml:space="preserve"> and</w:t>
      </w:r>
      <w:r w:rsidRPr="00927913">
        <w:t xml:space="preserve"> </w:t>
      </w:r>
      <w:r w:rsidRPr="00927913">
        <w:rPr>
          <w:rFonts w:ascii="Times New Roman" w:hAnsi="Times New Roman" w:cs="Times New Roman"/>
          <w:sz w:val="24"/>
          <w:szCs w:val="24"/>
          <w:lang w:val="en-US"/>
        </w:rPr>
        <w:t>ramping speed</w:t>
      </w:r>
      <w:r>
        <w:rPr>
          <w:rFonts w:ascii="Times New Roman" w:hAnsi="Times New Roman" w:cs="Times New Roman"/>
          <w:sz w:val="24"/>
          <w:szCs w:val="24"/>
          <w:lang w:val="en-US"/>
        </w:rPr>
        <w:t xml:space="preserve"> of </w:t>
      </w:r>
      <w:r w:rsidRPr="00927913">
        <w:rPr>
          <w:rFonts w:ascii="Times New Roman" w:hAnsi="Times New Roman" w:cs="Times New Roman"/>
          <w:sz w:val="24"/>
          <w:szCs w:val="24"/>
          <w:lang w:val="en-US"/>
        </w:rPr>
        <w:t>75 K</w:t>
      </w:r>
      <w:r w:rsidRPr="00927913">
        <w:rPr>
          <w:rFonts w:ascii="Times New Roman" w:hAnsi="Times New Roman" w:cs="Times New Roman"/>
          <w:sz w:val="24"/>
          <w:szCs w:val="24"/>
          <w:lang w:val="en-US"/>
        </w:rPr>
        <w:sym w:font="Symbol" w:char="F0D7"/>
      </w:r>
      <w:r w:rsidRPr="00927913">
        <w:rPr>
          <w:rFonts w:ascii="Times New Roman" w:hAnsi="Times New Roman" w:cs="Times New Roman"/>
          <w:sz w:val="24"/>
          <w:szCs w:val="24"/>
          <w:lang w:val="en-US"/>
        </w:rPr>
        <w:t>min</w:t>
      </w:r>
      <w:r w:rsidRPr="00927913">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 xml:space="preserve">. As described in the experimental section, magnetic measurements were performed on rectangular specimens cut from center and edge of the sample. As shown in supplemental </w:t>
      </w:r>
      <w:r w:rsidRPr="00032F9B">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S2</w:t>
      </w:r>
      <w:r>
        <w:rPr>
          <w:rFonts w:ascii="Times New Roman" w:hAnsi="Times New Roman" w:cs="Times New Roman"/>
          <w:sz w:val="24"/>
          <w:szCs w:val="24"/>
          <w:lang w:val="en-US"/>
        </w:rPr>
        <w:t xml:space="preserve">, for sample HDS 701 both curves practically coincide. For simplification only the curve for the central specimen is shown in </w:t>
      </w:r>
      <w:r w:rsidRPr="00032F9B">
        <w:rPr>
          <w:rFonts w:ascii="Times New Roman" w:hAnsi="Times New Roman" w:cs="Times New Roman"/>
          <w:b/>
          <w:bCs/>
          <w:sz w:val="24"/>
          <w:szCs w:val="24"/>
          <w:lang w:val="en-US"/>
        </w:rPr>
        <w:t xml:space="preserve">Figures </w:t>
      </w:r>
      <w:del w:id="34" w:author="Radulov, Iliya Angelov" w:date="2024-07-05T16:41:00Z">
        <w:r w:rsidRPr="00032F9B" w:rsidDel="009904CC">
          <w:rPr>
            <w:rFonts w:ascii="Times New Roman" w:hAnsi="Times New Roman" w:cs="Times New Roman"/>
            <w:b/>
            <w:bCs/>
            <w:sz w:val="24"/>
            <w:szCs w:val="24"/>
            <w:lang w:val="en-US"/>
          </w:rPr>
          <w:delText>10a</w:delText>
        </w:r>
        <w:r w:rsidDel="009904CC">
          <w:rPr>
            <w:rFonts w:ascii="Times New Roman" w:hAnsi="Times New Roman" w:cs="Times New Roman"/>
            <w:sz w:val="24"/>
            <w:szCs w:val="24"/>
            <w:lang w:val="en-US"/>
          </w:rPr>
          <w:delText xml:space="preserve"> </w:delText>
        </w:r>
      </w:del>
      <w:ins w:id="35" w:author="Radulov, Iliya Angelov" w:date="2024-07-05T16:41:00Z">
        <w:r w:rsidR="009904CC" w:rsidRPr="00032F9B">
          <w:rPr>
            <w:rFonts w:ascii="Times New Roman" w:hAnsi="Times New Roman" w:cs="Times New Roman"/>
            <w:b/>
            <w:bCs/>
            <w:sz w:val="24"/>
            <w:szCs w:val="24"/>
            <w:lang w:val="en-US"/>
          </w:rPr>
          <w:t>1</w:t>
        </w:r>
        <w:r w:rsidR="009904CC">
          <w:rPr>
            <w:rFonts w:ascii="Times New Roman" w:hAnsi="Times New Roman" w:cs="Times New Roman"/>
            <w:b/>
            <w:bCs/>
            <w:sz w:val="24"/>
            <w:szCs w:val="24"/>
            <w:lang w:val="en-US"/>
          </w:rPr>
          <w:t>1</w:t>
        </w:r>
        <w:r w:rsidR="009904CC" w:rsidRPr="00032F9B">
          <w:rPr>
            <w:rFonts w:ascii="Times New Roman" w:hAnsi="Times New Roman" w:cs="Times New Roman"/>
            <w:b/>
            <w:bCs/>
            <w:sz w:val="24"/>
            <w:szCs w:val="24"/>
            <w:lang w:val="en-US"/>
          </w:rPr>
          <w:t>a</w:t>
        </w:r>
        <w:r w:rsidR="009904CC">
          <w:rPr>
            <w:rFonts w:ascii="Times New Roman" w:hAnsi="Times New Roman" w:cs="Times New Roman"/>
            <w:sz w:val="24"/>
            <w:szCs w:val="24"/>
            <w:lang w:val="en-US"/>
          </w:rPr>
          <w:t xml:space="preserve"> </w:t>
        </w:r>
      </w:ins>
      <w:r>
        <w:rPr>
          <w:rFonts w:ascii="Times New Roman" w:hAnsi="Times New Roman" w:cs="Times New Roman"/>
          <w:sz w:val="24"/>
          <w:szCs w:val="24"/>
          <w:lang w:val="en-US"/>
        </w:rPr>
        <w:t xml:space="preserve">and </w:t>
      </w:r>
      <w:del w:id="36" w:author="Radulov, Iliya Angelov" w:date="2024-07-05T16:41:00Z">
        <w:r w:rsidRPr="00032F9B" w:rsidDel="009904CC">
          <w:rPr>
            <w:rFonts w:ascii="Times New Roman" w:hAnsi="Times New Roman" w:cs="Times New Roman"/>
            <w:b/>
            <w:bCs/>
            <w:sz w:val="24"/>
            <w:szCs w:val="24"/>
            <w:lang w:val="en-US"/>
          </w:rPr>
          <w:delText>10b</w:delText>
        </w:r>
      </w:del>
      <w:ins w:id="37" w:author="Radulov, Iliya Angelov" w:date="2024-07-05T16:41:00Z">
        <w:r w:rsidR="009904CC" w:rsidRPr="00032F9B">
          <w:rPr>
            <w:rFonts w:ascii="Times New Roman" w:hAnsi="Times New Roman" w:cs="Times New Roman"/>
            <w:b/>
            <w:bCs/>
            <w:sz w:val="24"/>
            <w:szCs w:val="24"/>
            <w:lang w:val="en-US"/>
          </w:rPr>
          <w:t>1</w:t>
        </w:r>
        <w:r w:rsidR="009904CC">
          <w:rPr>
            <w:rFonts w:ascii="Times New Roman" w:hAnsi="Times New Roman" w:cs="Times New Roman"/>
            <w:b/>
            <w:bCs/>
            <w:sz w:val="24"/>
            <w:szCs w:val="24"/>
            <w:lang w:val="en-US"/>
          </w:rPr>
          <w:t>1</w:t>
        </w:r>
        <w:r w:rsidR="009904CC" w:rsidRPr="00032F9B">
          <w:rPr>
            <w:rFonts w:ascii="Times New Roman" w:hAnsi="Times New Roman" w:cs="Times New Roman"/>
            <w:b/>
            <w:bCs/>
            <w:sz w:val="24"/>
            <w:szCs w:val="24"/>
            <w:lang w:val="en-US"/>
          </w:rPr>
          <w:t>b</w:t>
        </w:r>
      </w:ins>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As shown in on </w:t>
      </w:r>
      <w:r w:rsidRPr="00032F9B">
        <w:rPr>
          <w:rFonts w:ascii="Times New Roman" w:hAnsi="Times New Roman" w:cs="Times New Roman"/>
          <w:b/>
          <w:bCs/>
          <w:sz w:val="24"/>
          <w:szCs w:val="24"/>
          <w:lang w:val="en-US"/>
        </w:rPr>
        <w:t xml:space="preserve">Figure </w:t>
      </w:r>
      <w:del w:id="38" w:author="Radulov, Iliya Angelov" w:date="2024-07-05T16:41:00Z">
        <w:r w:rsidRPr="00032F9B" w:rsidDel="009904CC">
          <w:rPr>
            <w:rFonts w:ascii="Times New Roman" w:hAnsi="Times New Roman" w:cs="Times New Roman"/>
            <w:b/>
            <w:bCs/>
            <w:sz w:val="24"/>
            <w:szCs w:val="24"/>
            <w:lang w:val="en-US"/>
          </w:rPr>
          <w:delText>10a</w:delText>
        </w:r>
      </w:del>
      <w:ins w:id="39" w:author="Radulov, Iliya Angelov" w:date="2024-07-05T16:41:00Z">
        <w:r w:rsidR="009904CC" w:rsidRPr="00032F9B">
          <w:rPr>
            <w:rFonts w:ascii="Times New Roman" w:hAnsi="Times New Roman" w:cs="Times New Roman"/>
            <w:b/>
            <w:bCs/>
            <w:sz w:val="24"/>
            <w:szCs w:val="24"/>
            <w:lang w:val="en-US"/>
          </w:rPr>
          <w:t>1</w:t>
        </w:r>
        <w:r w:rsidR="009904CC">
          <w:rPr>
            <w:rFonts w:ascii="Times New Roman" w:hAnsi="Times New Roman" w:cs="Times New Roman"/>
            <w:b/>
            <w:bCs/>
            <w:sz w:val="24"/>
            <w:szCs w:val="24"/>
            <w:lang w:val="en-US"/>
          </w:rPr>
          <w:t>1</w:t>
        </w:r>
        <w:r w:rsidR="009904CC" w:rsidRPr="00032F9B">
          <w:rPr>
            <w:rFonts w:ascii="Times New Roman" w:hAnsi="Times New Roman" w:cs="Times New Roman"/>
            <w:b/>
            <w:bCs/>
            <w:sz w:val="24"/>
            <w:szCs w:val="24"/>
            <w:lang w:val="en-US"/>
          </w:rPr>
          <w:t>a</w:t>
        </w:r>
      </w:ins>
      <w:r>
        <w:rPr>
          <w:rFonts w:ascii="Times New Roman" w:hAnsi="Times New Roman" w:cs="Times New Roman"/>
          <w:sz w:val="24"/>
          <w:szCs w:val="24"/>
          <w:lang w:val="en-US"/>
        </w:rPr>
        <w:t xml:space="preserve">, the samples deformed under pressure 50 and 60 MPa have same </w:t>
      </w:r>
      <w:r w:rsidRPr="00755379">
        <w:rPr>
          <w:rFonts w:ascii="Times New Roman" w:hAnsi="Times New Roman" w:cs="Times New Roman"/>
          <w:sz w:val="24"/>
          <w:szCs w:val="24"/>
          <w:lang w:val="en-US"/>
        </w:rPr>
        <w:t>remanence</w:t>
      </w:r>
      <w:r>
        <w:rPr>
          <w:rFonts w:ascii="Times New Roman" w:hAnsi="Times New Roman" w:cs="Times New Roman"/>
          <w:sz w:val="24"/>
          <w:szCs w:val="24"/>
          <w:lang w:val="en-US"/>
        </w:rPr>
        <w:t>, but lower coercivity which can be explained with the not fully finalized deformation and consequently worse alignment. Further increase of the deformation pressure to 80 MPa results again in lower coercivity (</w:t>
      </w:r>
      <w:r w:rsidRPr="00032F9B">
        <w:rPr>
          <w:rFonts w:ascii="Times New Roman" w:hAnsi="Times New Roman" w:cs="Times New Roman"/>
          <w:b/>
          <w:bCs/>
          <w:sz w:val="24"/>
          <w:szCs w:val="24"/>
          <w:lang w:val="en-US"/>
        </w:rPr>
        <w:t xml:space="preserve">Figure </w:t>
      </w:r>
      <w:del w:id="40" w:author="Radulov, Iliya Angelov" w:date="2024-07-05T16:41:00Z">
        <w:r w:rsidRPr="00032F9B" w:rsidDel="009904CC">
          <w:rPr>
            <w:rFonts w:ascii="Times New Roman" w:hAnsi="Times New Roman" w:cs="Times New Roman"/>
            <w:b/>
            <w:bCs/>
            <w:sz w:val="24"/>
            <w:szCs w:val="24"/>
            <w:lang w:val="en-US"/>
          </w:rPr>
          <w:delText>10b</w:delText>
        </w:r>
      </w:del>
      <w:ins w:id="41" w:author="Radulov, Iliya Angelov" w:date="2024-07-05T16:41:00Z">
        <w:r w:rsidR="009904CC" w:rsidRPr="00032F9B">
          <w:rPr>
            <w:rFonts w:ascii="Times New Roman" w:hAnsi="Times New Roman" w:cs="Times New Roman"/>
            <w:b/>
            <w:bCs/>
            <w:sz w:val="24"/>
            <w:szCs w:val="24"/>
            <w:lang w:val="en-US"/>
          </w:rPr>
          <w:t>1</w:t>
        </w:r>
        <w:r w:rsidR="009904CC">
          <w:rPr>
            <w:rFonts w:ascii="Times New Roman" w:hAnsi="Times New Roman" w:cs="Times New Roman"/>
            <w:b/>
            <w:bCs/>
            <w:sz w:val="24"/>
            <w:szCs w:val="24"/>
            <w:lang w:val="en-US"/>
          </w:rPr>
          <w:t>1</w:t>
        </w:r>
        <w:r w:rsidR="009904CC" w:rsidRPr="00032F9B">
          <w:rPr>
            <w:rFonts w:ascii="Times New Roman" w:hAnsi="Times New Roman" w:cs="Times New Roman"/>
            <w:b/>
            <w:bCs/>
            <w:sz w:val="24"/>
            <w:szCs w:val="24"/>
            <w:lang w:val="en-US"/>
          </w:rPr>
          <w:t>b</w:t>
        </w:r>
      </w:ins>
      <w:r>
        <w:rPr>
          <w:rFonts w:ascii="Times New Roman" w:hAnsi="Times New Roman" w:cs="Times New Roman"/>
          <w:sz w:val="24"/>
          <w:szCs w:val="24"/>
          <w:lang w:val="en-US"/>
        </w:rPr>
        <w:t xml:space="preserve">). As discussed before, SEM micrographs show grain coarsening in this sample. By decreasing the deformation temperature to 725°C we manage to partially overcome this problem </w:t>
      </w:r>
      <w:r>
        <w:rPr>
          <w:rFonts w:ascii="Times New Roman" w:hAnsi="Times New Roman" w:cs="Times New Roman"/>
          <w:sz w:val="24"/>
          <w:szCs w:val="24"/>
          <w:lang w:val="en-US"/>
        </w:rPr>
        <w:lastRenderedPageBreak/>
        <w:t xml:space="preserve">(HDS 802 in </w:t>
      </w:r>
      <w:r w:rsidRPr="00032F9B">
        <w:rPr>
          <w:rFonts w:ascii="Times New Roman" w:hAnsi="Times New Roman" w:cs="Times New Roman"/>
          <w:b/>
          <w:bCs/>
          <w:sz w:val="24"/>
          <w:szCs w:val="24"/>
          <w:lang w:val="en-US"/>
        </w:rPr>
        <w:t xml:space="preserve">Figure </w:t>
      </w:r>
      <w:del w:id="42" w:author="Radulov, Iliya Angelov" w:date="2024-07-05T16:41:00Z">
        <w:r w:rsidRPr="00032F9B" w:rsidDel="009904CC">
          <w:rPr>
            <w:rFonts w:ascii="Times New Roman" w:hAnsi="Times New Roman" w:cs="Times New Roman"/>
            <w:b/>
            <w:bCs/>
            <w:sz w:val="24"/>
            <w:szCs w:val="24"/>
            <w:lang w:val="en-US"/>
          </w:rPr>
          <w:delText>10b</w:delText>
        </w:r>
      </w:del>
      <w:ins w:id="43" w:author="Radulov, Iliya Angelov" w:date="2024-07-05T16:41:00Z">
        <w:r w:rsidR="009904CC" w:rsidRPr="00032F9B">
          <w:rPr>
            <w:rFonts w:ascii="Times New Roman" w:hAnsi="Times New Roman" w:cs="Times New Roman"/>
            <w:b/>
            <w:bCs/>
            <w:sz w:val="24"/>
            <w:szCs w:val="24"/>
            <w:lang w:val="en-US"/>
          </w:rPr>
          <w:t>1</w:t>
        </w:r>
        <w:r w:rsidR="009904CC">
          <w:rPr>
            <w:rFonts w:ascii="Times New Roman" w:hAnsi="Times New Roman" w:cs="Times New Roman"/>
            <w:b/>
            <w:bCs/>
            <w:sz w:val="24"/>
            <w:szCs w:val="24"/>
            <w:lang w:val="en-US"/>
          </w:rPr>
          <w:t>1</w:t>
        </w:r>
        <w:r w:rsidR="009904CC" w:rsidRPr="00032F9B">
          <w:rPr>
            <w:rFonts w:ascii="Times New Roman" w:hAnsi="Times New Roman" w:cs="Times New Roman"/>
            <w:b/>
            <w:bCs/>
            <w:sz w:val="24"/>
            <w:szCs w:val="24"/>
            <w:lang w:val="en-US"/>
          </w:rPr>
          <w:t>b</w:t>
        </w:r>
      </w:ins>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This result indicates that</w:t>
      </w:r>
      <w:r>
        <w:rPr>
          <w:rFonts w:ascii="Times New Roman" w:hAnsi="Times New Roman" w:cs="Times New Roman"/>
          <w:sz w:val="24"/>
          <w:szCs w:val="24"/>
          <w:lang w:val="en-US"/>
        </w:rPr>
        <w:t xml:space="preserve"> good</w:t>
      </w:r>
      <w:r w:rsidRPr="00755379">
        <w:rPr>
          <w:rFonts w:ascii="Times New Roman" w:hAnsi="Times New Roman" w:cs="Times New Roman"/>
          <w:sz w:val="24"/>
          <w:szCs w:val="24"/>
          <w:lang w:val="en-US"/>
        </w:rPr>
        <w:t xml:space="preserve"> texturing</w:t>
      </w:r>
      <w:r>
        <w:rPr>
          <w:rFonts w:ascii="Times New Roman" w:hAnsi="Times New Roman" w:cs="Times New Roman"/>
          <w:sz w:val="24"/>
          <w:szCs w:val="24"/>
          <w:lang w:val="en-US"/>
        </w:rPr>
        <w:t xml:space="preserve"> of</w:t>
      </w:r>
      <w:r w:rsidRPr="00755379">
        <w:rPr>
          <w:rFonts w:ascii="Times New Roman" w:hAnsi="Times New Roman" w:cs="Times New Roman"/>
          <w:sz w:val="24"/>
          <w:szCs w:val="24"/>
          <w:lang w:val="en-US"/>
        </w:rPr>
        <w:t xml:space="preserve"> the grains </w:t>
      </w:r>
      <w:r>
        <w:rPr>
          <w:rFonts w:ascii="Times New Roman" w:hAnsi="Times New Roman" w:cs="Times New Roman"/>
          <w:sz w:val="24"/>
          <w:szCs w:val="24"/>
          <w:lang w:val="en-US"/>
        </w:rPr>
        <w:t xml:space="preserve">can be achieved also by </w:t>
      </w:r>
      <w:r w:rsidRPr="00755379">
        <w:rPr>
          <w:rFonts w:ascii="Times New Roman" w:hAnsi="Times New Roman" w:cs="Times New Roman"/>
          <w:sz w:val="24"/>
          <w:szCs w:val="24"/>
          <w:lang w:val="en-US"/>
        </w:rPr>
        <w:t xml:space="preserve">hot deformation at </w:t>
      </w:r>
      <w:r>
        <w:rPr>
          <w:rFonts w:ascii="Times New Roman" w:hAnsi="Times New Roman" w:cs="Times New Roman"/>
          <w:sz w:val="24"/>
          <w:szCs w:val="24"/>
          <w:lang w:val="en-US"/>
        </w:rPr>
        <w:t>relatively low</w:t>
      </w:r>
      <w:r w:rsidRPr="00755379">
        <w:rPr>
          <w:rFonts w:ascii="Times New Roman" w:hAnsi="Times New Roman" w:cs="Times New Roman"/>
          <w:sz w:val="24"/>
          <w:szCs w:val="24"/>
          <w:lang w:val="en-US"/>
        </w:rPr>
        <w:t xml:space="preserve"> pressure, </w:t>
      </w:r>
      <w:r>
        <w:rPr>
          <w:rFonts w:ascii="Times New Roman" w:hAnsi="Times New Roman" w:cs="Times New Roman"/>
          <w:sz w:val="24"/>
          <w:szCs w:val="24"/>
          <w:lang w:val="en-US"/>
        </w:rPr>
        <w:t xml:space="preserve">however </w:t>
      </w:r>
      <w:r w:rsidRPr="00755379">
        <w:rPr>
          <w:rFonts w:ascii="Times New Roman" w:hAnsi="Times New Roman" w:cs="Times New Roman"/>
          <w:sz w:val="24"/>
          <w:szCs w:val="24"/>
          <w:lang w:val="en-US"/>
        </w:rPr>
        <w:t>magnetic properties</w:t>
      </w:r>
      <w:r>
        <w:rPr>
          <w:rFonts w:ascii="Times New Roman" w:hAnsi="Times New Roman" w:cs="Times New Roman"/>
          <w:sz w:val="24"/>
          <w:szCs w:val="24"/>
          <w:lang w:val="en-US"/>
        </w:rPr>
        <w:t xml:space="preserve"> are extremely sensitive to all process parameters</w:t>
      </w:r>
      <w:r w:rsidRPr="00755379">
        <w:rPr>
          <w:rFonts w:ascii="Times New Roman" w:hAnsi="Times New Roman" w:cs="Times New Roman"/>
          <w:sz w:val="24"/>
          <w:szCs w:val="24"/>
          <w:lang w:val="en-US"/>
        </w:rPr>
        <w:t>.</w:t>
      </w:r>
    </w:p>
    <w:p w14:paraId="12143C1C" w14:textId="77777777" w:rsidR="00032F9B" w:rsidRDefault="00032F9B" w:rsidP="002C7BA2">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AC68A3" w14:paraId="3EBDA04B" w14:textId="77777777" w:rsidTr="00AC68A3">
        <w:tc>
          <w:tcPr>
            <w:tcW w:w="9396" w:type="dxa"/>
          </w:tcPr>
          <w:p w14:paraId="55086954" w14:textId="5EE3DAF9" w:rsidR="00AC68A3" w:rsidRDefault="00AC68A3" w:rsidP="002C7BA2">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654710D" wp14:editId="5081DD75">
                  <wp:extent cx="5955527" cy="2244453"/>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85725" cy="2255834"/>
                          </a:xfrm>
                          <a:prstGeom prst="rect">
                            <a:avLst/>
                          </a:prstGeom>
                          <a:noFill/>
                        </pic:spPr>
                      </pic:pic>
                    </a:graphicData>
                  </a:graphic>
                </wp:inline>
              </w:drawing>
            </w:r>
          </w:p>
        </w:tc>
      </w:tr>
    </w:tbl>
    <w:p w14:paraId="75A756D1" w14:textId="1D6A173C" w:rsidR="00AC68A3" w:rsidRPr="002C63B6" w:rsidRDefault="00AC68A3" w:rsidP="002C7BA2">
      <w:pPr>
        <w:spacing w:after="0" w:line="360" w:lineRule="auto"/>
        <w:jc w:val="both"/>
        <w:rPr>
          <w:rFonts w:ascii="Times New Roman" w:hAnsi="Times New Roman" w:cs="Times New Roman"/>
          <w:b/>
          <w:bCs/>
          <w:i/>
          <w:iCs/>
          <w:sz w:val="24"/>
          <w:szCs w:val="24"/>
          <w:lang w:val="en-US"/>
        </w:rPr>
      </w:pPr>
      <w:r w:rsidRPr="002C63B6">
        <w:rPr>
          <w:rFonts w:ascii="Times New Roman" w:hAnsi="Times New Roman" w:cs="Times New Roman"/>
          <w:b/>
          <w:bCs/>
          <w:i/>
          <w:iCs/>
          <w:sz w:val="24"/>
          <w:szCs w:val="24"/>
          <w:lang w:val="en-US"/>
        </w:rPr>
        <w:t xml:space="preserve">Figure </w:t>
      </w:r>
      <w:del w:id="44" w:author="Radulov, Iliya Angelov" w:date="2024-07-05T16:41:00Z">
        <w:r w:rsidRPr="002C63B6" w:rsidDel="009904CC">
          <w:rPr>
            <w:rFonts w:ascii="Times New Roman" w:hAnsi="Times New Roman" w:cs="Times New Roman"/>
            <w:b/>
            <w:bCs/>
            <w:i/>
            <w:iCs/>
            <w:sz w:val="24"/>
            <w:szCs w:val="24"/>
            <w:lang w:val="en-US"/>
          </w:rPr>
          <w:delText>10</w:delText>
        </w:r>
      </w:del>
      <w:ins w:id="45" w:author="Radulov, Iliya Angelov" w:date="2024-07-05T16:41:00Z">
        <w:r w:rsidR="009904CC" w:rsidRPr="002C63B6">
          <w:rPr>
            <w:rFonts w:ascii="Times New Roman" w:hAnsi="Times New Roman" w:cs="Times New Roman"/>
            <w:b/>
            <w:bCs/>
            <w:i/>
            <w:iCs/>
            <w:sz w:val="24"/>
            <w:szCs w:val="24"/>
            <w:lang w:val="en-US"/>
          </w:rPr>
          <w:t>1</w:t>
        </w:r>
        <w:r w:rsidR="009904CC">
          <w:rPr>
            <w:rFonts w:ascii="Times New Roman" w:hAnsi="Times New Roman" w:cs="Times New Roman"/>
            <w:b/>
            <w:bCs/>
            <w:i/>
            <w:iCs/>
            <w:sz w:val="24"/>
            <w:szCs w:val="24"/>
            <w:lang w:val="en-US"/>
          </w:rPr>
          <w:t>1</w:t>
        </w:r>
      </w:ins>
      <w:r w:rsidRPr="002C63B6">
        <w:rPr>
          <w:rFonts w:ascii="Times New Roman" w:hAnsi="Times New Roman" w:cs="Times New Roman"/>
          <w:b/>
          <w:bCs/>
          <w:i/>
          <w:iCs/>
          <w:sz w:val="24"/>
          <w:szCs w:val="24"/>
          <w:lang w:val="en-US"/>
        </w:rPr>
        <w:t xml:space="preserve">: </w:t>
      </w:r>
      <w:ins w:id="46" w:author="Radulov, Iliya Angelov" w:date="2024-07-05T18:24:00Z">
        <w:r w:rsidR="00AC1B70" w:rsidRPr="00A13551">
          <w:rPr>
            <w:rFonts w:ascii="Times New Roman" w:hAnsi="Times New Roman" w:cs="Times New Roman"/>
            <w:i/>
            <w:iCs/>
            <w:sz w:val="24"/>
            <w:szCs w:val="24"/>
            <w:lang w:val="en-US"/>
          </w:rPr>
          <w:t xml:space="preserve">Magnetization curves of the samples from series HDS produced under varying different parameters: </w:t>
        </w:r>
        <w:r w:rsidR="00AC1B70" w:rsidRPr="00A13551">
          <w:rPr>
            <w:rFonts w:ascii="Times New Roman" w:hAnsi="Times New Roman" w:cs="Times New Roman"/>
            <w:b/>
            <w:bCs/>
            <w:i/>
            <w:iCs/>
            <w:sz w:val="24"/>
            <w:szCs w:val="24"/>
            <w:lang w:val="en-US"/>
          </w:rPr>
          <w:t>a.)</w:t>
        </w:r>
        <w:r w:rsidR="00AC1B70" w:rsidRPr="00A13551">
          <w:rPr>
            <w:rFonts w:ascii="Times New Roman" w:hAnsi="Times New Roman" w:cs="Times New Roman"/>
            <w:i/>
            <w:iCs/>
            <w:sz w:val="24"/>
            <w:szCs w:val="24"/>
            <w:lang w:val="en-US"/>
          </w:rPr>
          <w:t xml:space="preserve"> varying deformation pressure between 50 and 70 MPa by constant deformation temperature; </w:t>
        </w:r>
        <w:r w:rsidR="00AC1B70" w:rsidRPr="00A13551">
          <w:rPr>
            <w:rFonts w:ascii="Times New Roman" w:hAnsi="Times New Roman" w:cs="Times New Roman"/>
            <w:b/>
            <w:bCs/>
            <w:i/>
            <w:iCs/>
            <w:sz w:val="24"/>
            <w:szCs w:val="24"/>
            <w:lang w:val="en-US"/>
          </w:rPr>
          <w:t>b.)</w:t>
        </w:r>
        <w:r w:rsidR="00AC1B70" w:rsidRPr="00A13551">
          <w:rPr>
            <w:rFonts w:ascii="Times New Roman" w:hAnsi="Times New Roman" w:cs="Times New Roman"/>
            <w:i/>
            <w:iCs/>
            <w:sz w:val="24"/>
            <w:szCs w:val="24"/>
            <w:lang w:val="en-US"/>
          </w:rPr>
          <w:t xml:space="preserve"> varying ramping speed, deformation pressure and temperature.</w:t>
        </w:r>
      </w:ins>
    </w:p>
    <w:p w14:paraId="2018F7B1" w14:textId="77777777" w:rsidR="00AC68A3" w:rsidRDefault="00AC68A3" w:rsidP="002C7BA2">
      <w:pPr>
        <w:spacing w:after="0" w:line="360" w:lineRule="auto"/>
        <w:jc w:val="both"/>
        <w:rPr>
          <w:rFonts w:ascii="Times New Roman" w:hAnsi="Times New Roman" w:cs="Times New Roman"/>
          <w:sz w:val="24"/>
          <w:szCs w:val="24"/>
          <w:lang w:val="en-US"/>
        </w:rPr>
      </w:pPr>
    </w:p>
    <w:p w14:paraId="607396D2" w14:textId="77777777" w:rsidR="00385D49" w:rsidRPr="00755379" w:rsidRDefault="00385D49" w:rsidP="00385D4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 xml:space="preserve">3.4 Benchmark of </w:t>
      </w:r>
      <w:r>
        <w:rPr>
          <w:rFonts w:ascii="Times New Roman" w:hAnsi="Times New Roman" w:cs="Times New Roman"/>
          <w:b/>
          <w:bCs/>
          <w:sz w:val="24"/>
          <w:szCs w:val="24"/>
          <w:lang w:val="en-US"/>
        </w:rPr>
        <w:t>Nd-Fe-B SPT</w:t>
      </w:r>
    </w:p>
    <w:p w14:paraId="7F38E1C1" w14:textId="1A68CC7D" w:rsidR="00BF38E9" w:rsidRPr="00AC68A3" w:rsidRDefault="00385D49" w:rsidP="002C7BA2">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The </w:t>
      </w:r>
      <w:r>
        <w:rPr>
          <w:rFonts w:ascii="Times New Roman" w:hAnsi="Times New Roman" w:cs="Times New Roman"/>
          <w:sz w:val="24"/>
          <w:szCs w:val="24"/>
          <w:lang w:val="en-US"/>
        </w:rPr>
        <w:t>SPT hot deformation</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experiments </w:t>
      </w:r>
      <w:r w:rsidRPr="00755379">
        <w:rPr>
          <w:rFonts w:ascii="Times New Roman" w:hAnsi="Times New Roman" w:cs="Times New Roman"/>
          <w:sz w:val="24"/>
          <w:szCs w:val="24"/>
          <w:lang w:val="en-US"/>
        </w:rPr>
        <w:t xml:space="preserve">conducted at </w:t>
      </w:r>
      <w:proofErr w:type="spellStart"/>
      <w:r w:rsidRPr="00755379">
        <w:rPr>
          <w:rFonts w:ascii="Times New Roman" w:hAnsi="Times New Roman" w:cs="Times New Roman"/>
          <w:sz w:val="24"/>
          <w:szCs w:val="24"/>
          <w:lang w:val="en-US"/>
        </w:rPr>
        <w:t>Forschungszentrum</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Jülich</w:t>
      </w:r>
      <w:proofErr w:type="spellEnd"/>
      <w:r w:rsidRPr="00755379">
        <w:rPr>
          <w:rFonts w:ascii="Times New Roman" w:hAnsi="Times New Roman" w:cs="Times New Roman"/>
          <w:sz w:val="24"/>
          <w:szCs w:val="24"/>
          <w:lang w:val="en-US"/>
        </w:rPr>
        <w:t xml:space="preserve"> (marked in </w:t>
      </w:r>
      <w:r w:rsidRPr="00755379">
        <w:rPr>
          <w:rFonts w:ascii="Times New Roman" w:hAnsi="Times New Roman" w:cs="Times New Roman"/>
          <w:b/>
          <w:bCs/>
          <w:sz w:val="24"/>
          <w:szCs w:val="24"/>
          <w:lang w:val="en-US"/>
        </w:rPr>
        <w:t xml:space="preserve">Figure </w:t>
      </w:r>
      <w:del w:id="47" w:author="Radulov, Iliya Angelov" w:date="2024-07-05T16:41:00Z">
        <w:r w:rsidR="000E2437" w:rsidDel="009904CC">
          <w:rPr>
            <w:rFonts w:ascii="Times New Roman" w:hAnsi="Times New Roman" w:cs="Times New Roman"/>
            <w:b/>
            <w:bCs/>
            <w:sz w:val="24"/>
            <w:szCs w:val="24"/>
            <w:lang w:val="en-US"/>
          </w:rPr>
          <w:delText>1</w:delText>
        </w:r>
        <w:r w:rsidR="00AC68A3" w:rsidDel="009904CC">
          <w:rPr>
            <w:rFonts w:ascii="Times New Roman" w:hAnsi="Times New Roman" w:cs="Times New Roman"/>
            <w:b/>
            <w:bCs/>
            <w:sz w:val="24"/>
            <w:szCs w:val="24"/>
            <w:lang w:val="en-US"/>
          </w:rPr>
          <w:delText>1</w:delText>
        </w:r>
        <w:r w:rsidRPr="00755379" w:rsidDel="009904CC">
          <w:rPr>
            <w:rFonts w:ascii="Times New Roman" w:hAnsi="Times New Roman" w:cs="Times New Roman"/>
            <w:sz w:val="24"/>
            <w:szCs w:val="24"/>
            <w:lang w:val="en-US"/>
          </w:rPr>
          <w:delText xml:space="preserve"> </w:delText>
        </w:r>
      </w:del>
      <w:ins w:id="48" w:author="Radulov, Iliya Angelov" w:date="2024-07-05T16:41:00Z">
        <w:r w:rsidR="009904CC">
          <w:rPr>
            <w:rFonts w:ascii="Times New Roman" w:hAnsi="Times New Roman" w:cs="Times New Roman"/>
            <w:b/>
            <w:bCs/>
            <w:sz w:val="24"/>
            <w:szCs w:val="24"/>
            <w:lang w:val="en-US"/>
          </w:rPr>
          <w:t>1</w:t>
        </w:r>
        <w:r w:rsidR="009904CC">
          <w:rPr>
            <w:rFonts w:ascii="Times New Roman" w:hAnsi="Times New Roman" w:cs="Times New Roman"/>
            <w:b/>
            <w:bCs/>
            <w:sz w:val="24"/>
            <w:szCs w:val="24"/>
            <w:lang w:val="en-US"/>
          </w:rPr>
          <w:t>2</w:t>
        </w:r>
        <w:r w:rsidR="009904CC" w:rsidRPr="00755379">
          <w:rPr>
            <w:rFonts w:ascii="Times New Roman" w:hAnsi="Times New Roman" w:cs="Times New Roman"/>
            <w:sz w:val="24"/>
            <w:szCs w:val="24"/>
            <w:lang w:val="en-US"/>
          </w:rPr>
          <w:t xml:space="preserve"> </w:t>
        </w:r>
      </w:ins>
      <w:r w:rsidRPr="00755379">
        <w:rPr>
          <w:rFonts w:ascii="Times New Roman" w:hAnsi="Times New Roman" w:cs="Times New Roman"/>
          <w:sz w:val="24"/>
          <w:szCs w:val="24"/>
          <w:lang w:val="en-US"/>
        </w:rPr>
        <w:t xml:space="preserve">with green color) </w:t>
      </w:r>
      <w:r>
        <w:rPr>
          <w:rFonts w:ascii="Times New Roman" w:hAnsi="Times New Roman" w:cs="Times New Roman"/>
          <w:sz w:val="24"/>
          <w:szCs w:val="24"/>
          <w:lang w:val="en-US"/>
        </w:rPr>
        <w:t xml:space="preserve">are still preliminary </w:t>
      </w:r>
      <w:r w:rsidR="00AC68A3">
        <w:rPr>
          <w:rFonts w:ascii="Times New Roman" w:hAnsi="Times New Roman" w:cs="Times New Roman"/>
          <w:sz w:val="24"/>
          <w:szCs w:val="24"/>
          <w:lang w:val="en-US"/>
        </w:rPr>
        <w:t xml:space="preserve">and exploratory </w:t>
      </w:r>
      <w:r>
        <w:rPr>
          <w:rFonts w:ascii="Times New Roman" w:hAnsi="Times New Roman" w:cs="Times New Roman"/>
          <w:sz w:val="24"/>
          <w:szCs w:val="24"/>
          <w:lang w:val="en-US"/>
        </w:rPr>
        <w:t>in nature.</w:t>
      </w:r>
      <w:r w:rsidRPr="00755379">
        <w:rPr>
          <w:rFonts w:ascii="Times New Roman" w:hAnsi="Times New Roman" w:cs="Times New Roman"/>
          <w:sz w:val="24"/>
          <w:szCs w:val="24"/>
          <w:lang w:val="en-US"/>
        </w:rPr>
        <w:t xml:space="preserve"> Even </w:t>
      </w:r>
      <w:r>
        <w:rPr>
          <w:rFonts w:ascii="Times New Roman" w:hAnsi="Times New Roman" w:cs="Times New Roman"/>
          <w:sz w:val="24"/>
          <w:szCs w:val="24"/>
          <w:lang w:val="en-US"/>
        </w:rPr>
        <w:t xml:space="preserve">though </w:t>
      </w:r>
      <w:r w:rsidRPr="00755379">
        <w:rPr>
          <w:rFonts w:ascii="Times New Roman" w:hAnsi="Times New Roman" w:cs="Times New Roman"/>
          <w:sz w:val="24"/>
          <w:szCs w:val="24"/>
          <w:lang w:val="en-US"/>
        </w:rPr>
        <w:t xml:space="preserve">a high densification of around 96 % at </w:t>
      </w:r>
      <w:r>
        <w:rPr>
          <w:rFonts w:ascii="Times New Roman" w:hAnsi="Times New Roman" w:cs="Times New Roman"/>
          <w:sz w:val="24"/>
          <w:szCs w:val="24"/>
          <w:lang w:val="en-US"/>
        </w:rPr>
        <w:t>with sample T700-50</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was</w:t>
      </w:r>
      <w:r w:rsidRPr="00755379">
        <w:rPr>
          <w:rFonts w:ascii="Times New Roman" w:hAnsi="Times New Roman" w:cs="Times New Roman"/>
          <w:sz w:val="24"/>
          <w:szCs w:val="24"/>
          <w:lang w:val="en-US"/>
        </w:rPr>
        <w:t xml:space="preserve"> achieved, the magnetic properties remained predominantly isotropic, suggesting the absence of texture. Increasing the temperature to 800°C while keeping the pressure </w:t>
      </w:r>
      <w:r>
        <w:rPr>
          <w:rFonts w:ascii="Times New Roman" w:hAnsi="Times New Roman" w:cs="Times New Roman"/>
          <w:sz w:val="24"/>
          <w:szCs w:val="24"/>
          <w:lang w:val="en-US"/>
        </w:rPr>
        <w:t xml:space="preserve">of 50 MPa </w:t>
      </w:r>
      <w:r w:rsidRPr="00755379">
        <w:rPr>
          <w:rFonts w:ascii="Times New Roman" w:hAnsi="Times New Roman" w:cs="Times New Roman"/>
          <w:sz w:val="24"/>
          <w:szCs w:val="24"/>
          <w:lang w:val="en-US"/>
        </w:rPr>
        <w:t xml:space="preserve">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The results indicate the expected positive influence of high pressures for microstructure texturing, but the applied temperature of 800°C was too high to reliably avoid anomalous grain growth. The increased grain growth at higher </w:t>
      </w:r>
      <w:r w:rsidRPr="00AC68A3">
        <w:rPr>
          <w:rFonts w:ascii="Times New Roman" w:hAnsi="Times New Roman" w:cs="Times New Roman"/>
          <w:sz w:val="24"/>
          <w:szCs w:val="24"/>
          <w:lang w:val="en-US"/>
        </w:rPr>
        <w:t xml:space="preserve">pressure is a phenomenon, which is not fully understood and therefore requires further investigations. It is possible that a combination of a lower temperature (such as 700-750°C) combined with high pressure could be a parameter set of interest. As particle contacts tend to heat </w:t>
      </w:r>
      <w:r w:rsidRPr="00AC68A3">
        <w:rPr>
          <w:rFonts w:ascii="Times New Roman" w:hAnsi="Times New Roman" w:cs="Times New Roman"/>
          <w:sz w:val="24"/>
          <w:szCs w:val="24"/>
          <w:lang w:val="en-US"/>
        </w:rPr>
        <w:lastRenderedPageBreak/>
        <w:t>up more due to Joule heating, localized Nd-rich grain boundary liquification could lead to a more controlled mass transfer than with an 800°C setpoint. Likely the samples processed at 800°C were experiencing higher temperatures between particles than the bulk, therefore leading to larger grains.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0E2437" w14:paraId="24386DAD" w14:textId="77777777" w:rsidTr="000E2437">
        <w:tc>
          <w:tcPr>
            <w:tcW w:w="9396" w:type="dxa"/>
          </w:tcPr>
          <w:p w14:paraId="1328EDD3" w14:textId="31CC78B8" w:rsidR="000E2437" w:rsidRDefault="00AC68A3" w:rsidP="000E2437">
            <w:pPr>
              <w:spacing w:line="360" w:lineRule="auto"/>
              <w:jc w:val="center"/>
              <w:rPr>
                <w:rFonts w:ascii="Times New Roman" w:hAnsi="Times New Roman" w:cs="Times New Roman"/>
                <w:color w:val="0000FF"/>
                <w:sz w:val="24"/>
                <w:szCs w:val="24"/>
                <w:lang w:val="en-US"/>
              </w:rPr>
            </w:pPr>
            <w:r>
              <w:object w:dxaOrig="6447" w:dyaOrig="4500" w14:anchorId="1C3009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15pt;height:268.6pt" o:ole="">
                  <v:imagedata r:id="rId22" o:title=""/>
                </v:shape>
                <o:OLEObject Type="Embed" ProgID="Origin95.Graph" ShapeID="_x0000_i1025" DrawAspect="Content" ObjectID="_1781710142" r:id="rId23"/>
              </w:object>
            </w:r>
          </w:p>
        </w:tc>
      </w:tr>
    </w:tbl>
    <w:p w14:paraId="79FBE056" w14:textId="2317C33D" w:rsidR="00AC68A3" w:rsidRPr="00AC68A3" w:rsidRDefault="00AC68A3" w:rsidP="00AC68A3">
      <w:pPr>
        <w:spacing w:after="0" w:line="360" w:lineRule="auto"/>
        <w:jc w:val="both"/>
        <w:rPr>
          <w:rFonts w:ascii="Times New Roman" w:hAnsi="Times New Roman" w:cs="Times New Roman"/>
          <w:i/>
          <w:iCs/>
          <w:sz w:val="24"/>
          <w:szCs w:val="24"/>
        </w:rPr>
      </w:pPr>
      <w:r w:rsidRPr="00AC68A3">
        <w:rPr>
          <w:rFonts w:ascii="Times New Roman" w:hAnsi="Times New Roman" w:cs="Times New Roman"/>
          <w:b/>
          <w:bCs/>
          <w:i/>
          <w:iCs/>
          <w:sz w:val="24"/>
          <w:szCs w:val="24"/>
        </w:rPr>
        <w:t xml:space="preserve">Figure </w:t>
      </w:r>
      <w:del w:id="49" w:author="Radulov, Iliya Angelov" w:date="2024-07-05T16:41:00Z">
        <w:r w:rsidRPr="00AC68A3" w:rsidDel="009904CC">
          <w:rPr>
            <w:rFonts w:ascii="Times New Roman" w:hAnsi="Times New Roman" w:cs="Times New Roman"/>
            <w:b/>
            <w:bCs/>
            <w:i/>
            <w:iCs/>
            <w:sz w:val="24"/>
            <w:szCs w:val="24"/>
          </w:rPr>
          <w:delText>11</w:delText>
        </w:r>
      </w:del>
      <w:ins w:id="50" w:author="Radulov, Iliya Angelov" w:date="2024-07-05T16:41:00Z">
        <w:r w:rsidR="009904CC" w:rsidRPr="00AC68A3">
          <w:rPr>
            <w:rFonts w:ascii="Times New Roman" w:hAnsi="Times New Roman" w:cs="Times New Roman"/>
            <w:b/>
            <w:bCs/>
            <w:i/>
            <w:iCs/>
            <w:sz w:val="24"/>
            <w:szCs w:val="24"/>
          </w:rPr>
          <w:t>1</w:t>
        </w:r>
        <w:r w:rsidR="009904CC">
          <w:rPr>
            <w:rFonts w:ascii="Times New Roman" w:hAnsi="Times New Roman" w:cs="Times New Roman"/>
            <w:b/>
            <w:bCs/>
            <w:i/>
            <w:iCs/>
            <w:sz w:val="24"/>
            <w:szCs w:val="24"/>
          </w:rPr>
          <w:t>2</w:t>
        </w:r>
      </w:ins>
      <w:r w:rsidRPr="00AC68A3">
        <w:rPr>
          <w:rFonts w:ascii="Times New Roman" w:hAnsi="Times New Roman" w:cs="Times New Roman"/>
          <w:b/>
          <w:bCs/>
          <w:i/>
          <w:iCs/>
          <w:sz w:val="24"/>
          <w:szCs w:val="24"/>
        </w:rPr>
        <w:t>:</w:t>
      </w:r>
      <w:r w:rsidRPr="00AC68A3">
        <w:rPr>
          <w:rFonts w:ascii="Times New Roman" w:hAnsi="Times New Roman" w:cs="Times New Roman"/>
          <w:i/>
          <w:iCs/>
          <w:sz w:val="24"/>
          <w:szCs w:val="24"/>
        </w:rPr>
        <w:t xml:space="preserve"> Magnetic properties of Nd-Fe-B magnets made by FAST/SPS starting from melt-spun powders. The numbers are the consecutive numbers given in </w:t>
      </w:r>
      <w:r w:rsidRPr="00AC68A3">
        <w:rPr>
          <w:rFonts w:ascii="Times New Roman" w:hAnsi="Times New Roman" w:cs="Times New Roman"/>
          <w:b/>
          <w:bCs/>
          <w:i/>
          <w:iCs/>
          <w:sz w:val="24"/>
          <w:szCs w:val="24"/>
        </w:rPr>
        <w:t>Table 3</w:t>
      </w:r>
      <w:r w:rsidRPr="00AC68A3">
        <w:rPr>
          <w:rFonts w:ascii="Times New Roman" w:hAnsi="Times New Roman" w:cs="Times New Roman"/>
          <w:i/>
          <w:iCs/>
          <w:sz w:val="24"/>
          <w:szCs w:val="24"/>
        </w:rPr>
        <w:t xml:space="preserve">. Green </w:t>
      </w:r>
      <w:proofErr w:type="spellStart"/>
      <w:r w:rsidRPr="00AC68A3">
        <w:rPr>
          <w:rFonts w:ascii="Times New Roman" w:hAnsi="Times New Roman" w:cs="Times New Roman"/>
          <w:i/>
          <w:iCs/>
          <w:sz w:val="24"/>
          <w:szCs w:val="24"/>
        </w:rPr>
        <w:t>color</w:t>
      </w:r>
      <w:proofErr w:type="spellEnd"/>
      <w:r w:rsidRPr="00AC68A3">
        <w:rPr>
          <w:rFonts w:ascii="Times New Roman" w:hAnsi="Times New Roman" w:cs="Times New Roman"/>
          <w:i/>
          <w:iCs/>
          <w:sz w:val="24"/>
          <w:szCs w:val="24"/>
        </w:rPr>
        <w:t xml:space="preserve"> stands for the T- and P-series of </w:t>
      </w:r>
      <w:proofErr w:type="spellStart"/>
      <w:r w:rsidRPr="00AC68A3">
        <w:rPr>
          <w:rFonts w:ascii="Times New Roman" w:hAnsi="Times New Roman" w:cs="Times New Roman"/>
          <w:i/>
          <w:iCs/>
          <w:sz w:val="24"/>
          <w:szCs w:val="24"/>
        </w:rPr>
        <w:t>Forschungszentrum</w:t>
      </w:r>
      <w:proofErr w:type="spellEnd"/>
      <w:r w:rsidRPr="00AC68A3">
        <w:rPr>
          <w:rFonts w:ascii="Times New Roman" w:hAnsi="Times New Roman" w:cs="Times New Roman"/>
          <w:i/>
          <w:iCs/>
          <w:sz w:val="24"/>
          <w:szCs w:val="24"/>
        </w:rPr>
        <w:t xml:space="preserve"> </w:t>
      </w:r>
      <w:proofErr w:type="spellStart"/>
      <w:r w:rsidRPr="00AC68A3">
        <w:rPr>
          <w:rFonts w:ascii="Times New Roman" w:hAnsi="Times New Roman" w:cs="Times New Roman"/>
          <w:i/>
          <w:iCs/>
          <w:sz w:val="24"/>
          <w:szCs w:val="24"/>
        </w:rPr>
        <w:t>Jülich</w:t>
      </w:r>
      <w:proofErr w:type="spellEnd"/>
      <w:r w:rsidRPr="00AC68A3">
        <w:rPr>
          <w:rFonts w:ascii="Times New Roman" w:hAnsi="Times New Roman" w:cs="Times New Roman"/>
          <w:i/>
          <w:iCs/>
          <w:sz w:val="24"/>
          <w:szCs w:val="24"/>
        </w:rPr>
        <w:t xml:space="preserve">; Red </w:t>
      </w:r>
      <w:proofErr w:type="spellStart"/>
      <w:r w:rsidRPr="00AC68A3">
        <w:rPr>
          <w:rFonts w:ascii="Times New Roman" w:hAnsi="Times New Roman" w:cs="Times New Roman"/>
          <w:i/>
          <w:iCs/>
          <w:sz w:val="24"/>
          <w:szCs w:val="24"/>
        </w:rPr>
        <w:t>color</w:t>
      </w:r>
      <w:proofErr w:type="spellEnd"/>
      <w:r w:rsidRPr="00AC68A3">
        <w:rPr>
          <w:rFonts w:ascii="Times New Roman" w:hAnsi="Times New Roman" w:cs="Times New Roman"/>
          <w:i/>
          <w:iCs/>
          <w:sz w:val="24"/>
          <w:szCs w:val="24"/>
        </w:rPr>
        <w:t xml:space="preserve"> stands for the HDS-series of Fraunhofer IWKS; The influence of the deformation degree on magnetic properties is pointed out. For reference, the values of the starting MQU-F powder (labelled as 1) and the commercial magnets from WILO (2 for hot compacted, 3 for hot deformed) are shown as star symbols.</w:t>
      </w:r>
    </w:p>
    <w:p w14:paraId="3F0D0C0F" w14:textId="72945EA8" w:rsidR="00385D49" w:rsidRPr="002C63B6" w:rsidRDefault="00385D49" w:rsidP="002C7BA2">
      <w:pPr>
        <w:spacing w:after="0" w:line="360" w:lineRule="auto"/>
        <w:jc w:val="both"/>
        <w:rPr>
          <w:rFonts w:ascii="Times New Roman" w:hAnsi="Times New Roman" w:cs="Times New Roman"/>
          <w:sz w:val="24"/>
          <w:szCs w:val="24"/>
        </w:rPr>
      </w:pPr>
    </w:p>
    <w:p w14:paraId="7E087CBA" w14:textId="189C35F9" w:rsidR="00AC68A3" w:rsidRPr="002C63B6" w:rsidRDefault="00AC68A3" w:rsidP="00AC68A3">
      <w:pPr>
        <w:spacing w:after="0" w:line="360" w:lineRule="auto"/>
        <w:jc w:val="both"/>
        <w:rPr>
          <w:rFonts w:ascii="Times New Roman" w:hAnsi="Times New Roman" w:cs="Times New Roman"/>
          <w:sz w:val="24"/>
          <w:szCs w:val="24"/>
          <w:lang w:val="en-US"/>
        </w:rPr>
      </w:pPr>
      <w:r w:rsidRPr="002C63B6">
        <w:rPr>
          <w:rFonts w:ascii="Times New Roman" w:hAnsi="Times New Roman" w:cs="Times New Roman"/>
          <w:sz w:val="24"/>
          <w:szCs w:val="24"/>
          <w:lang w:val="en-US"/>
        </w:rPr>
        <w:t>Significantly better results were achieved in the SPT attempts done at Fraunhofer IWKS, where dense compacts were used for hot deformation</w:t>
      </w:r>
      <w:r w:rsidR="00452D40">
        <w:rPr>
          <w:rFonts w:ascii="Times New Roman" w:hAnsi="Times New Roman" w:cs="Times New Roman"/>
          <w:sz w:val="24"/>
          <w:szCs w:val="24"/>
          <w:lang w:val="en-US"/>
        </w:rPr>
        <w:t xml:space="preserve"> (marked in </w:t>
      </w:r>
      <w:r w:rsidR="00452D40" w:rsidRPr="00452D40">
        <w:rPr>
          <w:rFonts w:ascii="Times New Roman" w:hAnsi="Times New Roman" w:cs="Times New Roman"/>
          <w:b/>
          <w:bCs/>
          <w:sz w:val="24"/>
          <w:szCs w:val="24"/>
          <w:lang w:val="en-US"/>
        </w:rPr>
        <w:t xml:space="preserve">Figure </w:t>
      </w:r>
      <w:del w:id="51" w:author="Radulov, Iliya Angelov" w:date="2024-07-05T17:48:00Z">
        <w:r w:rsidR="00452D40" w:rsidRPr="00452D40" w:rsidDel="00F43C1F">
          <w:rPr>
            <w:rFonts w:ascii="Times New Roman" w:hAnsi="Times New Roman" w:cs="Times New Roman"/>
            <w:b/>
            <w:bCs/>
            <w:sz w:val="24"/>
            <w:szCs w:val="24"/>
            <w:lang w:val="en-US"/>
          </w:rPr>
          <w:delText>11</w:delText>
        </w:r>
        <w:r w:rsidR="00452D40" w:rsidDel="00F43C1F">
          <w:rPr>
            <w:rFonts w:ascii="Times New Roman" w:hAnsi="Times New Roman" w:cs="Times New Roman"/>
            <w:sz w:val="24"/>
            <w:szCs w:val="24"/>
            <w:lang w:val="en-US"/>
          </w:rPr>
          <w:delText xml:space="preserve"> </w:delText>
        </w:r>
      </w:del>
      <w:ins w:id="52" w:author="Radulov, Iliya Angelov" w:date="2024-07-05T17:48:00Z">
        <w:r w:rsidR="00F43C1F" w:rsidRPr="00452D40">
          <w:rPr>
            <w:rFonts w:ascii="Times New Roman" w:hAnsi="Times New Roman" w:cs="Times New Roman"/>
            <w:b/>
            <w:bCs/>
            <w:sz w:val="24"/>
            <w:szCs w:val="24"/>
            <w:lang w:val="en-US"/>
          </w:rPr>
          <w:t>1</w:t>
        </w:r>
        <w:r w:rsidR="00F43C1F">
          <w:rPr>
            <w:rFonts w:ascii="Times New Roman" w:hAnsi="Times New Roman" w:cs="Times New Roman"/>
            <w:b/>
            <w:bCs/>
            <w:sz w:val="24"/>
            <w:szCs w:val="24"/>
            <w:lang w:val="en-US"/>
          </w:rPr>
          <w:t>2</w:t>
        </w:r>
        <w:r w:rsidR="00F43C1F">
          <w:rPr>
            <w:rFonts w:ascii="Times New Roman" w:hAnsi="Times New Roman" w:cs="Times New Roman"/>
            <w:sz w:val="24"/>
            <w:szCs w:val="24"/>
            <w:lang w:val="en-US"/>
          </w:rPr>
          <w:t xml:space="preserve"> </w:t>
        </w:r>
      </w:ins>
      <w:r w:rsidR="00452D40">
        <w:rPr>
          <w:rFonts w:ascii="Times New Roman" w:hAnsi="Times New Roman" w:cs="Times New Roman"/>
          <w:sz w:val="24"/>
          <w:szCs w:val="24"/>
          <w:lang w:val="en-US"/>
        </w:rPr>
        <w:t>with red color)</w:t>
      </w:r>
      <w:r w:rsidRPr="002C63B6">
        <w:rPr>
          <w:rFonts w:ascii="Times New Roman" w:hAnsi="Times New Roman" w:cs="Times New Roman"/>
          <w:sz w:val="24"/>
          <w:szCs w:val="24"/>
          <w:lang w:val="en-US"/>
        </w:rPr>
        <w:t xml:space="preserve">. These SPT hot deformed samples can fully deform to the diameter of the outer die with crack-free edges only if a sufficient height reduction is achieved. Further investigations on the height reduction on the microstructure and the magnetic properties should be carried out in the future, as this work is preliminary in SPT optimization. Despite the scale of pressure increase being an order of magnitude lower than the SPT of the semi-dense compacts, grain growth was still observed. The best observed results were from HDS701, which was SPT hot deformed at 70 MPa, 750°C with a height reduction </w:t>
      </w:r>
      <w:r w:rsidRPr="002C63B6">
        <w:rPr>
          <w:rFonts w:ascii="Times New Roman" w:hAnsi="Times New Roman" w:cs="Times New Roman"/>
          <w:sz w:val="24"/>
          <w:szCs w:val="24"/>
          <w:lang w:val="en-US"/>
        </w:rPr>
        <w:lastRenderedPageBreak/>
        <w:t>of 75 %. The magnet had a B</w:t>
      </w:r>
      <w:r w:rsidRPr="002C63B6">
        <w:rPr>
          <w:rFonts w:ascii="Times New Roman" w:hAnsi="Times New Roman" w:cs="Times New Roman"/>
          <w:sz w:val="24"/>
          <w:szCs w:val="24"/>
          <w:vertAlign w:val="subscript"/>
          <w:lang w:val="en-US"/>
        </w:rPr>
        <w:t>r</w:t>
      </w:r>
      <w:r w:rsidRPr="002C63B6">
        <w:rPr>
          <w:rFonts w:ascii="Times New Roman" w:hAnsi="Times New Roman" w:cs="Times New Roman"/>
          <w:sz w:val="24"/>
          <w:szCs w:val="24"/>
          <w:lang w:val="en-US"/>
        </w:rPr>
        <w:t xml:space="preserve"> = 1.38 T, </w:t>
      </w:r>
      <w:proofErr w:type="spellStart"/>
      <w:r w:rsidRPr="002C63B6">
        <w:rPr>
          <w:rFonts w:ascii="Times New Roman" w:hAnsi="Times New Roman" w:cs="Times New Roman"/>
          <w:sz w:val="24"/>
          <w:szCs w:val="24"/>
          <w:lang w:val="en-US"/>
        </w:rPr>
        <w:t>H</w:t>
      </w:r>
      <w:r w:rsidRPr="002C63B6">
        <w:rPr>
          <w:rFonts w:ascii="Times New Roman" w:hAnsi="Times New Roman" w:cs="Times New Roman"/>
          <w:sz w:val="24"/>
          <w:szCs w:val="24"/>
          <w:vertAlign w:val="subscript"/>
          <w:lang w:val="en-US"/>
        </w:rPr>
        <w:t>cJ</w:t>
      </w:r>
      <w:proofErr w:type="spellEnd"/>
      <w:r w:rsidRPr="002C63B6">
        <w:rPr>
          <w:rFonts w:ascii="Times New Roman" w:hAnsi="Times New Roman" w:cs="Times New Roman"/>
          <w:sz w:val="24"/>
          <w:szCs w:val="24"/>
          <w:lang w:val="en-US"/>
        </w:rPr>
        <w:t xml:space="preserve"> = 1180 kA</w:t>
      </w:r>
      <w:r w:rsidRPr="002C63B6">
        <w:rPr>
          <w:rFonts w:ascii="Times New Roman" w:hAnsi="Times New Roman" w:cs="Times New Roman"/>
          <w:sz w:val="24"/>
          <w:szCs w:val="24"/>
          <w:lang w:val="en-US"/>
        </w:rPr>
        <w:sym w:font="Symbol" w:char="F0D7"/>
      </w:r>
      <w:r w:rsidRPr="002C63B6">
        <w:rPr>
          <w:rFonts w:ascii="Times New Roman" w:hAnsi="Times New Roman" w:cs="Times New Roman"/>
          <w:sz w:val="24"/>
          <w:szCs w:val="24"/>
          <w:lang w:val="en-US"/>
        </w:rPr>
        <w:t>m</w:t>
      </w:r>
      <w:r w:rsidRPr="002C63B6">
        <w:rPr>
          <w:rFonts w:ascii="Times New Roman" w:hAnsi="Times New Roman" w:cs="Times New Roman"/>
          <w:sz w:val="24"/>
          <w:szCs w:val="24"/>
          <w:vertAlign w:val="superscript"/>
          <w:lang w:val="en-US"/>
        </w:rPr>
        <w:t>-1</w:t>
      </w:r>
      <w:r w:rsidRPr="002C63B6">
        <w:rPr>
          <w:rFonts w:ascii="Times New Roman" w:hAnsi="Times New Roman" w:cs="Times New Roman"/>
          <w:sz w:val="24"/>
          <w:szCs w:val="24"/>
          <w:lang w:val="en-US"/>
        </w:rPr>
        <w:t>, and (BH)</w:t>
      </w:r>
      <w:r w:rsidRPr="002C63B6">
        <w:rPr>
          <w:rFonts w:ascii="Times New Roman" w:hAnsi="Times New Roman" w:cs="Times New Roman"/>
          <w:sz w:val="24"/>
          <w:szCs w:val="24"/>
          <w:vertAlign w:val="subscript"/>
          <w:lang w:val="en-US"/>
        </w:rPr>
        <w:t>max</w:t>
      </w:r>
      <w:r w:rsidRPr="002C63B6">
        <w:rPr>
          <w:rFonts w:ascii="Times New Roman" w:hAnsi="Times New Roman" w:cs="Times New Roman"/>
          <w:sz w:val="24"/>
          <w:szCs w:val="24"/>
          <w:lang w:val="en-US"/>
        </w:rPr>
        <w:t xml:space="preserve"> = 305 kJ</w:t>
      </w:r>
      <w:r w:rsidRPr="002C63B6">
        <w:rPr>
          <w:rFonts w:ascii="Times New Roman" w:hAnsi="Times New Roman" w:cs="Times New Roman"/>
          <w:sz w:val="24"/>
          <w:szCs w:val="24"/>
          <w:lang w:val="en-US"/>
        </w:rPr>
        <w:sym w:font="Symbol" w:char="F0D7"/>
      </w:r>
      <w:r w:rsidRPr="002C63B6">
        <w:rPr>
          <w:rFonts w:ascii="Times New Roman" w:hAnsi="Times New Roman" w:cs="Times New Roman"/>
          <w:sz w:val="24"/>
          <w:szCs w:val="24"/>
          <w:lang w:val="en-US"/>
        </w:rPr>
        <w:t>m</w:t>
      </w:r>
      <w:r w:rsidRPr="002C63B6">
        <w:rPr>
          <w:rFonts w:ascii="Times New Roman" w:hAnsi="Times New Roman" w:cs="Times New Roman"/>
          <w:sz w:val="24"/>
          <w:szCs w:val="24"/>
          <w:vertAlign w:val="superscript"/>
          <w:lang w:val="en-US"/>
        </w:rPr>
        <w:t>-3</w:t>
      </w:r>
      <w:r w:rsidRPr="002C63B6">
        <w:rPr>
          <w:rFonts w:ascii="Times New Roman" w:hAnsi="Times New Roman" w:cs="Times New Roman"/>
          <w:sz w:val="24"/>
          <w:szCs w:val="24"/>
          <w:lang w:val="en-US"/>
        </w:rPr>
        <w:t>. This varies from the best performing SPT semi-dense samples, such as T750-50 (62% height reduction, B</w:t>
      </w:r>
      <w:r w:rsidRPr="002C63B6">
        <w:rPr>
          <w:rFonts w:ascii="Times New Roman" w:hAnsi="Times New Roman" w:cs="Times New Roman"/>
          <w:sz w:val="24"/>
          <w:szCs w:val="24"/>
          <w:vertAlign w:val="subscript"/>
          <w:lang w:val="en-US"/>
        </w:rPr>
        <w:t>r</w:t>
      </w:r>
      <w:r w:rsidRPr="002C63B6">
        <w:rPr>
          <w:rFonts w:ascii="Times New Roman" w:hAnsi="Times New Roman" w:cs="Times New Roman"/>
          <w:sz w:val="24"/>
          <w:szCs w:val="24"/>
          <w:lang w:val="en-US"/>
        </w:rPr>
        <w:t xml:space="preserve"> = 1.11 T, </w:t>
      </w:r>
      <w:proofErr w:type="spellStart"/>
      <w:r w:rsidRPr="002C63B6">
        <w:rPr>
          <w:rFonts w:ascii="Times New Roman" w:hAnsi="Times New Roman" w:cs="Times New Roman"/>
          <w:sz w:val="24"/>
          <w:szCs w:val="24"/>
          <w:lang w:val="en-US"/>
        </w:rPr>
        <w:t>H</w:t>
      </w:r>
      <w:r w:rsidRPr="002C63B6">
        <w:rPr>
          <w:rFonts w:ascii="Times New Roman" w:hAnsi="Times New Roman" w:cs="Times New Roman"/>
          <w:sz w:val="24"/>
          <w:szCs w:val="24"/>
          <w:vertAlign w:val="subscript"/>
          <w:lang w:val="en-US"/>
        </w:rPr>
        <w:t>cJ</w:t>
      </w:r>
      <w:proofErr w:type="spellEnd"/>
      <w:r w:rsidRPr="002C63B6">
        <w:rPr>
          <w:rFonts w:ascii="Times New Roman" w:hAnsi="Times New Roman" w:cs="Times New Roman"/>
          <w:sz w:val="24"/>
          <w:szCs w:val="24"/>
          <w:lang w:val="en-US"/>
        </w:rPr>
        <w:t xml:space="preserve"> = 1087 kA</w:t>
      </w:r>
      <w:r w:rsidRPr="002C63B6">
        <w:rPr>
          <w:rFonts w:ascii="Times New Roman" w:hAnsi="Times New Roman" w:cs="Times New Roman"/>
          <w:sz w:val="24"/>
          <w:szCs w:val="24"/>
          <w:lang w:val="en-US"/>
        </w:rPr>
        <w:sym w:font="Symbol" w:char="F0D7"/>
      </w:r>
      <w:r w:rsidRPr="002C63B6">
        <w:rPr>
          <w:rFonts w:ascii="Times New Roman" w:hAnsi="Times New Roman" w:cs="Times New Roman"/>
          <w:sz w:val="24"/>
          <w:szCs w:val="24"/>
          <w:lang w:val="en-US"/>
        </w:rPr>
        <w:t>m</w:t>
      </w:r>
      <w:r w:rsidRPr="002C63B6">
        <w:rPr>
          <w:rFonts w:ascii="Times New Roman" w:hAnsi="Times New Roman" w:cs="Times New Roman"/>
          <w:sz w:val="24"/>
          <w:szCs w:val="24"/>
          <w:vertAlign w:val="superscript"/>
          <w:lang w:val="en-US"/>
        </w:rPr>
        <w:t>-1</w:t>
      </w:r>
      <w:r w:rsidRPr="002C63B6">
        <w:rPr>
          <w:rFonts w:ascii="Times New Roman" w:hAnsi="Times New Roman" w:cs="Times New Roman"/>
          <w:sz w:val="24"/>
          <w:szCs w:val="24"/>
          <w:lang w:val="en-US"/>
        </w:rPr>
        <w:t>, and (BH)</w:t>
      </w:r>
      <w:r w:rsidRPr="002C63B6">
        <w:rPr>
          <w:rFonts w:ascii="Times New Roman" w:hAnsi="Times New Roman" w:cs="Times New Roman"/>
          <w:sz w:val="24"/>
          <w:szCs w:val="24"/>
          <w:vertAlign w:val="subscript"/>
          <w:lang w:val="en-US"/>
        </w:rPr>
        <w:t>max</w:t>
      </w:r>
      <w:r w:rsidRPr="002C63B6">
        <w:rPr>
          <w:rFonts w:ascii="Times New Roman" w:hAnsi="Times New Roman" w:cs="Times New Roman"/>
          <w:sz w:val="24"/>
          <w:szCs w:val="24"/>
          <w:lang w:val="en-US"/>
        </w:rPr>
        <w:t xml:space="preserve"> = 215 kJ</w:t>
      </w:r>
      <w:r w:rsidRPr="002C63B6">
        <w:rPr>
          <w:rFonts w:ascii="Times New Roman" w:hAnsi="Times New Roman" w:cs="Times New Roman"/>
          <w:sz w:val="24"/>
          <w:szCs w:val="24"/>
          <w:lang w:val="en-US"/>
        </w:rPr>
        <w:sym w:font="Symbol" w:char="F0D7"/>
      </w:r>
      <w:r w:rsidRPr="002C63B6">
        <w:rPr>
          <w:rFonts w:ascii="Times New Roman" w:hAnsi="Times New Roman" w:cs="Times New Roman"/>
          <w:sz w:val="24"/>
          <w:szCs w:val="24"/>
          <w:lang w:val="en-US"/>
        </w:rPr>
        <w:t>m</w:t>
      </w:r>
      <w:r w:rsidRPr="002C63B6">
        <w:rPr>
          <w:rFonts w:ascii="Times New Roman" w:hAnsi="Times New Roman" w:cs="Times New Roman"/>
          <w:sz w:val="24"/>
          <w:szCs w:val="24"/>
          <w:vertAlign w:val="superscript"/>
          <w:lang w:val="en-US"/>
        </w:rPr>
        <w:t>-3</w:t>
      </w:r>
      <w:r w:rsidRPr="002C63B6">
        <w:rPr>
          <w:rFonts w:ascii="Times New Roman" w:hAnsi="Times New Roman" w:cs="Times New Roman"/>
          <w:sz w:val="24"/>
          <w:szCs w:val="24"/>
          <w:lang w:val="en-US"/>
        </w:rPr>
        <w:t>) and P800-100 (60% height reduction, B</w:t>
      </w:r>
      <w:r w:rsidRPr="002C63B6">
        <w:rPr>
          <w:rFonts w:ascii="Times New Roman" w:hAnsi="Times New Roman" w:cs="Times New Roman"/>
          <w:sz w:val="24"/>
          <w:szCs w:val="24"/>
          <w:vertAlign w:val="subscript"/>
          <w:lang w:val="en-US"/>
        </w:rPr>
        <w:t>r</w:t>
      </w:r>
      <w:r w:rsidRPr="002C63B6">
        <w:rPr>
          <w:rFonts w:ascii="Times New Roman" w:hAnsi="Times New Roman" w:cs="Times New Roman"/>
          <w:sz w:val="24"/>
          <w:szCs w:val="24"/>
          <w:lang w:val="en-US"/>
        </w:rPr>
        <w:t xml:space="preserve"> = 1.18 T, </w:t>
      </w:r>
      <w:proofErr w:type="spellStart"/>
      <w:r w:rsidRPr="002C63B6">
        <w:rPr>
          <w:rFonts w:ascii="Times New Roman" w:hAnsi="Times New Roman" w:cs="Times New Roman"/>
          <w:sz w:val="24"/>
          <w:szCs w:val="24"/>
          <w:lang w:val="en-US"/>
        </w:rPr>
        <w:t>H</w:t>
      </w:r>
      <w:r w:rsidRPr="002C63B6">
        <w:rPr>
          <w:rFonts w:ascii="Times New Roman" w:hAnsi="Times New Roman" w:cs="Times New Roman"/>
          <w:sz w:val="24"/>
          <w:szCs w:val="24"/>
          <w:vertAlign w:val="subscript"/>
          <w:lang w:val="en-US"/>
        </w:rPr>
        <w:t>cJ</w:t>
      </w:r>
      <w:proofErr w:type="spellEnd"/>
      <w:r w:rsidRPr="002C63B6">
        <w:rPr>
          <w:rFonts w:ascii="Times New Roman" w:hAnsi="Times New Roman" w:cs="Times New Roman"/>
          <w:sz w:val="24"/>
          <w:szCs w:val="24"/>
          <w:lang w:val="en-US"/>
        </w:rPr>
        <w:t xml:space="preserve"> = 1203 kA</w:t>
      </w:r>
      <w:r w:rsidRPr="002C63B6">
        <w:rPr>
          <w:rFonts w:ascii="Times New Roman" w:hAnsi="Times New Roman" w:cs="Times New Roman"/>
          <w:sz w:val="24"/>
          <w:szCs w:val="24"/>
          <w:lang w:val="en-US"/>
        </w:rPr>
        <w:sym w:font="Symbol" w:char="F0D7"/>
      </w:r>
      <w:r w:rsidRPr="002C63B6">
        <w:rPr>
          <w:rFonts w:ascii="Times New Roman" w:hAnsi="Times New Roman" w:cs="Times New Roman"/>
          <w:sz w:val="24"/>
          <w:szCs w:val="24"/>
          <w:lang w:val="en-US"/>
        </w:rPr>
        <w:t>m</w:t>
      </w:r>
      <w:r w:rsidRPr="002C63B6">
        <w:rPr>
          <w:rFonts w:ascii="Times New Roman" w:hAnsi="Times New Roman" w:cs="Times New Roman"/>
          <w:sz w:val="24"/>
          <w:szCs w:val="24"/>
          <w:vertAlign w:val="superscript"/>
          <w:lang w:val="en-US"/>
        </w:rPr>
        <w:t>-1</w:t>
      </w:r>
      <w:r w:rsidRPr="002C63B6">
        <w:rPr>
          <w:rFonts w:ascii="Times New Roman" w:hAnsi="Times New Roman" w:cs="Times New Roman"/>
          <w:sz w:val="24"/>
          <w:szCs w:val="24"/>
          <w:lang w:val="en-US"/>
        </w:rPr>
        <w:t>, and (BH)</w:t>
      </w:r>
      <w:r w:rsidRPr="002C63B6">
        <w:rPr>
          <w:rFonts w:ascii="Times New Roman" w:hAnsi="Times New Roman" w:cs="Times New Roman"/>
          <w:sz w:val="24"/>
          <w:szCs w:val="24"/>
          <w:vertAlign w:val="subscript"/>
          <w:lang w:val="en-US"/>
        </w:rPr>
        <w:t>max</w:t>
      </w:r>
      <w:r w:rsidRPr="002C63B6">
        <w:rPr>
          <w:rFonts w:ascii="Times New Roman" w:hAnsi="Times New Roman" w:cs="Times New Roman"/>
          <w:sz w:val="24"/>
          <w:szCs w:val="24"/>
          <w:lang w:val="en-US"/>
        </w:rPr>
        <w:t xml:space="preserve"> = 249 kJ</w:t>
      </w:r>
      <w:r w:rsidRPr="002C63B6">
        <w:rPr>
          <w:rFonts w:ascii="Times New Roman" w:hAnsi="Times New Roman" w:cs="Times New Roman"/>
          <w:sz w:val="24"/>
          <w:szCs w:val="24"/>
          <w:lang w:val="en-US"/>
        </w:rPr>
        <w:sym w:font="Symbol" w:char="F0D7"/>
      </w:r>
      <w:r w:rsidRPr="002C63B6">
        <w:rPr>
          <w:rFonts w:ascii="Times New Roman" w:hAnsi="Times New Roman" w:cs="Times New Roman"/>
          <w:sz w:val="24"/>
          <w:szCs w:val="24"/>
          <w:lang w:val="en-US"/>
        </w:rPr>
        <w:t>m</w:t>
      </w:r>
      <w:r w:rsidRPr="002C63B6">
        <w:rPr>
          <w:rFonts w:ascii="Times New Roman" w:hAnsi="Times New Roman" w:cs="Times New Roman"/>
          <w:sz w:val="24"/>
          <w:szCs w:val="24"/>
          <w:vertAlign w:val="superscript"/>
          <w:lang w:val="en-US"/>
        </w:rPr>
        <w:t>-3</w:t>
      </w:r>
      <w:r w:rsidRPr="002C63B6">
        <w:rPr>
          <w:rFonts w:ascii="Times New Roman" w:hAnsi="Times New Roman" w:cs="Times New Roman"/>
          <w:sz w:val="24"/>
          <w:szCs w:val="24"/>
          <w:lang w:val="en-US"/>
        </w:rPr>
        <w:t xml:space="preserve">). Significant differences in magnetic behavior between SPT samples deformed at similar parameters, such as HDS701 and T750-50, may be attributed to several reasons. For magnetic characterization, in the case of HDS701, a rectangular piece was cut from the center of the sample and measured. T750-50, however, was half of a circular sample. The effect of this cutting likely caused variation in remanence. </w:t>
      </w:r>
      <w:commentRangeStart w:id="53"/>
      <w:commentRangeStart w:id="54"/>
      <w:commentRangeStart w:id="55"/>
      <w:r w:rsidRPr="00032F9B">
        <w:rPr>
          <w:rFonts w:ascii="Times New Roman" w:hAnsi="Times New Roman" w:cs="Times New Roman"/>
          <w:sz w:val="24"/>
          <w:szCs w:val="24"/>
          <w:lang w:val="en-US"/>
        </w:rPr>
        <w:t>While the remanence of T750-50 is expected to be somewhat lower than in the case of HDS701 due to a 20 MPa difference in deformation pressure, the inclusion of more of T750-50’s edge in magnetic characterization likely affected the remanence as well, as undoubtedly the edge was less dense than the center of the sample</w:t>
      </w:r>
      <w:commentRangeEnd w:id="53"/>
      <w:r w:rsidRPr="00032F9B">
        <w:rPr>
          <w:rStyle w:val="CommentReference"/>
          <w:lang w:val="tr-TR"/>
        </w:rPr>
        <w:commentReference w:id="53"/>
      </w:r>
      <w:commentRangeEnd w:id="54"/>
      <w:r w:rsidRPr="00032F9B">
        <w:rPr>
          <w:rStyle w:val="CommentReference"/>
          <w:lang w:val="tr-TR"/>
        </w:rPr>
        <w:commentReference w:id="54"/>
      </w:r>
      <w:commentRangeEnd w:id="55"/>
      <w:r w:rsidR="00032F9B">
        <w:rPr>
          <w:rStyle w:val="CommentReference"/>
          <w:lang w:val="tr-TR"/>
        </w:rPr>
        <w:commentReference w:id="55"/>
      </w:r>
      <w:r w:rsidRPr="00032F9B">
        <w:rPr>
          <w:rFonts w:ascii="Times New Roman" w:hAnsi="Times New Roman" w:cs="Times New Roman"/>
          <w:sz w:val="24"/>
          <w:szCs w:val="24"/>
          <w:lang w:val="en-US"/>
        </w:rPr>
        <w:t xml:space="preserve">. </w:t>
      </w:r>
      <w:r w:rsidR="00032F9B" w:rsidRPr="00032F9B">
        <w:rPr>
          <w:rFonts w:ascii="Times New Roman" w:hAnsi="Times New Roman" w:cs="Times New Roman"/>
          <w:color w:val="00B050"/>
          <w:sz w:val="24"/>
          <w:szCs w:val="24"/>
          <w:lang w:val="en-US"/>
        </w:rPr>
        <w:t xml:space="preserve">A similar trend was observed in the work of </w:t>
      </w:r>
      <w:proofErr w:type="spellStart"/>
      <w:r w:rsidR="00032F9B" w:rsidRPr="00032F9B">
        <w:rPr>
          <w:rFonts w:ascii="Times New Roman" w:hAnsi="Times New Roman" w:cs="Times New Roman"/>
          <w:color w:val="00B050"/>
          <w:sz w:val="24"/>
          <w:szCs w:val="24"/>
          <w:lang w:val="en-US"/>
        </w:rPr>
        <w:t>Sawatzki</w:t>
      </w:r>
      <w:proofErr w:type="spellEnd"/>
      <w:r w:rsidR="00032F9B" w:rsidRPr="00032F9B">
        <w:rPr>
          <w:rFonts w:ascii="Times New Roman" w:hAnsi="Times New Roman" w:cs="Times New Roman"/>
          <w:color w:val="00B050"/>
          <w:sz w:val="24"/>
          <w:szCs w:val="24"/>
          <w:lang w:val="en-US"/>
        </w:rPr>
        <w:t xml:space="preserve"> et al. </w:t>
      </w:r>
      <w:r w:rsidR="00032F9B" w:rsidRPr="002C63B6">
        <w:rPr>
          <w:rFonts w:ascii="Times New Roman" w:hAnsi="Times New Roman" w:cs="Times New Roman"/>
          <w:sz w:val="24"/>
          <w:szCs w:val="24"/>
          <w:lang w:val="en-US"/>
        </w:rPr>
        <w:t>[</w:t>
      </w:r>
      <w:proofErr w:type="spellStart"/>
      <w:r w:rsidR="00032F9B" w:rsidRPr="002C63B6">
        <w:rPr>
          <w:rFonts w:ascii="Times New Roman" w:hAnsi="Times New Roman" w:cs="Times New Roman"/>
          <w:b/>
          <w:bCs/>
          <w:color w:val="0000FF"/>
          <w:sz w:val="24"/>
          <w:szCs w:val="24"/>
          <w:lang w:val="en-US"/>
        </w:rPr>
        <w:t>Sawatzki</w:t>
      </w:r>
      <w:proofErr w:type="spellEnd"/>
      <w:r w:rsidR="00032F9B" w:rsidRPr="002C63B6">
        <w:rPr>
          <w:rFonts w:ascii="Times New Roman" w:hAnsi="Times New Roman" w:cs="Times New Roman"/>
          <w:b/>
          <w:bCs/>
          <w:color w:val="0000FF"/>
          <w:sz w:val="24"/>
          <w:szCs w:val="24"/>
          <w:lang w:val="en-US"/>
        </w:rPr>
        <w:t xml:space="preserve"> 2016</w:t>
      </w:r>
      <w:r w:rsidR="00032F9B" w:rsidRPr="002C63B6">
        <w:rPr>
          <w:rFonts w:ascii="Times New Roman" w:hAnsi="Times New Roman" w:cs="Times New Roman"/>
          <w:sz w:val="24"/>
          <w:szCs w:val="24"/>
          <w:lang w:val="en-US"/>
        </w:rPr>
        <w:t xml:space="preserve">]. </w:t>
      </w:r>
      <w:r w:rsidRPr="002C63B6">
        <w:rPr>
          <w:rFonts w:ascii="Times New Roman" w:hAnsi="Times New Roman" w:cs="Times New Roman"/>
          <w:sz w:val="24"/>
          <w:szCs w:val="24"/>
          <w:lang w:val="en-US"/>
        </w:rPr>
        <w:t>Degree of deformation between semi-dense and dense compacts also carries different implications, as semi-dense compacts contain more space to be overcome between the particles during the SPT deformation. Difference in starting sample mass, diameter, and deformation diameter may also have an effect on the final magnetic performance. Experiments that normalize the amount of deformation relative to the starting mass are necessary for complete direct comparison between methods.</w:t>
      </w:r>
    </w:p>
    <w:p w14:paraId="79F5C112" w14:textId="77777777" w:rsidR="00452D40" w:rsidRDefault="00452D40" w:rsidP="00385D49">
      <w:pPr>
        <w:spacing w:after="0" w:line="360" w:lineRule="auto"/>
        <w:jc w:val="both"/>
        <w:rPr>
          <w:rFonts w:ascii="Times New Roman" w:hAnsi="Times New Roman" w:cs="Times New Roman"/>
          <w:sz w:val="24"/>
          <w:szCs w:val="24"/>
          <w:lang w:val="en-US"/>
        </w:rPr>
      </w:pPr>
    </w:p>
    <w:p w14:paraId="77A5C01C" w14:textId="1281609F" w:rsidR="00385D49" w:rsidRPr="00385D49" w:rsidRDefault="00385D49" w:rsidP="00385D49">
      <w:pPr>
        <w:spacing w:after="0" w:line="360" w:lineRule="auto"/>
        <w:jc w:val="both"/>
        <w:rPr>
          <w:rFonts w:ascii="Times New Roman" w:hAnsi="Times New Roman" w:cs="Times New Roman"/>
          <w:color w:val="0000FF"/>
          <w:sz w:val="24"/>
          <w:szCs w:val="24"/>
          <w:lang w:val="en-US"/>
        </w:rPr>
      </w:pPr>
      <w:r w:rsidRPr="00095935">
        <w:rPr>
          <w:rFonts w:ascii="Times New Roman" w:hAnsi="Times New Roman" w:cs="Times New Roman"/>
          <w:sz w:val="24"/>
          <w:szCs w:val="24"/>
          <w:lang w:val="en-US"/>
        </w:rPr>
        <w:t xml:space="preserve">In </w:t>
      </w:r>
      <w:r w:rsidRPr="00095935">
        <w:rPr>
          <w:rFonts w:ascii="Times New Roman" w:hAnsi="Times New Roman" w:cs="Times New Roman"/>
          <w:b/>
          <w:bCs/>
          <w:sz w:val="24"/>
          <w:szCs w:val="24"/>
          <w:lang w:val="en-US"/>
        </w:rPr>
        <w:t xml:space="preserve">Figure </w:t>
      </w:r>
      <w:del w:id="56" w:author="Radulov, Iliya Angelov" w:date="2024-07-05T16:46:00Z">
        <w:r w:rsidR="006F7D36" w:rsidRPr="00095935" w:rsidDel="009904CC">
          <w:rPr>
            <w:rFonts w:ascii="Times New Roman" w:hAnsi="Times New Roman" w:cs="Times New Roman"/>
            <w:b/>
            <w:bCs/>
            <w:sz w:val="24"/>
            <w:szCs w:val="24"/>
            <w:lang w:val="en-US"/>
          </w:rPr>
          <w:delText>1</w:delText>
        </w:r>
        <w:r w:rsidR="00032F9B" w:rsidRPr="00095935" w:rsidDel="009904CC">
          <w:rPr>
            <w:rFonts w:ascii="Times New Roman" w:hAnsi="Times New Roman" w:cs="Times New Roman"/>
            <w:b/>
            <w:bCs/>
            <w:sz w:val="24"/>
            <w:szCs w:val="24"/>
            <w:lang w:val="en-US"/>
          </w:rPr>
          <w:delText>2</w:delText>
        </w:r>
      </w:del>
      <w:ins w:id="57" w:author="Radulov, Iliya Angelov" w:date="2024-07-05T16:46:00Z">
        <w:r w:rsidR="009904CC" w:rsidRPr="00095935">
          <w:rPr>
            <w:rFonts w:ascii="Times New Roman" w:hAnsi="Times New Roman" w:cs="Times New Roman"/>
            <w:b/>
            <w:bCs/>
            <w:sz w:val="24"/>
            <w:szCs w:val="24"/>
            <w:lang w:val="en-US"/>
          </w:rPr>
          <w:t>1</w:t>
        </w:r>
        <w:r w:rsidR="009904CC">
          <w:rPr>
            <w:rFonts w:ascii="Times New Roman" w:hAnsi="Times New Roman" w:cs="Times New Roman"/>
            <w:b/>
            <w:bCs/>
            <w:sz w:val="24"/>
            <w:szCs w:val="24"/>
            <w:lang w:val="en-US"/>
          </w:rPr>
          <w:t>3</w:t>
        </w:r>
      </w:ins>
      <w:r w:rsidRPr="00095935">
        <w:rPr>
          <w:rFonts w:ascii="Times New Roman" w:hAnsi="Times New Roman" w:cs="Times New Roman"/>
          <w:sz w:val="24"/>
          <w:szCs w:val="24"/>
          <w:lang w:val="en-US"/>
        </w:rPr>
        <w:t xml:space="preserve">, the development of the magnetic performance of the best performing samples </w:t>
      </w:r>
      <w:r w:rsidR="006F7D36" w:rsidRPr="00095935">
        <w:rPr>
          <w:rFonts w:ascii="Times New Roman" w:hAnsi="Times New Roman" w:cs="Times New Roman"/>
          <w:sz w:val="24"/>
          <w:szCs w:val="24"/>
          <w:lang w:val="en-US"/>
        </w:rPr>
        <w:t xml:space="preserve">of the HDS series </w:t>
      </w:r>
      <w:r w:rsidRPr="00095935">
        <w:rPr>
          <w:rFonts w:ascii="Times New Roman" w:hAnsi="Times New Roman" w:cs="Times New Roman"/>
          <w:sz w:val="24"/>
          <w:szCs w:val="24"/>
          <w:lang w:val="en-US"/>
        </w:rPr>
        <w:t xml:space="preserve">at the different processing stages are presented. The magnetic properties of the initial MQU-F powder were measured using spherical specimens of isotropic powder consolidated and mixed with 5 wt. % of epoxy </w:t>
      </w:r>
      <w:proofErr w:type="gramStart"/>
      <w:r w:rsidRPr="00095935">
        <w:rPr>
          <w:rFonts w:ascii="Times New Roman" w:hAnsi="Times New Roman" w:cs="Times New Roman"/>
          <w:sz w:val="24"/>
          <w:szCs w:val="24"/>
          <w:lang w:val="en-US"/>
        </w:rPr>
        <w:t>resin</w:t>
      </w:r>
      <w:proofErr w:type="gramEnd"/>
      <w:r w:rsidRPr="00095935">
        <w:rPr>
          <w:rFonts w:ascii="Times New Roman" w:hAnsi="Times New Roman" w:cs="Times New Roman"/>
          <w:sz w:val="24"/>
          <w:szCs w:val="24"/>
          <w:lang w:val="en-US"/>
        </w:rPr>
        <w:t xml:space="preserve">. The magnetic performance of all other samples shown was measured using rectangular specimens, cut from the sample center. All curves were corrected with their corresponding demagnetization factor. The step-like change in the magnetization loop of the initial isotropic MQU-F powder indicates the presence of a certain amount of amorphous grains phase. The magnetization curve of the hot deformed sample indicates that, during the hot compaction prior to SPT deformation, the amorphous grains also transform into a nanocrystalline microstructure (as indicated by </w:t>
      </w:r>
      <w:r w:rsidRPr="00095935">
        <w:rPr>
          <w:rFonts w:ascii="Times New Roman" w:hAnsi="Times New Roman" w:cs="Times New Roman"/>
          <w:b/>
          <w:bCs/>
          <w:sz w:val="24"/>
          <w:szCs w:val="24"/>
          <w:lang w:val="en-US"/>
        </w:rPr>
        <w:t xml:space="preserve">Figure </w:t>
      </w:r>
      <w:del w:id="58" w:author="Radulov, Iliya Angelov" w:date="2024-07-05T17:47:00Z">
        <w:r w:rsidR="006F7D36" w:rsidRPr="00095935" w:rsidDel="00F43C1F">
          <w:rPr>
            <w:rFonts w:ascii="Times New Roman" w:hAnsi="Times New Roman" w:cs="Times New Roman"/>
            <w:b/>
            <w:bCs/>
            <w:sz w:val="24"/>
            <w:szCs w:val="24"/>
            <w:lang w:val="en-US"/>
          </w:rPr>
          <w:delText>11</w:delText>
        </w:r>
        <w:r w:rsidRPr="00095935" w:rsidDel="00F43C1F">
          <w:rPr>
            <w:rFonts w:ascii="Times New Roman" w:hAnsi="Times New Roman" w:cs="Times New Roman"/>
            <w:b/>
            <w:bCs/>
            <w:sz w:val="24"/>
            <w:szCs w:val="24"/>
            <w:lang w:val="en-US"/>
          </w:rPr>
          <w:delText>a</w:delText>
        </w:r>
      </w:del>
      <w:ins w:id="59" w:author="Radulov, Iliya Angelov" w:date="2024-07-05T17:47:00Z">
        <w:r w:rsidR="00F43C1F" w:rsidRPr="00095935">
          <w:rPr>
            <w:rFonts w:ascii="Times New Roman" w:hAnsi="Times New Roman" w:cs="Times New Roman"/>
            <w:b/>
            <w:bCs/>
            <w:sz w:val="24"/>
            <w:szCs w:val="24"/>
            <w:lang w:val="en-US"/>
          </w:rPr>
          <w:t>1</w:t>
        </w:r>
        <w:r w:rsidR="00F43C1F">
          <w:rPr>
            <w:rFonts w:ascii="Times New Roman" w:hAnsi="Times New Roman" w:cs="Times New Roman"/>
            <w:b/>
            <w:bCs/>
            <w:sz w:val="24"/>
            <w:szCs w:val="24"/>
            <w:lang w:val="en-US"/>
          </w:rPr>
          <w:t>2</w:t>
        </w:r>
        <w:r w:rsidR="00F43C1F" w:rsidRPr="00095935">
          <w:rPr>
            <w:rFonts w:ascii="Times New Roman" w:hAnsi="Times New Roman" w:cs="Times New Roman"/>
            <w:b/>
            <w:bCs/>
            <w:sz w:val="24"/>
            <w:szCs w:val="24"/>
            <w:lang w:val="en-US"/>
          </w:rPr>
          <w:t>a</w:t>
        </w:r>
      </w:ins>
      <w:r w:rsidRPr="00095935">
        <w:rPr>
          <w:rFonts w:ascii="Times New Roman" w:hAnsi="Times New Roman" w:cs="Times New Roman"/>
          <w:sz w:val="24"/>
          <w:szCs w:val="24"/>
          <w:lang w:val="en-US"/>
        </w:rPr>
        <w:t xml:space="preserve">) while still remaining isotropic. As a result, the coercivity is slightly improved, while the saturation magnetization remains unchanged. The latter confirms that grain growth during the compaction process was avoided. During the subsequent hot </w:t>
      </w:r>
      <w:r w:rsidRPr="00095935">
        <w:rPr>
          <w:rFonts w:ascii="Times New Roman" w:hAnsi="Times New Roman" w:cs="Times New Roman"/>
          <w:sz w:val="24"/>
          <w:szCs w:val="24"/>
          <w:lang w:val="en-US"/>
        </w:rPr>
        <w:lastRenderedPageBreak/>
        <w:t xml:space="preserve">deformation process, anisotropy is induced by the deformation and alignment of the nanocrystalline grains (see </w:t>
      </w:r>
      <w:r w:rsidRPr="00095935">
        <w:rPr>
          <w:rFonts w:ascii="Times New Roman" w:hAnsi="Times New Roman" w:cs="Times New Roman"/>
          <w:b/>
          <w:bCs/>
          <w:sz w:val="24"/>
          <w:szCs w:val="24"/>
          <w:lang w:val="en-US"/>
        </w:rPr>
        <w:t xml:space="preserve">Figure </w:t>
      </w:r>
      <w:r w:rsidR="00237865" w:rsidRPr="00095935">
        <w:rPr>
          <w:rFonts w:ascii="Times New Roman" w:hAnsi="Times New Roman" w:cs="Times New Roman"/>
          <w:b/>
          <w:bCs/>
          <w:sz w:val="24"/>
          <w:szCs w:val="24"/>
          <w:lang w:val="en-US"/>
        </w:rPr>
        <w:t>9</w:t>
      </w:r>
      <w:r w:rsidRPr="00095935">
        <w:rPr>
          <w:rFonts w:ascii="Times New Roman" w:hAnsi="Times New Roman" w:cs="Times New Roman"/>
          <w:sz w:val="24"/>
          <w:szCs w:val="24"/>
          <w:lang w:val="en-US"/>
        </w:rPr>
        <w:t xml:space="preserve">). As result of hot deformation, </w:t>
      </w:r>
      <w:r w:rsidR="00237865" w:rsidRPr="00095935">
        <w:rPr>
          <w:rFonts w:ascii="Times New Roman" w:hAnsi="Times New Roman" w:cs="Times New Roman"/>
          <w:sz w:val="24"/>
          <w:szCs w:val="24"/>
          <w:lang w:val="en-US"/>
        </w:rPr>
        <w:t xml:space="preserve">in the case of sample HDS 701 </w:t>
      </w:r>
      <w:r w:rsidRPr="00095935">
        <w:rPr>
          <w:rFonts w:ascii="Times New Roman" w:hAnsi="Times New Roman" w:cs="Times New Roman"/>
          <w:sz w:val="24"/>
          <w:szCs w:val="24"/>
          <w:lang w:val="en-US"/>
        </w:rPr>
        <w:t xml:space="preserve">the coercivity is reduced by ca. 20%, while the remanence is increased by ca. 32%. These values are connected with the degree of deformation defined by sample height reduction during SPT. In </w:t>
      </w:r>
      <w:r w:rsidRPr="00095935">
        <w:rPr>
          <w:rFonts w:ascii="Times New Roman" w:hAnsi="Times New Roman" w:cs="Times New Roman"/>
          <w:b/>
          <w:bCs/>
          <w:sz w:val="24"/>
          <w:szCs w:val="24"/>
          <w:lang w:val="en-US"/>
        </w:rPr>
        <w:t xml:space="preserve">Figure </w:t>
      </w:r>
      <w:del w:id="60" w:author="Radulov, Iliya Angelov" w:date="2024-07-05T17:47:00Z">
        <w:r w:rsidRPr="00095935" w:rsidDel="00F43C1F">
          <w:rPr>
            <w:rFonts w:ascii="Times New Roman" w:hAnsi="Times New Roman" w:cs="Times New Roman"/>
            <w:b/>
            <w:bCs/>
            <w:sz w:val="24"/>
            <w:szCs w:val="24"/>
            <w:lang w:val="en-US"/>
          </w:rPr>
          <w:delText>1</w:delText>
        </w:r>
        <w:r w:rsidR="00237865" w:rsidRPr="00095935" w:rsidDel="00F43C1F">
          <w:rPr>
            <w:rFonts w:ascii="Times New Roman" w:hAnsi="Times New Roman" w:cs="Times New Roman"/>
            <w:b/>
            <w:bCs/>
            <w:sz w:val="24"/>
            <w:szCs w:val="24"/>
            <w:lang w:val="en-US"/>
          </w:rPr>
          <w:delText>1</w:delText>
        </w:r>
        <w:r w:rsidRPr="00095935" w:rsidDel="00F43C1F">
          <w:rPr>
            <w:rFonts w:ascii="Times New Roman" w:hAnsi="Times New Roman" w:cs="Times New Roman"/>
            <w:b/>
            <w:bCs/>
            <w:sz w:val="24"/>
            <w:szCs w:val="24"/>
            <w:lang w:val="en-US"/>
          </w:rPr>
          <w:delText>b</w:delText>
        </w:r>
      </w:del>
      <w:ins w:id="61" w:author="Radulov, Iliya Angelov" w:date="2024-07-05T17:47:00Z">
        <w:r w:rsidR="00F43C1F" w:rsidRPr="00095935">
          <w:rPr>
            <w:rFonts w:ascii="Times New Roman" w:hAnsi="Times New Roman" w:cs="Times New Roman"/>
            <w:b/>
            <w:bCs/>
            <w:sz w:val="24"/>
            <w:szCs w:val="24"/>
            <w:lang w:val="en-US"/>
          </w:rPr>
          <w:t>1</w:t>
        </w:r>
        <w:r w:rsidR="00F43C1F">
          <w:rPr>
            <w:rFonts w:ascii="Times New Roman" w:hAnsi="Times New Roman" w:cs="Times New Roman"/>
            <w:b/>
            <w:bCs/>
            <w:sz w:val="24"/>
            <w:szCs w:val="24"/>
            <w:lang w:val="en-US"/>
          </w:rPr>
          <w:t>2</w:t>
        </w:r>
        <w:r w:rsidR="00F43C1F" w:rsidRPr="00095935">
          <w:rPr>
            <w:rFonts w:ascii="Times New Roman" w:hAnsi="Times New Roman" w:cs="Times New Roman"/>
            <w:b/>
            <w:bCs/>
            <w:sz w:val="24"/>
            <w:szCs w:val="24"/>
            <w:lang w:val="en-US"/>
          </w:rPr>
          <w:t>b</w:t>
        </w:r>
      </w:ins>
      <w:r w:rsidRPr="00095935">
        <w:rPr>
          <w:rFonts w:ascii="Times New Roman" w:hAnsi="Times New Roman" w:cs="Times New Roman"/>
          <w:b/>
          <w:bCs/>
          <w:sz w:val="24"/>
          <w:szCs w:val="24"/>
          <w:lang w:val="en-US"/>
        </w:rPr>
        <w:t>,</w:t>
      </w:r>
      <w:r w:rsidRPr="00095935">
        <w:rPr>
          <w:rFonts w:ascii="Times New Roman" w:hAnsi="Times New Roman" w:cs="Times New Roman"/>
          <w:sz w:val="24"/>
          <w:szCs w:val="24"/>
          <w:lang w:val="en-US"/>
        </w:rPr>
        <w:t xml:space="preserve"> the magnetization loops are displayed for samples with different height reductions produced by SPT</w:t>
      </w:r>
      <w:r w:rsidR="00237865" w:rsidRPr="00095935">
        <w:rPr>
          <w:rFonts w:ascii="Times New Roman" w:hAnsi="Times New Roman" w:cs="Times New Roman"/>
          <w:sz w:val="24"/>
          <w:szCs w:val="24"/>
          <w:lang w:val="en-US"/>
        </w:rPr>
        <w:t xml:space="preserve"> in the present work</w:t>
      </w:r>
      <w:r w:rsidRPr="00095935">
        <w:rPr>
          <w:rFonts w:ascii="Times New Roman" w:hAnsi="Times New Roman" w:cs="Times New Roman"/>
          <w:sz w:val="24"/>
          <w:szCs w:val="24"/>
          <w:lang w:val="en-US"/>
        </w:rPr>
        <w:t xml:space="preserve"> (selected samples from the HDS-series) and compared with </w:t>
      </w:r>
      <w:r w:rsidR="00237865" w:rsidRPr="00095935">
        <w:rPr>
          <w:rFonts w:ascii="Times New Roman" w:hAnsi="Times New Roman" w:cs="Times New Roman"/>
          <w:sz w:val="24"/>
          <w:szCs w:val="24"/>
          <w:lang w:val="en-US"/>
        </w:rPr>
        <w:t xml:space="preserve">conventionally </w:t>
      </w:r>
      <w:r w:rsidRPr="00095935">
        <w:rPr>
          <w:rFonts w:ascii="Times New Roman" w:hAnsi="Times New Roman" w:cs="Times New Roman"/>
          <w:sz w:val="24"/>
          <w:szCs w:val="24"/>
          <w:lang w:val="en-US"/>
        </w:rPr>
        <w:t>hot-pressed sample</w:t>
      </w:r>
      <w:r w:rsidR="00237865" w:rsidRPr="00095935">
        <w:rPr>
          <w:rFonts w:ascii="Times New Roman" w:hAnsi="Times New Roman" w:cs="Times New Roman"/>
          <w:sz w:val="24"/>
          <w:szCs w:val="24"/>
          <w:lang w:val="en-US"/>
        </w:rPr>
        <w:t>s</w:t>
      </w:r>
      <w:r w:rsidRPr="00095935">
        <w:rPr>
          <w:rFonts w:ascii="Times New Roman" w:hAnsi="Times New Roman" w:cs="Times New Roman"/>
          <w:sz w:val="24"/>
          <w:szCs w:val="24"/>
          <w:lang w:val="en-US"/>
        </w:rPr>
        <w:t xml:space="preserve"> </w:t>
      </w:r>
      <w:r w:rsidR="00237865" w:rsidRPr="00095935">
        <w:rPr>
          <w:rFonts w:ascii="Times New Roman" w:hAnsi="Times New Roman" w:cs="Times New Roman"/>
          <w:sz w:val="24"/>
          <w:szCs w:val="24"/>
          <w:lang w:val="en-US"/>
        </w:rPr>
        <w:t xml:space="preserve">from the work of </w:t>
      </w:r>
      <w:proofErr w:type="spellStart"/>
      <w:r w:rsidR="00237865" w:rsidRPr="00095935">
        <w:rPr>
          <w:rFonts w:ascii="Times New Roman" w:hAnsi="Times New Roman" w:cs="Times New Roman"/>
          <w:sz w:val="24"/>
          <w:szCs w:val="24"/>
          <w:lang w:val="en-US"/>
        </w:rPr>
        <w:t>Sawatzki</w:t>
      </w:r>
      <w:proofErr w:type="spellEnd"/>
      <w:r w:rsidRPr="00095935">
        <w:rPr>
          <w:rFonts w:ascii="Times New Roman" w:hAnsi="Times New Roman" w:cs="Times New Roman"/>
          <w:sz w:val="24"/>
          <w:szCs w:val="24"/>
          <w:lang w:val="en-US"/>
        </w:rPr>
        <w:t xml:space="preserve"> [</w:t>
      </w:r>
      <w:proofErr w:type="spellStart"/>
      <w:r w:rsidRPr="00095935">
        <w:rPr>
          <w:rFonts w:ascii="Times New Roman" w:hAnsi="Times New Roman" w:cs="Times New Roman"/>
          <w:b/>
          <w:bCs/>
          <w:color w:val="0000FF"/>
          <w:sz w:val="24"/>
          <w:szCs w:val="24"/>
          <w:lang w:val="en-US"/>
        </w:rPr>
        <w:t>Sawatzki</w:t>
      </w:r>
      <w:proofErr w:type="spellEnd"/>
      <w:r w:rsidRPr="00095935">
        <w:rPr>
          <w:rFonts w:ascii="Times New Roman" w:hAnsi="Times New Roman" w:cs="Times New Roman"/>
          <w:b/>
          <w:bCs/>
          <w:color w:val="0000FF"/>
          <w:sz w:val="24"/>
          <w:szCs w:val="24"/>
          <w:lang w:val="en-US"/>
        </w:rPr>
        <w:t xml:space="preserve"> 2016</w:t>
      </w:r>
      <w:r w:rsidRPr="00095935">
        <w:rPr>
          <w:rFonts w:ascii="Times New Roman" w:hAnsi="Times New Roman" w:cs="Times New Roman"/>
          <w:sz w:val="24"/>
          <w:szCs w:val="24"/>
          <w:lang w:val="en-US"/>
        </w:rPr>
        <w:t>]. As it can be seen, the SPT samples have the same performance (</w:t>
      </w:r>
      <w:r w:rsidR="00237865" w:rsidRPr="00095935">
        <w:rPr>
          <w:rFonts w:ascii="Times New Roman" w:hAnsi="Times New Roman" w:cs="Times New Roman"/>
          <w:sz w:val="24"/>
          <w:szCs w:val="24"/>
          <w:lang w:val="en-US"/>
        </w:rPr>
        <w:t>Sample HDS</w:t>
      </w:r>
      <w:r w:rsidR="004B62EC" w:rsidRPr="00095935">
        <w:rPr>
          <w:rFonts w:ascii="Times New Roman" w:hAnsi="Times New Roman" w:cs="Times New Roman"/>
          <w:sz w:val="24"/>
          <w:szCs w:val="24"/>
          <w:lang w:val="en-US"/>
        </w:rPr>
        <w:t xml:space="preserve"> 704: </w:t>
      </w:r>
      <w:r w:rsidRPr="00095935">
        <w:rPr>
          <w:rFonts w:ascii="Times New Roman" w:hAnsi="Times New Roman" w:cs="Times New Roman"/>
          <w:sz w:val="24"/>
          <w:szCs w:val="24"/>
          <w:lang w:val="en-US"/>
        </w:rPr>
        <w:t>B</w:t>
      </w:r>
      <w:r w:rsidRPr="00095935">
        <w:rPr>
          <w:rFonts w:ascii="Times New Roman" w:hAnsi="Times New Roman" w:cs="Times New Roman"/>
          <w:sz w:val="24"/>
          <w:szCs w:val="24"/>
          <w:vertAlign w:val="subscript"/>
          <w:lang w:val="en-US"/>
        </w:rPr>
        <w:t>r</w:t>
      </w:r>
      <w:r w:rsidRPr="00095935">
        <w:rPr>
          <w:rFonts w:ascii="Times New Roman" w:hAnsi="Times New Roman" w:cs="Times New Roman"/>
          <w:sz w:val="24"/>
          <w:szCs w:val="24"/>
          <w:lang w:val="en-US"/>
        </w:rPr>
        <w:t xml:space="preserve"> = 1.22 T, </w:t>
      </w:r>
      <w:proofErr w:type="spellStart"/>
      <w:r w:rsidRPr="00095935">
        <w:rPr>
          <w:rFonts w:ascii="Times New Roman" w:hAnsi="Times New Roman" w:cs="Times New Roman"/>
          <w:sz w:val="24"/>
          <w:szCs w:val="24"/>
          <w:lang w:val="en-US"/>
        </w:rPr>
        <w:t>H</w:t>
      </w:r>
      <w:r w:rsidRPr="00095935">
        <w:rPr>
          <w:rFonts w:ascii="Times New Roman" w:hAnsi="Times New Roman" w:cs="Times New Roman"/>
          <w:sz w:val="24"/>
          <w:szCs w:val="24"/>
          <w:vertAlign w:val="subscript"/>
          <w:lang w:val="en-US"/>
        </w:rPr>
        <w:t>c</w:t>
      </w:r>
      <w:r w:rsidR="001A0EDF">
        <w:rPr>
          <w:rFonts w:ascii="Times New Roman" w:hAnsi="Times New Roman" w:cs="Times New Roman"/>
          <w:sz w:val="24"/>
          <w:szCs w:val="24"/>
          <w:vertAlign w:val="subscript"/>
          <w:lang w:val="en-US"/>
        </w:rPr>
        <w:t>j</w:t>
      </w:r>
      <w:proofErr w:type="spellEnd"/>
      <w:r w:rsidRPr="00095935">
        <w:rPr>
          <w:rFonts w:ascii="Times New Roman" w:hAnsi="Times New Roman" w:cs="Times New Roman"/>
          <w:sz w:val="24"/>
          <w:szCs w:val="24"/>
          <w:lang w:val="en-US"/>
        </w:rPr>
        <w:t xml:space="preserve"> = 1438 kA</w:t>
      </w:r>
      <w:r w:rsidRPr="00095935">
        <w:rPr>
          <w:rFonts w:ascii="Times New Roman" w:hAnsi="Times New Roman" w:cs="Times New Roman"/>
          <w:sz w:val="24"/>
          <w:szCs w:val="24"/>
          <w:lang w:val="en-US"/>
        </w:rPr>
        <w:sym w:font="Symbol" w:char="F0D7"/>
      </w:r>
      <w:r w:rsidRPr="00095935">
        <w:rPr>
          <w:rFonts w:ascii="Times New Roman" w:hAnsi="Times New Roman" w:cs="Times New Roman"/>
          <w:sz w:val="24"/>
          <w:szCs w:val="24"/>
          <w:lang w:val="en-US"/>
        </w:rPr>
        <w:t>m</w:t>
      </w:r>
      <w:r w:rsidRPr="00095935">
        <w:rPr>
          <w:rFonts w:ascii="Times New Roman" w:hAnsi="Times New Roman" w:cs="Times New Roman"/>
          <w:sz w:val="24"/>
          <w:szCs w:val="24"/>
          <w:vertAlign w:val="superscript"/>
          <w:lang w:val="en-US"/>
        </w:rPr>
        <w:t>-1</w:t>
      </w:r>
      <w:r w:rsidRPr="00095935">
        <w:rPr>
          <w:rFonts w:ascii="Times New Roman" w:hAnsi="Times New Roman" w:cs="Times New Roman"/>
          <w:sz w:val="24"/>
          <w:szCs w:val="24"/>
          <w:lang w:val="en-US"/>
        </w:rPr>
        <w:t>, and (BH)</w:t>
      </w:r>
      <w:r w:rsidRPr="00095935">
        <w:rPr>
          <w:rFonts w:ascii="Times New Roman" w:hAnsi="Times New Roman" w:cs="Times New Roman"/>
          <w:sz w:val="24"/>
          <w:szCs w:val="24"/>
          <w:vertAlign w:val="subscript"/>
          <w:lang w:val="en-US"/>
        </w:rPr>
        <w:t>max</w:t>
      </w:r>
      <w:r w:rsidRPr="00095935">
        <w:rPr>
          <w:rFonts w:ascii="Times New Roman" w:hAnsi="Times New Roman" w:cs="Times New Roman"/>
          <w:sz w:val="24"/>
          <w:szCs w:val="24"/>
          <w:lang w:val="en-US"/>
        </w:rPr>
        <w:t xml:space="preserve"> = </w:t>
      </w:r>
      <w:r w:rsidR="00452D40" w:rsidRPr="00095935">
        <w:rPr>
          <w:rFonts w:ascii="Times New Roman" w:hAnsi="Times New Roman" w:cs="Times New Roman"/>
          <w:sz w:val="24"/>
          <w:szCs w:val="24"/>
          <w:lang w:val="en-US"/>
        </w:rPr>
        <w:t>272.5</w:t>
      </w:r>
      <w:r w:rsidRPr="00095935">
        <w:rPr>
          <w:rFonts w:ascii="Times New Roman" w:hAnsi="Times New Roman" w:cs="Times New Roman"/>
          <w:sz w:val="24"/>
          <w:szCs w:val="24"/>
          <w:lang w:val="en-US"/>
        </w:rPr>
        <w:t xml:space="preserve"> kJ</w:t>
      </w:r>
      <w:r w:rsidRPr="00095935">
        <w:rPr>
          <w:rFonts w:ascii="Times New Roman" w:hAnsi="Times New Roman" w:cs="Times New Roman"/>
          <w:sz w:val="24"/>
          <w:szCs w:val="24"/>
          <w:lang w:val="en-US"/>
        </w:rPr>
        <w:sym w:font="Symbol" w:char="F0D7"/>
      </w:r>
      <w:r w:rsidRPr="00095935">
        <w:rPr>
          <w:rFonts w:ascii="Times New Roman" w:hAnsi="Times New Roman" w:cs="Times New Roman"/>
          <w:sz w:val="24"/>
          <w:szCs w:val="24"/>
          <w:lang w:val="en-US"/>
        </w:rPr>
        <w:t>m</w:t>
      </w:r>
      <w:r w:rsidRPr="00095935">
        <w:rPr>
          <w:rFonts w:ascii="Times New Roman" w:hAnsi="Times New Roman" w:cs="Times New Roman"/>
          <w:sz w:val="24"/>
          <w:szCs w:val="24"/>
          <w:vertAlign w:val="superscript"/>
          <w:lang w:val="en-US"/>
        </w:rPr>
        <w:t>-3</w:t>
      </w:r>
      <w:r w:rsidRPr="00095935">
        <w:rPr>
          <w:rFonts w:ascii="Times New Roman" w:hAnsi="Times New Roman" w:cs="Times New Roman"/>
          <w:sz w:val="24"/>
          <w:szCs w:val="24"/>
          <w:lang w:val="en-US"/>
        </w:rPr>
        <w:t xml:space="preserve"> and </w:t>
      </w:r>
      <w:r w:rsidR="004B62EC" w:rsidRPr="00095935">
        <w:rPr>
          <w:rFonts w:ascii="Times New Roman" w:hAnsi="Times New Roman" w:cs="Times New Roman"/>
          <w:sz w:val="24"/>
          <w:szCs w:val="24"/>
          <w:lang w:val="en-US"/>
        </w:rPr>
        <w:t xml:space="preserve">sample HDS 701: </w:t>
      </w:r>
      <w:r w:rsidRPr="00095935">
        <w:rPr>
          <w:rFonts w:ascii="Times New Roman" w:hAnsi="Times New Roman" w:cs="Times New Roman"/>
          <w:sz w:val="24"/>
          <w:szCs w:val="24"/>
          <w:lang w:val="en-US"/>
        </w:rPr>
        <w:t>B</w:t>
      </w:r>
      <w:r w:rsidRPr="00095935">
        <w:rPr>
          <w:rFonts w:ascii="Times New Roman" w:hAnsi="Times New Roman" w:cs="Times New Roman"/>
          <w:sz w:val="24"/>
          <w:szCs w:val="24"/>
          <w:vertAlign w:val="subscript"/>
          <w:lang w:val="en-US"/>
        </w:rPr>
        <w:t>r</w:t>
      </w:r>
      <w:r w:rsidRPr="00095935">
        <w:rPr>
          <w:rFonts w:ascii="Times New Roman" w:hAnsi="Times New Roman" w:cs="Times New Roman"/>
          <w:sz w:val="24"/>
          <w:szCs w:val="24"/>
          <w:lang w:val="en-US"/>
        </w:rPr>
        <w:t xml:space="preserve"> = 1.38 T, </w:t>
      </w:r>
      <w:proofErr w:type="spellStart"/>
      <w:r w:rsidRPr="00095935">
        <w:rPr>
          <w:rFonts w:ascii="Times New Roman" w:hAnsi="Times New Roman" w:cs="Times New Roman"/>
          <w:sz w:val="24"/>
          <w:szCs w:val="24"/>
          <w:lang w:val="en-US"/>
        </w:rPr>
        <w:t>H</w:t>
      </w:r>
      <w:r w:rsidRPr="00095935">
        <w:rPr>
          <w:rFonts w:ascii="Times New Roman" w:hAnsi="Times New Roman" w:cs="Times New Roman"/>
          <w:sz w:val="24"/>
          <w:szCs w:val="24"/>
          <w:vertAlign w:val="subscript"/>
          <w:lang w:val="en-US"/>
        </w:rPr>
        <w:t>c</w:t>
      </w:r>
      <w:r w:rsidR="001A0EDF">
        <w:rPr>
          <w:rFonts w:ascii="Times New Roman" w:hAnsi="Times New Roman" w:cs="Times New Roman"/>
          <w:sz w:val="24"/>
          <w:szCs w:val="24"/>
          <w:vertAlign w:val="subscript"/>
          <w:lang w:val="en-US"/>
        </w:rPr>
        <w:t>j</w:t>
      </w:r>
      <w:proofErr w:type="spellEnd"/>
      <w:r w:rsidRPr="00095935">
        <w:rPr>
          <w:rFonts w:ascii="Times New Roman" w:hAnsi="Times New Roman" w:cs="Times New Roman"/>
          <w:sz w:val="24"/>
          <w:szCs w:val="24"/>
          <w:lang w:val="en-US"/>
        </w:rPr>
        <w:t xml:space="preserve"> = 1180 kA</w:t>
      </w:r>
      <w:r w:rsidRPr="00095935">
        <w:rPr>
          <w:rFonts w:ascii="Times New Roman" w:hAnsi="Times New Roman" w:cs="Times New Roman"/>
          <w:sz w:val="24"/>
          <w:szCs w:val="24"/>
          <w:lang w:val="en-US"/>
        </w:rPr>
        <w:sym w:font="Symbol" w:char="F0D7"/>
      </w:r>
      <w:r w:rsidRPr="00095935">
        <w:rPr>
          <w:rFonts w:ascii="Times New Roman" w:hAnsi="Times New Roman" w:cs="Times New Roman"/>
          <w:sz w:val="24"/>
          <w:szCs w:val="24"/>
          <w:lang w:val="en-US"/>
        </w:rPr>
        <w:t>m</w:t>
      </w:r>
      <w:r w:rsidRPr="00095935">
        <w:rPr>
          <w:rFonts w:ascii="Times New Roman" w:hAnsi="Times New Roman" w:cs="Times New Roman"/>
          <w:sz w:val="24"/>
          <w:szCs w:val="24"/>
          <w:vertAlign w:val="superscript"/>
          <w:lang w:val="en-US"/>
        </w:rPr>
        <w:t>-1</w:t>
      </w:r>
      <w:r w:rsidRPr="00095935">
        <w:rPr>
          <w:rFonts w:ascii="Times New Roman" w:hAnsi="Times New Roman" w:cs="Times New Roman"/>
          <w:sz w:val="24"/>
          <w:szCs w:val="24"/>
          <w:lang w:val="en-US"/>
        </w:rPr>
        <w:t>, and (BH)</w:t>
      </w:r>
      <w:r w:rsidRPr="00095935">
        <w:rPr>
          <w:rFonts w:ascii="Times New Roman" w:hAnsi="Times New Roman" w:cs="Times New Roman"/>
          <w:sz w:val="24"/>
          <w:szCs w:val="24"/>
          <w:vertAlign w:val="subscript"/>
          <w:lang w:val="en-US"/>
        </w:rPr>
        <w:t>max</w:t>
      </w:r>
      <w:r w:rsidRPr="00095935">
        <w:rPr>
          <w:rFonts w:ascii="Times New Roman" w:hAnsi="Times New Roman" w:cs="Times New Roman"/>
          <w:sz w:val="24"/>
          <w:szCs w:val="24"/>
          <w:lang w:val="en-US"/>
        </w:rPr>
        <w:t xml:space="preserve"> = </w:t>
      </w:r>
      <w:r w:rsidR="00452D40" w:rsidRPr="00095935">
        <w:rPr>
          <w:rFonts w:ascii="Times New Roman" w:hAnsi="Times New Roman" w:cs="Times New Roman"/>
          <w:sz w:val="24"/>
          <w:szCs w:val="24"/>
          <w:lang w:val="en-US"/>
        </w:rPr>
        <w:t>353</w:t>
      </w:r>
      <w:r w:rsidRPr="00095935">
        <w:rPr>
          <w:rFonts w:ascii="Times New Roman" w:hAnsi="Times New Roman" w:cs="Times New Roman"/>
          <w:sz w:val="24"/>
          <w:szCs w:val="24"/>
          <w:lang w:val="en-US"/>
        </w:rPr>
        <w:t xml:space="preserve"> kJ</w:t>
      </w:r>
      <w:r w:rsidRPr="00095935">
        <w:rPr>
          <w:rFonts w:ascii="Times New Roman" w:hAnsi="Times New Roman" w:cs="Times New Roman"/>
          <w:sz w:val="24"/>
          <w:szCs w:val="24"/>
          <w:lang w:val="en-US"/>
        </w:rPr>
        <w:sym w:font="Symbol" w:char="F0D7"/>
      </w:r>
      <w:r w:rsidRPr="00095935">
        <w:rPr>
          <w:rFonts w:ascii="Times New Roman" w:hAnsi="Times New Roman" w:cs="Times New Roman"/>
          <w:sz w:val="24"/>
          <w:szCs w:val="24"/>
          <w:lang w:val="en-US"/>
        </w:rPr>
        <w:t>m</w:t>
      </w:r>
      <w:r w:rsidRPr="00095935">
        <w:rPr>
          <w:rFonts w:ascii="Times New Roman" w:hAnsi="Times New Roman" w:cs="Times New Roman"/>
          <w:sz w:val="24"/>
          <w:szCs w:val="24"/>
          <w:vertAlign w:val="superscript"/>
          <w:lang w:val="en-US"/>
        </w:rPr>
        <w:t>-3</w:t>
      </w:r>
      <w:r w:rsidRPr="00095935">
        <w:rPr>
          <w:rFonts w:ascii="Times New Roman" w:hAnsi="Times New Roman" w:cs="Times New Roman"/>
          <w:sz w:val="24"/>
          <w:szCs w:val="24"/>
          <w:lang w:val="en-US"/>
        </w:rPr>
        <w:t xml:space="preserve"> for 50 and 75 % height reduction) as the </w:t>
      </w:r>
      <w:r w:rsidR="004B62EC" w:rsidRPr="00095935">
        <w:rPr>
          <w:rFonts w:ascii="Times New Roman" w:hAnsi="Times New Roman" w:cs="Times New Roman"/>
          <w:sz w:val="24"/>
          <w:szCs w:val="24"/>
          <w:lang w:val="en-US"/>
        </w:rPr>
        <w:t xml:space="preserve">conventionally </w:t>
      </w:r>
      <w:r w:rsidRPr="00095935">
        <w:rPr>
          <w:rFonts w:ascii="Times New Roman" w:hAnsi="Times New Roman" w:cs="Times New Roman"/>
          <w:sz w:val="24"/>
          <w:szCs w:val="24"/>
          <w:lang w:val="en-US"/>
        </w:rPr>
        <w:t>hot-pressed</w:t>
      </w:r>
      <w:r w:rsidR="00095935" w:rsidRPr="00095935">
        <w:rPr>
          <w:rFonts w:ascii="Times New Roman" w:hAnsi="Times New Roman" w:cs="Times New Roman"/>
          <w:sz w:val="24"/>
          <w:szCs w:val="24"/>
          <w:lang w:val="en-US"/>
        </w:rPr>
        <w:t>/die-upset</w:t>
      </w:r>
      <w:r w:rsidRPr="00095935">
        <w:rPr>
          <w:rFonts w:ascii="Times New Roman" w:hAnsi="Times New Roman" w:cs="Times New Roman"/>
          <w:sz w:val="24"/>
          <w:szCs w:val="24"/>
          <w:lang w:val="en-US"/>
        </w:rPr>
        <w:t xml:space="preserve"> samples, but with a significantly higher degree of deformation. This effect could be of interest from an application standpoint but requires further investigation. One possible explanation for the different deformation behavior could be the different way how pressure is applied during both processes. In our SPT approach, the applied pressure is constantly increasing, while in hot-pressing, the pressure was applied in a way ensuring a constant displacement speed and therefore constant deformation rate.</w:t>
      </w:r>
    </w:p>
    <w:p w14:paraId="4100509C" w14:textId="76A9F838" w:rsidR="00385D49" w:rsidRDefault="00385D49" w:rsidP="002C7BA2">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B1249" w14:paraId="38031197" w14:textId="77777777" w:rsidTr="006B1249">
        <w:tc>
          <w:tcPr>
            <w:tcW w:w="9396" w:type="dxa"/>
          </w:tcPr>
          <w:p w14:paraId="4A4E46E8" w14:textId="45B1C602" w:rsidR="006B1249" w:rsidRDefault="006B1249" w:rsidP="006B1249">
            <w:pPr>
              <w:spacing w:line="360" w:lineRule="auto"/>
              <w:jc w:val="center"/>
              <w:rPr>
                <w:rFonts w:ascii="Times New Roman" w:hAnsi="Times New Roman" w:cs="Times New Roman"/>
                <w:sz w:val="24"/>
                <w:szCs w:val="24"/>
                <w:lang w:val="en-US"/>
              </w:rPr>
            </w:pPr>
            <w:r w:rsidRPr="006B1249">
              <w:rPr>
                <w:rFonts w:ascii="Times New Roman" w:hAnsi="Times New Roman" w:cs="Times New Roman"/>
                <w:noProof/>
                <w:sz w:val="24"/>
                <w:szCs w:val="24"/>
                <w:lang w:val="en-US"/>
              </w:rPr>
              <w:drawing>
                <wp:inline distT="0" distB="0" distL="0" distR="0" wp14:anchorId="500610AB" wp14:editId="0185B0E5">
                  <wp:extent cx="5400000" cy="219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00" cy="2196000"/>
                          </a:xfrm>
                          <a:prstGeom prst="rect">
                            <a:avLst/>
                          </a:prstGeom>
                          <a:noFill/>
                        </pic:spPr>
                      </pic:pic>
                    </a:graphicData>
                  </a:graphic>
                </wp:inline>
              </w:drawing>
            </w:r>
          </w:p>
        </w:tc>
      </w:tr>
    </w:tbl>
    <w:p w14:paraId="6B352459" w14:textId="31B7E4D1" w:rsidR="006B1249" w:rsidRPr="00755379" w:rsidRDefault="006B1249" w:rsidP="006B124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 xml:space="preserve">Figure </w:t>
      </w:r>
      <w:del w:id="62" w:author="Radulov, Iliya Angelov" w:date="2024-07-05T16:41:00Z">
        <w:r w:rsidRPr="00755379" w:rsidDel="009904CC">
          <w:rPr>
            <w:rFonts w:ascii="Times New Roman" w:hAnsi="Times New Roman" w:cs="Times New Roman"/>
            <w:b/>
            <w:bCs/>
            <w:i/>
            <w:iCs/>
            <w:sz w:val="24"/>
            <w:szCs w:val="24"/>
            <w:lang w:val="en-US"/>
          </w:rPr>
          <w:delText>1</w:delText>
        </w:r>
        <w:r w:rsidDel="009904CC">
          <w:rPr>
            <w:rFonts w:ascii="Times New Roman" w:hAnsi="Times New Roman" w:cs="Times New Roman"/>
            <w:b/>
            <w:bCs/>
            <w:i/>
            <w:iCs/>
            <w:sz w:val="24"/>
            <w:szCs w:val="24"/>
            <w:lang w:val="en-US"/>
          </w:rPr>
          <w:delText>2</w:delText>
        </w:r>
      </w:del>
      <w:ins w:id="63" w:author="Radulov, Iliya Angelov" w:date="2024-07-05T16:41:00Z">
        <w:r w:rsidR="009904CC" w:rsidRPr="00755379">
          <w:rPr>
            <w:rFonts w:ascii="Times New Roman" w:hAnsi="Times New Roman" w:cs="Times New Roman"/>
            <w:b/>
            <w:bCs/>
            <w:i/>
            <w:iCs/>
            <w:sz w:val="24"/>
            <w:szCs w:val="24"/>
            <w:lang w:val="en-US"/>
          </w:rPr>
          <w:t>1</w:t>
        </w:r>
        <w:r w:rsidR="009904CC">
          <w:rPr>
            <w:rFonts w:ascii="Times New Roman" w:hAnsi="Times New Roman" w:cs="Times New Roman"/>
            <w:b/>
            <w:bCs/>
            <w:i/>
            <w:iCs/>
            <w:sz w:val="24"/>
            <w:szCs w:val="24"/>
            <w:lang w:val="en-US"/>
          </w:rPr>
          <w:t>3</w:t>
        </w:r>
      </w:ins>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Magnetization curves of samples made from melt-spun MQU-F powder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w:t>
      </w:r>
      <w:commentRangeStart w:id="64"/>
      <w:commentRangeStart w:id="65"/>
      <w:r w:rsidRPr="00755379">
        <w:rPr>
          <w:rFonts w:ascii="Times New Roman" w:hAnsi="Times New Roman" w:cs="Times New Roman"/>
          <w:i/>
          <w:iCs/>
          <w:sz w:val="24"/>
          <w:szCs w:val="24"/>
          <w:lang w:val="en-US"/>
        </w:rPr>
        <w:t>Change</w:t>
      </w:r>
      <w:commentRangeEnd w:id="64"/>
      <w:r w:rsidRPr="00755379">
        <w:rPr>
          <w:rStyle w:val="CommentReference"/>
          <w:lang w:val="en-US"/>
        </w:rPr>
        <w:commentReference w:id="64"/>
      </w:r>
      <w:commentRangeEnd w:id="65"/>
      <w:r w:rsidR="00154A48">
        <w:rPr>
          <w:rStyle w:val="CommentReference"/>
          <w:lang w:val="tr-TR"/>
        </w:rPr>
        <w:commentReference w:id="65"/>
      </w:r>
      <w:r w:rsidRPr="00755379">
        <w:rPr>
          <w:rFonts w:ascii="Times New Roman" w:hAnsi="Times New Roman" w:cs="Times New Roman"/>
          <w:i/>
          <w:iCs/>
          <w:sz w:val="24"/>
          <w:szCs w:val="24"/>
          <w:lang w:val="en-US"/>
        </w:rPr>
        <w:t xml:space="preserve"> of magnetization </w:t>
      </w:r>
      <w:r w:rsidRPr="00392069">
        <w:rPr>
          <w:rFonts w:ascii="Times New Roman" w:hAnsi="Times New Roman" w:cs="Times New Roman"/>
          <w:i/>
          <w:iCs/>
          <w:sz w:val="24"/>
          <w:szCs w:val="24"/>
          <w:lang w:val="en-US"/>
        </w:rPr>
        <w:t>behavior</w:t>
      </w:r>
      <w:r w:rsidRPr="00755379">
        <w:rPr>
          <w:rFonts w:ascii="Times New Roman" w:hAnsi="Times New Roman" w:cs="Times New Roman"/>
          <w:i/>
          <w:iCs/>
          <w:sz w:val="24"/>
          <w:szCs w:val="24"/>
          <w:lang w:val="en-US"/>
        </w:rPr>
        <w:t xml:space="preserve"> during the different processing stages</w:t>
      </w:r>
      <w:r w:rsidR="00095935">
        <w:rPr>
          <w:rFonts w:ascii="Times New Roman" w:hAnsi="Times New Roman" w:cs="Times New Roman"/>
          <w:i/>
          <w:iCs/>
          <w:sz w:val="24"/>
          <w:szCs w:val="24"/>
          <w:lang w:val="en-US"/>
        </w:rPr>
        <w:t xml:space="preserve">: </w:t>
      </w:r>
      <w:r w:rsidR="00095935" w:rsidRPr="001A0EDF">
        <w:rPr>
          <w:rFonts w:ascii="Times New Roman" w:hAnsi="Times New Roman" w:cs="Times New Roman"/>
          <w:i/>
          <w:iCs/>
          <w:color w:val="00B050"/>
          <w:sz w:val="24"/>
          <w:szCs w:val="24"/>
          <w:lang w:val="en-US"/>
        </w:rPr>
        <w:t xml:space="preserve">Powder, hot compacted by </w:t>
      </w:r>
      <w:r w:rsidR="001A0EDF" w:rsidRPr="001A0EDF">
        <w:rPr>
          <w:rFonts w:ascii="Times New Roman" w:hAnsi="Times New Roman" w:cs="Times New Roman"/>
          <w:i/>
          <w:iCs/>
          <w:color w:val="00B050"/>
          <w:sz w:val="24"/>
          <w:szCs w:val="24"/>
          <w:lang w:val="en-US"/>
        </w:rPr>
        <w:t>FAST/SPS, hot deformed by FAST/SPS (HDS 701)</w:t>
      </w:r>
      <w:r w:rsidRPr="001A0EDF">
        <w:rPr>
          <w:rFonts w:ascii="Times New Roman" w:hAnsi="Times New Roman" w:cs="Times New Roman"/>
          <w:i/>
          <w:iCs/>
          <w:color w:val="00B050"/>
          <w:sz w:val="24"/>
          <w:szCs w:val="24"/>
          <w:lang w:val="en-US"/>
        </w:rPr>
        <w:t xml:space="preserve">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Comparison of magnetization </w:t>
      </w:r>
      <w:r w:rsidRPr="00392069">
        <w:rPr>
          <w:rFonts w:ascii="Times New Roman" w:hAnsi="Times New Roman" w:cs="Times New Roman"/>
          <w:i/>
          <w:iCs/>
          <w:sz w:val="24"/>
          <w:szCs w:val="24"/>
          <w:lang w:val="en-US"/>
        </w:rPr>
        <w:t>behavior</w:t>
      </w:r>
      <w:r w:rsidRPr="00755379">
        <w:rPr>
          <w:rFonts w:ascii="Times New Roman" w:hAnsi="Times New Roman" w:cs="Times New Roman"/>
          <w:i/>
          <w:iCs/>
          <w:sz w:val="24"/>
          <w:szCs w:val="24"/>
          <w:lang w:val="en-US"/>
        </w:rPr>
        <w:t xml:space="preserve"> of Nd-Fe-B magnets made by FAST/SPS (HDS-series) and </w:t>
      </w:r>
      <w:r w:rsidR="00095935" w:rsidRPr="00095935">
        <w:rPr>
          <w:rFonts w:ascii="Times New Roman" w:hAnsi="Times New Roman" w:cs="Times New Roman"/>
          <w:i/>
          <w:iCs/>
          <w:color w:val="00B050"/>
          <w:sz w:val="24"/>
          <w:szCs w:val="24"/>
          <w:lang w:val="en-US"/>
        </w:rPr>
        <w:t>conventional</w:t>
      </w:r>
      <w:r w:rsidR="00095935">
        <w:rPr>
          <w:rFonts w:ascii="Times New Roman" w:hAnsi="Times New Roman" w:cs="Times New Roman"/>
          <w:i/>
          <w:iCs/>
          <w:sz w:val="24"/>
          <w:szCs w:val="24"/>
          <w:lang w:val="en-US"/>
        </w:rPr>
        <w:t xml:space="preserve"> </w:t>
      </w:r>
      <w:r w:rsidRPr="00755379">
        <w:rPr>
          <w:rFonts w:ascii="Times New Roman" w:hAnsi="Times New Roman" w:cs="Times New Roman"/>
          <w:i/>
          <w:iCs/>
          <w:sz w:val="24"/>
          <w:szCs w:val="24"/>
          <w:lang w:val="en-US"/>
        </w:rPr>
        <w:t>HP [</w:t>
      </w:r>
      <w:proofErr w:type="spellStart"/>
      <w:r w:rsidRPr="006B1249">
        <w:rPr>
          <w:rFonts w:ascii="Times New Roman" w:hAnsi="Times New Roman" w:cs="Times New Roman"/>
          <w:b/>
          <w:bCs/>
          <w:i/>
          <w:iCs/>
          <w:color w:val="0000FF"/>
          <w:sz w:val="24"/>
          <w:szCs w:val="24"/>
          <w:lang w:val="en-US"/>
        </w:rPr>
        <w:t>Sawatzki</w:t>
      </w:r>
      <w:proofErr w:type="spellEnd"/>
      <w:r w:rsidRPr="006B1249">
        <w:rPr>
          <w:rFonts w:ascii="Times New Roman" w:hAnsi="Times New Roman" w:cs="Times New Roman"/>
          <w:b/>
          <w:bCs/>
          <w:i/>
          <w:iCs/>
          <w:color w:val="0000FF"/>
          <w:sz w:val="24"/>
          <w:szCs w:val="24"/>
          <w:lang w:val="en-US"/>
        </w:rPr>
        <w:t xml:space="preserve"> 2016</w:t>
      </w:r>
      <w:r w:rsidRPr="00755379">
        <w:rPr>
          <w:rFonts w:ascii="Times New Roman" w:hAnsi="Times New Roman" w:cs="Times New Roman"/>
          <w:i/>
          <w:iCs/>
          <w:sz w:val="24"/>
          <w:szCs w:val="24"/>
          <w:lang w:val="en-US"/>
        </w:rPr>
        <w:t>]. The differences in height reduction for both techniques resulting in similar magnetic properties are pointed out.</w:t>
      </w:r>
    </w:p>
    <w:p w14:paraId="71A46C82" w14:textId="54C8BC44" w:rsidR="006B1249" w:rsidRDefault="006B1249" w:rsidP="002C7BA2">
      <w:pPr>
        <w:spacing w:after="0" w:line="360" w:lineRule="auto"/>
        <w:jc w:val="both"/>
        <w:rPr>
          <w:rFonts w:ascii="Times New Roman" w:hAnsi="Times New Roman" w:cs="Times New Roman"/>
          <w:sz w:val="24"/>
          <w:szCs w:val="24"/>
          <w:lang w:val="en-US"/>
        </w:rPr>
      </w:pPr>
    </w:p>
    <w:p w14:paraId="42BB6E21" w14:textId="5746F751" w:rsidR="006B1249" w:rsidRPr="001A0EDF" w:rsidRDefault="006B1249" w:rsidP="006B1249">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In the literature, the best results of hot deformation by </w:t>
      </w:r>
      <w:r>
        <w:rPr>
          <w:rFonts w:ascii="Times New Roman" w:hAnsi="Times New Roman" w:cs="Times New Roman"/>
          <w:sz w:val="24"/>
          <w:szCs w:val="24"/>
          <w:lang w:val="en-US"/>
        </w:rPr>
        <w:t>SPT</w:t>
      </w:r>
      <w:r w:rsidRPr="00755379">
        <w:rPr>
          <w:rFonts w:ascii="Times New Roman" w:hAnsi="Times New Roman" w:cs="Times New Roman"/>
          <w:sz w:val="24"/>
          <w:szCs w:val="24"/>
          <w:lang w:val="en-US"/>
        </w:rPr>
        <w:t xml:space="preserve"> were achieved by Liu et al. [</w:t>
      </w:r>
      <w:r w:rsidRPr="00755379">
        <w:rPr>
          <w:rFonts w:ascii="Times New Roman" w:hAnsi="Times New Roman" w:cs="Times New Roman"/>
          <w:b/>
          <w:bCs/>
          <w:color w:val="0000FF"/>
          <w:sz w:val="24"/>
          <w:szCs w:val="24"/>
          <w:lang w:val="en-US"/>
        </w:rPr>
        <w:t>Liu 2010</w:t>
      </w:r>
      <w:r w:rsidRPr="00755379">
        <w:rPr>
          <w:rFonts w:ascii="Times New Roman" w:hAnsi="Times New Roman" w:cs="Times New Roman"/>
          <w:sz w:val="24"/>
          <w:szCs w:val="24"/>
          <w:lang w:val="en-US"/>
        </w:rPr>
        <w:t>] and Wang et al. [</w:t>
      </w:r>
      <w:r w:rsidRPr="00755379">
        <w:rPr>
          <w:rFonts w:ascii="Times New Roman" w:hAnsi="Times New Roman" w:cs="Times New Roman"/>
          <w:b/>
          <w:bCs/>
          <w:color w:val="0000FF"/>
          <w:sz w:val="24"/>
          <w:szCs w:val="24"/>
          <w:lang w:val="en-US"/>
        </w:rPr>
        <w:t>Wang 2015</w:t>
      </w:r>
      <w:r w:rsidRPr="00755379">
        <w:rPr>
          <w:rFonts w:ascii="Times New Roman" w:hAnsi="Times New Roman" w:cs="Times New Roman"/>
          <w:sz w:val="24"/>
          <w:szCs w:val="24"/>
          <w:lang w:val="en-US"/>
        </w:rPr>
        <w:t xml:space="preserve">]. </w:t>
      </w:r>
      <w:r w:rsidRPr="001A0EDF">
        <w:rPr>
          <w:rFonts w:ascii="Times New Roman" w:hAnsi="Times New Roman" w:cs="Times New Roman"/>
          <w:sz w:val="24"/>
          <w:szCs w:val="24"/>
          <w:lang w:val="en-US"/>
        </w:rPr>
        <w:t xml:space="preserve">Liu </w:t>
      </w:r>
      <w:r w:rsidRPr="001A0EDF">
        <w:rPr>
          <w:rFonts w:ascii="Times New Roman" w:hAnsi="Times New Roman" w:cs="Times New Roman"/>
          <w:i/>
          <w:iCs/>
          <w:sz w:val="24"/>
          <w:szCs w:val="24"/>
          <w:lang w:val="en-US"/>
        </w:rPr>
        <w:t>et al.</w:t>
      </w:r>
      <w:r w:rsidRPr="001A0EDF">
        <w:rPr>
          <w:rFonts w:ascii="Times New Roman" w:hAnsi="Times New Roman" w:cs="Times New Roman"/>
          <w:sz w:val="24"/>
          <w:szCs w:val="24"/>
          <w:lang w:val="en-US"/>
        </w:rPr>
        <w:t xml:space="preserve"> performed SPT hot-deformation on </w:t>
      </w:r>
      <w:proofErr w:type="gramStart"/>
      <w:r w:rsidRPr="001A0EDF">
        <w:rPr>
          <w:rFonts w:ascii="Times New Roman" w:hAnsi="Times New Roman" w:cs="Times New Roman"/>
          <w:sz w:val="24"/>
          <w:szCs w:val="24"/>
          <w:lang w:val="en-US"/>
        </w:rPr>
        <w:t>a</w:t>
      </w:r>
      <w:proofErr w:type="gramEnd"/>
      <w:r w:rsidRPr="001A0EDF">
        <w:rPr>
          <w:rFonts w:ascii="Times New Roman" w:hAnsi="Times New Roman" w:cs="Times New Roman"/>
          <w:sz w:val="24"/>
          <w:szCs w:val="24"/>
          <w:lang w:val="en-US"/>
        </w:rPr>
        <w:t xml:space="preserve"> MQP-UG powder at 400 MPa and 700°C, achieving a height reduction of 80 %. </w:t>
      </w:r>
      <w:commentRangeStart w:id="66"/>
      <w:commentRangeStart w:id="67"/>
      <w:commentRangeStart w:id="68"/>
      <w:r w:rsidRPr="001A0EDF">
        <w:rPr>
          <w:rFonts w:ascii="Times New Roman" w:hAnsi="Times New Roman" w:cs="Times New Roman"/>
          <w:sz w:val="24"/>
          <w:szCs w:val="24"/>
          <w:lang w:val="en-US"/>
        </w:rPr>
        <w:t>The magnetic performance of this sample was B</w:t>
      </w:r>
      <w:r w:rsidRPr="001A0EDF">
        <w:rPr>
          <w:rFonts w:ascii="Times New Roman" w:hAnsi="Times New Roman" w:cs="Times New Roman"/>
          <w:sz w:val="24"/>
          <w:szCs w:val="24"/>
          <w:vertAlign w:val="subscript"/>
          <w:lang w:val="en-US"/>
        </w:rPr>
        <w:t>r</w:t>
      </w:r>
      <w:r w:rsidRPr="001A0EDF">
        <w:rPr>
          <w:rFonts w:ascii="Times New Roman" w:hAnsi="Times New Roman" w:cs="Times New Roman"/>
          <w:sz w:val="24"/>
          <w:szCs w:val="24"/>
          <w:lang w:val="en-US"/>
        </w:rPr>
        <w:t xml:space="preserve"> = 1.492 T,</w:t>
      </w:r>
      <w:commentRangeEnd w:id="66"/>
      <w:r w:rsidRPr="001A0EDF">
        <w:rPr>
          <w:rStyle w:val="CommentReference"/>
          <w:lang w:val="en-US"/>
        </w:rPr>
        <w:commentReference w:id="66"/>
      </w:r>
      <w:commentRangeEnd w:id="67"/>
      <w:r w:rsidRPr="001A0EDF">
        <w:rPr>
          <w:rStyle w:val="CommentReference"/>
          <w:lang w:val="en-US"/>
        </w:rPr>
        <w:commentReference w:id="67"/>
      </w:r>
      <w:commentRangeEnd w:id="68"/>
      <w:r w:rsidR="00154A48">
        <w:rPr>
          <w:rStyle w:val="CommentReference"/>
          <w:lang w:val="tr-TR"/>
        </w:rPr>
        <w:commentReference w:id="68"/>
      </w:r>
      <w:r w:rsidRPr="001A0EDF">
        <w:rPr>
          <w:rFonts w:ascii="Times New Roman" w:hAnsi="Times New Roman" w:cs="Times New Roman"/>
          <w:sz w:val="24"/>
          <w:szCs w:val="24"/>
          <w:lang w:val="en-US"/>
        </w:rPr>
        <w:t xml:space="preserve"> </w:t>
      </w:r>
      <w:proofErr w:type="spellStart"/>
      <w:r w:rsidRPr="001A0EDF">
        <w:rPr>
          <w:rFonts w:ascii="Times New Roman" w:hAnsi="Times New Roman" w:cs="Times New Roman"/>
          <w:sz w:val="24"/>
          <w:szCs w:val="24"/>
          <w:lang w:val="en-US"/>
        </w:rPr>
        <w:t>H</w:t>
      </w:r>
      <w:r w:rsidRPr="001A0EDF">
        <w:rPr>
          <w:rFonts w:ascii="Times New Roman" w:hAnsi="Times New Roman" w:cs="Times New Roman"/>
          <w:sz w:val="24"/>
          <w:szCs w:val="24"/>
          <w:vertAlign w:val="subscript"/>
          <w:lang w:val="en-US"/>
        </w:rPr>
        <w:t>c</w:t>
      </w:r>
      <w:r w:rsidR="001A0EDF" w:rsidRPr="001A0EDF">
        <w:rPr>
          <w:rFonts w:ascii="Times New Roman" w:hAnsi="Times New Roman" w:cs="Times New Roman"/>
          <w:sz w:val="24"/>
          <w:szCs w:val="24"/>
          <w:vertAlign w:val="subscript"/>
          <w:lang w:val="en-US"/>
        </w:rPr>
        <w:t>j</w:t>
      </w:r>
      <w:proofErr w:type="spellEnd"/>
      <w:r w:rsidRPr="001A0EDF">
        <w:rPr>
          <w:rFonts w:ascii="Times New Roman" w:hAnsi="Times New Roman" w:cs="Times New Roman"/>
          <w:sz w:val="24"/>
          <w:szCs w:val="24"/>
          <w:lang w:val="en-US"/>
        </w:rPr>
        <w:t xml:space="preserve"> = 1004 kA</w:t>
      </w:r>
      <w:r w:rsidRPr="001A0EDF">
        <w:rPr>
          <w:rFonts w:ascii="Times New Roman" w:hAnsi="Times New Roman" w:cs="Times New Roman"/>
          <w:sz w:val="24"/>
          <w:szCs w:val="24"/>
          <w:lang w:val="en-US"/>
        </w:rPr>
        <w:sym w:font="Symbol" w:char="F0D7"/>
      </w:r>
      <w:r w:rsidRPr="001A0EDF">
        <w:rPr>
          <w:rFonts w:ascii="Times New Roman" w:hAnsi="Times New Roman" w:cs="Times New Roman"/>
          <w:sz w:val="24"/>
          <w:szCs w:val="24"/>
          <w:lang w:val="en-US"/>
        </w:rPr>
        <w:t>m</w:t>
      </w:r>
      <w:r w:rsidRPr="001A0EDF">
        <w:rPr>
          <w:rFonts w:ascii="Times New Roman" w:hAnsi="Times New Roman" w:cs="Times New Roman"/>
          <w:sz w:val="24"/>
          <w:szCs w:val="24"/>
          <w:vertAlign w:val="superscript"/>
          <w:lang w:val="en-US"/>
        </w:rPr>
        <w:t>-1</w:t>
      </w:r>
      <w:r w:rsidRPr="001A0EDF">
        <w:rPr>
          <w:rFonts w:ascii="Times New Roman" w:hAnsi="Times New Roman" w:cs="Times New Roman"/>
          <w:sz w:val="24"/>
          <w:szCs w:val="24"/>
          <w:lang w:val="en-US"/>
        </w:rPr>
        <w:t>, and (BH)</w:t>
      </w:r>
      <w:r w:rsidRPr="001A0EDF">
        <w:rPr>
          <w:rFonts w:ascii="Times New Roman" w:hAnsi="Times New Roman" w:cs="Times New Roman"/>
          <w:sz w:val="24"/>
          <w:szCs w:val="24"/>
          <w:vertAlign w:val="subscript"/>
          <w:lang w:val="en-US"/>
        </w:rPr>
        <w:t>max</w:t>
      </w:r>
      <w:r w:rsidRPr="001A0EDF">
        <w:rPr>
          <w:rFonts w:ascii="Times New Roman" w:hAnsi="Times New Roman" w:cs="Times New Roman"/>
          <w:sz w:val="24"/>
          <w:szCs w:val="24"/>
          <w:lang w:val="en-US"/>
        </w:rPr>
        <w:t xml:space="preserve"> = 400 kJ</w:t>
      </w:r>
      <w:r w:rsidRPr="001A0EDF">
        <w:rPr>
          <w:rFonts w:ascii="Times New Roman" w:hAnsi="Times New Roman" w:cs="Times New Roman"/>
          <w:sz w:val="24"/>
          <w:szCs w:val="24"/>
          <w:lang w:val="en-US"/>
        </w:rPr>
        <w:sym w:font="Symbol" w:char="F0D7"/>
      </w:r>
      <w:r w:rsidRPr="001A0EDF">
        <w:rPr>
          <w:rFonts w:ascii="Times New Roman" w:hAnsi="Times New Roman" w:cs="Times New Roman"/>
          <w:sz w:val="24"/>
          <w:szCs w:val="24"/>
          <w:lang w:val="en-US"/>
        </w:rPr>
        <w:t>m</w:t>
      </w:r>
      <w:r w:rsidRPr="001A0EDF">
        <w:rPr>
          <w:rFonts w:ascii="Times New Roman" w:hAnsi="Times New Roman" w:cs="Times New Roman"/>
          <w:sz w:val="24"/>
          <w:szCs w:val="24"/>
          <w:vertAlign w:val="superscript"/>
          <w:lang w:val="en-US"/>
        </w:rPr>
        <w:t>-3</w:t>
      </w:r>
      <w:r w:rsidRPr="001A0EDF">
        <w:rPr>
          <w:rFonts w:ascii="Times New Roman" w:hAnsi="Times New Roman" w:cs="Times New Roman"/>
          <w:sz w:val="24"/>
          <w:szCs w:val="24"/>
          <w:lang w:val="en-US"/>
        </w:rPr>
        <w:t>. It should be noted that in this study, samples for magnetic performance were taken from the center of the magnet and did not include the magnet edge. Optimally this magnetic performance would be homogenous throughout a full SPT magnet. However, as the edge was not tested in this study, information regarding sample homogeneity is unknown.</w:t>
      </w:r>
    </w:p>
    <w:p w14:paraId="33EB5EC9" w14:textId="7EC71E78" w:rsidR="006B1249" w:rsidRDefault="006B1249" w:rsidP="002C7BA2">
      <w:pPr>
        <w:spacing w:after="0" w:line="360" w:lineRule="auto"/>
        <w:jc w:val="both"/>
        <w:rPr>
          <w:rFonts w:ascii="Times New Roman" w:hAnsi="Times New Roman" w:cs="Times New Roman"/>
          <w:sz w:val="24"/>
          <w:szCs w:val="24"/>
          <w:lang w:val="en-US"/>
        </w:rPr>
      </w:pPr>
    </w:p>
    <w:p w14:paraId="37E8CD1E" w14:textId="04608D4A" w:rsidR="006B1249" w:rsidRDefault="006B1249" w:rsidP="0096304E">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 xml:space="preserve">Wang et al. performed the hot deformation of </w:t>
      </w:r>
      <w:proofErr w:type="gramStart"/>
      <w:r w:rsidRPr="00755379">
        <w:rPr>
          <w:rFonts w:ascii="Times New Roman" w:hAnsi="Times New Roman" w:cs="Times New Roman"/>
          <w:sz w:val="24"/>
          <w:szCs w:val="24"/>
          <w:lang w:val="en-US"/>
        </w:rPr>
        <w:t>a</w:t>
      </w:r>
      <w:proofErr w:type="gramEnd"/>
      <w:r w:rsidRPr="00755379">
        <w:rPr>
          <w:rFonts w:ascii="Times New Roman" w:hAnsi="Times New Roman" w:cs="Times New Roman"/>
          <w:sz w:val="24"/>
          <w:szCs w:val="24"/>
          <w:lang w:val="en-US"/>
        </w:rPr>
        <w:t xml:space="preserve"> MQP-F powder at 500 MPa and 700°C, resulting in a height reduction of 70 %. The authors reported magnetic properties of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1.14 T, </w:t>
      </w:r>
      <w:proofErr w:type="spellStart"/>
      <w:r w:rsidRPr="00755379">
        <w:rPr>
          <w:rFonts w:ascii="Times New Roman" w:hAnsi="Times New Roman" w:cs="Times New Roman"/>
          <w:sz w:val="24"/>
          <w:szCs w:val="24"/>
          <w:lang w:val="en-US"/>
        </w:rPr>
        <w:t>H</w:t>
      </w:r>
      <w:r w:rsidRPr="00755379">
        <w:rPr>
          <w:rFonts w:ascii="Times New Roman" w:hAnsi="Times New Roman" w:cs="Times New Roman"/>
          <w:sz w:val="24"/>
          <w:szCs w:val="24"/>
          <w:vertAlign w:val="subscript"/>
          <w:lang w:val="en-US"/>
        </w:rPr>
        <w:t>cJ</w:t>
      </w:r>
      <w:proofErr w:type="spellEnd"/>
      <w:r w:rsidRPr="00755379">
        <w:rPr>
          <w:rFonts w:ascii="Times New Roman" w:hAnsi="Times New Roman" w:cs="Times New Roman"/>
          <w:sz w:val="24"/>
          <w:szCs w:val="24"/>
          <w:lang w:val="en-US"/>
        </w:rPr>
        <w:t xml:space="preserve"> = 1227.9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and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383.9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In the study of Wang et al., it has been demonstrated that the current pulse ratio (CPR) is an additional influence factor for tuning the magnetic properties. Magnets prepared with a CPR of 2:2 (= pulse length of 6.6 </w:t>
      </w:r>
      <w:proofErr w:type="spellStart"/>
      <w:r w:rsidRPr="00755379">
        <w:rPr>
          <w:rFonts w:ascii="Times New Roman" w:hAnsi="Times New Roman" w:cs="Times New Roman"/>
          <w:sz w:val="24"/>
          <w:szCs w:val="24"/>
          <w:lang w:val="en-US"/>
        </w:rPr>
        <w:t>ms</w:t>
      </w:r>
      <w:proofErr w:type="spellEnd"/>
      <w:r w:rsidRPr="00755379">
        <w:rPr>
          <w:rFonts w:ascii="Times New Roman" w:hAnsi="Times New Roman" w:cs="Times New Roman"/>
          <w:sz w:val="24"/>
          <w:szCs w:val="24"/>
          <w:lang w:val="en-US"/>
        </w:rPr>
        <w:t xml:space="preserve">) outperformed the performance of magnets prepared with a CPR of 12:2 (= pulse length 39.6 </w:t>
      </w:r>
      <w:proofErr w:type="spellStart"/>
      <w:r w:rsidRPr="00755379">
        <w:rPr>
          <w:rFonts w:ascii="Times New Roman" w:hAnsi="Times New Roman" w:cs="Times New Roman"/>
          <w:sz w:val="24"/>
          <w:szCs w:val="24"/>
          <w:lang w:val="en-US"/>
        </w:rPr>
        <w:t>ms</w:t>
      </w:r>
      <w:proofErr w:type="spellEnd"/>
      <w:r w:rsidRPr="00755379">
        <w:rPr>
          <w:rFonts w:ascii="Times New Roman" w:hAnsi="Times New Roman" w:cs="Times New Roman"/>
          <w:sz w:val="24"/>
          <w:szCs w:val="24"/>
          <w:lang w:val="en-US"/>
        </w:rPr>
        <w:t>). In the latter case, the properties were slightly lower with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1.11 T, </w:t>
      </w:r>
      <w:proofErr w:type="spellStart"/>
      <w:r w:rsidRPr="00755379">
        <w:rPr>
          <w:rFonts w:ascii="Times New Roman" w:hAnsi="Times New Roman" w:cs="Times New Roman"/>
          <w:sz w:val="24"/>
          <w:szCs w:val="24"/>
          <w:lang w:val="en-US"/>
        </w:rPr>
        <w:t>H</w:t>
      </w:r>
      <w:r w:rsidRPr="00755379">
        <w:rPr>
          <w:rFonts w:ascii="Times New Roman" w:hAnsi="Times New Roman" w:cs="Times New Roman"/>
          <w:sz w:val="24"/>
          <w:szCs w:val="24"/>
          <w:vertAlign w:val="subscript"/>
          <w:lang w:val="en-US"/>
        </w:rPr>
        <w:t>ci</w:t>
      </w:r>
      <w:proofErr w:type="spellEnd"/>
      <w:r w:rsidRPr="00755379">
        <w:rPr>
          <w:rFonts w:ascii="Times New Roman" w:hAnsi="Times New Roman" w:cs="Times New Roman"/>
          <w:sz w:val="24"/>
          <w:szCs w:val="24"/>
          <w:lang w:val="en-US"/>
        </w:rPr>
        <w:t xml:space="preserve"> = 1205.6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352.2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The authors </w:t>
      </w:r>
      <w:r w:rsidRPr="001A0EDF">
        <w:rPr>
          <w:rFonts w:ascii="Times New Roman" w:hAnsi="Times New Roman" w:cs="Times New Roman"/>
          <w:sz w:val="24"/>
          <w:szCs w:val="24"/>
          <w:lang w:val="en-US"/>
        </w:rPr>
        <w:t>argued that the amount of partial liquid phase during deformation is reduced with shorter pulse length reducing the decomposition of the Nd</w:t>
      </w:r>
      <w:r w:rsidRPr="001A0EDF">
        <w:rPr>
          <w:rFonts w:ascii="Times New Roman" w:hAnsi="Times New Roman" w:cs="Times New Roman"/>
          <w:sz w:val="24"/>
          <w:szCs w:val="24"/>
          <w:vertAlign w:val="subscript"/>
          <w:lang w:val="en-US"/>
        </w:rPr>
        <w:t>2</w:t>
      </w:r>
      <w:r w:rsidRPr="001A0EDF">
        <w:rPr>
          <w:rFonts w:ascii="Times New Roman" w:hAnsi="Times New Roman" w:cs="Times New Roman"/>
          <w:sz w:val="24"/>
          <w:szCs w:val="24"/>
          <w:lang w:val="en-US"/>
        </w:rPr>
        <w:t>Fe</w:t>
      </w:r>
      <w:r w:rsidRPr="001A0EDF">
        <w:rPr>
          <w:rFonts w:ascii="Times New Roman" w:hAnsi="Times New Roman" w:cs="Times New Roman"/>
          <w:sz w:val="24"/>
          <w:szCs w:val="24"/>
          <w:vertAlign w:val="subscript"/>
          <w:lang w:val="en-US"/>
        </w:rPr>
        <w:t>14</w:t>
      </w:r>
      <w:r w:rsidRPr="001A0EDF">
        <w:rPr>
          <w:rFonts w:ascii="Times New Roman" w:hAnsi="Times New Roman" w:cs="Times New Roman"/>
          <w:sz w:val="24"/>
          <w:szCs w:val="24"/>
          <w:lang w:val="en-US"/>
        </w:rPr>
        <w:t>B phase during hot deformation. Though change in CPR was not conducted in this work, it adds another layer of possibility for fine-tuning parameters to produce optimized SPT magnets.</w:t>
      </w:r>
      <w:r w:rsidR="0096304E" w:rsidRPr="001A0EDF">
        <w:rPr>
          <w:rFonts w:ascii="Times New Roman" w:hAnsi="Times New Roman" w:cs="Times New Roman"/>
          <w:sz w:val="24"/>
          <w:szCs w:val="24"/>
          <w:lang w:val="en-US"/>
        </w:rPr>
        <w:t xml:space="preserve"> When benchmarking the results of Liu et al. [</w:t>
      </w:r>
      <w:r w:rsidR="0096304E" w:rsidRPr="001A0EDF">
        <w:rPr>
          <w:rFonts w:ascii="Times New Roman" w:hAnsi="Times New Roman" w:cs="Times New Roman"/>
          <w:b/>
          <w:bCs/>
          <w:color w:val="0000FF"/>
          <w:sz w:val="24"/>
          <w:szCs w:val="24"/>
          <w:lang w:val="en-US"/>
        </w:rPr>
        <w:t>Liu 2010</w:t>
      </w:r>
      <w:r w:rsidR="0096304E" w:rsidRPr="001A0EDF">
        <w:rPr>
          <w:rFonts w:ascii="Times New Roman" w:hAnsi="Times New Roman" w:cs="Times New Roman"/>
          <w:sz w:val="24"/>
          <w:szCs w:val="24"/>
          <w:lang w:val="en-US"/>
        </w:rPr>
        <w:t>] and Wang et al. [</w:t>
      </w:r>
      <w:r w:rsidR="0096304E" w:rsidRPr="001A0EDF">
        <w:rPr>
          <w:rFonts w:ascii="Times New Roman" w:hAnsi="Times New Roman" w:cs="Times New Roman"/>
          <w:b/>
          <w:bCs/>
          <w:color w:val="0000FF"/>
          <w:sz w:val="24"/>
          <w:szCs w:val="24"/>
          <w:lang w:val="en-US"/>
        </w:rPr>
        <w:t>Wang 2015</w:t>
      </w:r>
      <w:r w:rsidR="0096304E" w:rsidRPr="001A0EDF">
        <w:rPr>
          <w:rFonts w:ascii="Times New Roman" w:hAnsi="Times New Roman" w:cs="Times New Roman"/>
          <w:sz w:val="24"/>
          <w:szCs w:val="24"/>
          <w:lang w:val="en-US"/>
        </w:rPr>
        <w:t xml:space="preserve">], </w:t>
      </w:r>
      <w:r w:rsidR="0096304E" w:rsidRPr="00154A48">
        <w:rPr>
          <w:rFonts w:ascii="Times New Roman" w:hAnsi="Times New Roman" w:cs="Times New Roman"/>
          <w:sz w:val="24"/>
          <w:szCs w:val="24"/>
          <w:highlight w:val="cyan"/>
          <w:lang w:val="en-US"/>
        </w:rPr>
        <w:t xml:space="preserve">it must be considered that powders from MQP series were used as starting materials, which are –according to the manufacturer </w:t>
      </w:r>
      <w:proofErr w:type="spellStart"/>
      <w:r w:rsidR="0096304E" w:rsidRPr="00154A48">
        <w:rPr>
          <w:rFonts w:ascii="Times New Roman" w:hAnsi="Times New Roman" w:cs="Times New Roman"/>
          <w:sz w:val="24"/>
          <w:szCs w:val="24"/>
          <w:highlight w:val="cyan"/>
          <w:lang w:val="en-US"/>
        </w:rPr>
        <w:t>Magnequench</w:t>
      </w:r>
      <w:proofErr w:type="spellEnd"/>
      <w:r w:rsidR="0096304E" w:rsidRPr="00154A48">
        <w:rPr>
          <w:rFonts w:ascii="Times New Roman" w:hAnsi="Times New Roman" w:cs="Times New Roman"/>
          <w:sz w:val="24"/>
          <w:szCs w:val="24"/>
          <w:highlight w:val="cyan"/>
          <w:lang w:val="en-US"/>
        </w:rPr>
        <w:t xml:space="preserve"> – usually applied for bonded magnets and not optimized for hot deformation [</w:t>
      </w:r>
      <w:proofErr w:type="spellStart"/>
      <w:r w:rsidR="0096304E" w:rsidRPr="00154A48">
        <w:rPr>
          <w:rFonts w:ascii="Times New Roman" w:hAnsi="Times New Roman" w:cs="Times New Roman"/>
          <w:b/>
          <w:bCs/>
          <w:color w:val="0000FF"/>
          <w:sz w:val="24"/>
          <w:szCs w:val="24"/>
          <w:highlight w:val="cyan"/>
          <w:lang w:val="en-US"/>
        </w:rPr>
        <w:t>Magnequench</w:t>
      </w:r>
      <w:proofErr w:type="spellEnd"/>
      <w:r w:rsidR="0096304E" w:rsidRPr="00154A48">
        <w:rPr>
          <w:rFonts w:ascii="Times New Roman" w:hAnsi="Times New Roman" w:cs="Times New Roman"/>
          <w:b/>
          <w:bCs/>
          <w:color w:val="0000FF"/>
          <w:sz w:val="24"/>
          <w:szCs w:val="24"/>
          <w:highlight w:val="cyan"/>
          <w:lang w:val="en-US"/>
        </w:rPr>
        <w:t xml:space="preserve"> 2024</w:t>
      </w:r>
      <w:r w:rsidR="0096304E" w:rsidRPr="00154A48">
        <w:rPr>
          <w:rFonts w:ascii="Times New Roman" w:hAnsi="Times New Roman" w:cs="Times New Roman"/>
          <w:sz w:val="24"/>
          <w:szCs w:val="24"/>
          <w:highlight w:val="cyan"/>
          <w:lang w:val="en-US"/>
        </w:rPr>
        <w:t>].</w:t>
      </w:r>
    </w:p>
    <w:p w14:paraId="3F5C57D6" w14:textId="54A28DD9" w:rsidR="006B1249" w:rsidRPr="00157701" w:rsidRDefault="006B1249" w:rsidP="002C7BA2">
      <w:pPr>
        <w:spacing w:after="0" w:line="360" w:lineRule="auto"/>
        <w:jc w:val="both"/>
        <w:rPr>
          <w:rFonts w:ascii="Times New Roman" w:hAnsi="Times New Roman" w:cs="Times New Roman"/>
          <w:sz w:val="24"/>
          <w:szCs w:val="24"/>
          <w:lang w:val="en-US"/>
        </w:rPr>
      </w:pPr>
    </w:p>
    <w:p w14:paraId="7B28A741" w14:textId="03055B61" w:rsidR="006B1249" w:rsidRDefault="006B1249" w:rsidP="002C7BA2">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4. Conclusions</w:t>
      </w:r>
    </w:p>
    <w:p w14:paraId="47FE0970" w14:textId="1785E5A3" w:rsidR="006B1249" w:rsidRPr="00157701" w:rsidRDefault="001A0EDF" w:rsidP="002C7BA2">
      <w:pPr>
        <w:spacing w:after="0" w:line="360" w:lineRule="auto"/>
        <w:jc w:val="both"/>
        <w:rPr>
          <w:rFonts w:ascii="Times New Roman" w:hAnsi="Times New Roman" w:cs="Times New Roman"/>
          <w:sz w:val="24"/>
          <w:szCs w:val="24"/>
          <w:lang w:val="en-US"/>
        </w:rPr>
      </w:pPr>
      <w:r w:rsidRPr="00157701">
        <w:rPr>
          <w:rFonts w:ascii="Times New Roman" w:hAnsi="Times New Roman" w:cs="Times New Roman"/>
          <w:sz w:val="24"/>
          <w:szCs w:val="24"/>
          <w:lang w:val="en-US"/>
        </w:rPr>
        <w:t>Our results reveal that Nd-Fe-B magnets, which were hot deformed by spark plasma texturing (SPT) approach, have shown good magnetic performance even exceed</w:t>
      </w:r>
      <w:r w:rsidR="00157701" w:rsidRPr="00157701">
        <w:rPr>
          <w:rFonts w:ascii="Times New Roman" w:hAnsi="Times New Roman" w:cs="Times New Roman"/>
          <w:sz w:val="24"/>
          <w:szCs w:val="24"/>
          <w:lang w:val="en-US"/>
        </w:rPr>
        <w:t>ing</w:t>
      </w:r>
      <w:r w:rsidRPr="00157701">
        <w:rPr>
          <w:rFonts w:ascii="Times New Roman" w:hAnsi="Times New Roman" w:cs="Times New Roman"/>
          <w:sz w:val="24"/>
          <w:szCs w:val="24"/>
          <w:lang w:val="en-US"/>
        </w:rPr>
        <w:t xml:space="preserve"> the properties of some commercial anisotropic Nd-Fe-B magnets. The best performance was achieved with a SPT-deformed dense magnet </w:t>
      </w:r>
      <w:r w:rsid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sample name HDS701</w:t>
      </w:r>
      <w:r w:rsid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which was pre-sintered to almost theoretical density by FAST/SPS (75 K</w:t>
      </w:r>
      <w:r w:rsidRPr="00157701">
        <w:rPr>
          <w:rFonts w:ascii="Times New Roman" w:hAnsi="Times New Roman" w:cs="Times New Roman"/>
          <w:sz w:val="24"/>
          <w:szCs w:val="24"/>
          <w:lang w:val="en-US"/>
        </w:rPr>
        <w:sym w:font="Symbol" w:char="F0D7"/>
      </w:r>
      <w:r w:rsidRPr="00157701">
        <w:rPr>
          <w:rFonts w:ascii="Times New Roman" w:hAnsi="Times New Roman" w:cs="Times New Roman"/>
          <w:sz w:val="24"/>
          <w:szCs w:val="24"/>
          <w:lang w:val="en-US"/>
        </w:rPr>
        <w:t>min</w:t>
      </w:r>
      <w:r w:rsidRPr="00157701">
        <w:rPr>
          <w:rFonts w:ascii="Times New Roman" w:hAnsi="Times New Roman" w:cs="Times New Roman"/>
          <w:sz w:val="24"/>
          <w:szCs w:val="24"/>
          <w:vertAlign w:val="superscript"/>
          <w:lang w:val="en-US"/>
        </w:rPr>
        <w:t>-1</w:t>
      </w:r>
      <w:r w:rsidRPr="00157701">
        <w:rPr>
          <w:rFonts w:ascii="Times New Roman" w:hAnsi="Times New Roman" w:cs="Times New Roman"/>
          <w:sz w:val="24"/>
          <w:szCs w:val="24"/>
          <w:lang w:val="en-US"/>
        </w:rPr>
        <w:t xml:space="preserve">, 725°C, 45 MPa, 1 min) and then SPT hot deformed at 70 MPa, </w:t>
      </w:r>
      <w:r w:rsidRPr="00157701">
        <w:rPr>
          <w:rFonts w:ascii="Times New Roman" w:hAnsi="Times New Roman" w:cs="Times New Roman"/>
          <w:sz w:val="24"/>
          <w:szCs w:val="24"/>
          <w:lang w:val="en-US"/>
        </w:rPr>
        <w:lastRenderedPageBreak/>
        <w:t>750°C with a height reduction of 75 %. The magnet had a B</w:t>
      </w:r>
      <w:r w:rsidRPr="00157701">
        <w:rPr>
          <w:rFonts w:ascii="Times New Roman" w:hAnsi="Times New Roman" w:cs="Times New Roman"/>
          <w:sz w:val="24"/>
          <w:szCs w:val="24"/>
          <w:vertAlign w:val="subscript"/>
          <w:lang w:val="en-US"/>
        </w:rPr>
        <w:t>r</w:t>
      </w:r>
      <w:r w:rsidRPr="00157701">
        <w:rPr>
          <w:rFonts w:ascii="Times New Roman" w:hAnsi="Times New Roman" w:cs="Times New Roman"/>
          <w:sz w:val="24"/>
          <w:szCs w:val="24"/>
          <w:lang w:val="en-US"/>
        </w:rPr>
        <w:t xml:space="preserve"> = 1,38 T, </w:t>
      </w:r>
      <w:proofErr w:type="spellStart"/>
      <w:r w:rsidRPr="00157701">
        <w:rPr>
          <w:rFonts w:ascii="Times New Roman" w:hAnsi="Times New Roman" w:cs="Times New Roman"/>
          <w:sz w:val="24"/>
          <w:szCs w:val="24"/>
          <w:lang w:val="en-US"/>
        </w:rPr>
        <w:t>H</w:t>
      </w:r>
      <w:r w:rsidRPr="00157701">
        <w:rPr>
          <w:rFonts w:ascii="Times New Roman" w:hAnsi="Times New Roman" w:cs="Times New Roman"/>
          <w:sz w:val="24"/>
          <w:szCs w:val="24"/>
          <w:vertAlign w:val="subscript"/>
          <w:lang w:val="en-US"/>
        </w:rPr>
        <w:t>cJ</w:t>
      </w:r>
      <w:proofErr w:type="spellEnd"/>
      <w:r w:rsidRPr="00157701">
        <w:rPr>
          <w:rFonts w:ascii="Times New Roman" w:hAnsi="Times New Roman" w:cs="Times New Roman"/>
          <w:sz w:val="24"/>
          <w:szCs w:val="24"/>
          <w:lang w:val="en-US"/>
        </w:rPr>
        <w:t xml:space="preserve"> = 1180 kA</w:t>
      </w:r>
      <w:r w:rsidRPr="00157701">
        <w:rPr>
          <w:rFonts w:ascii="Times New Roman" w:hAnsi="Times New Roman" w:cs="Times New Roman"/>
          <w:sz w:val="24"/>
          <w:szCs w:val="24"/>
          <w:lang w:val="en-US"/>
        </w:rPr>
        <w:sym w:font="Symbol" w:char="F0D7"/>
      </w:r>
      <w:r w:rsidRPr="00157701">
        <w:rPr>
          <w:rFonts w:ascii="Times New Roman" w:hAnsi="Times New Roman" w:cs="Times New Roman"/>
          <w:sz w:val="24"/>
          <w:szCs w:val="24"/>
          <w:lang w:val="en-US"/>
        </w:rPr>
        <w:t>m</w:t>
      </w:r>
      <w:r w:rsidRPr="00157701">
        <w:rPr>
          <w:rFonts w:ascii="Times New Roman" w:hAnsi="Times New Roman" w:cs="Times New Roman"/>
          <w:sz w:val="24"/>
          <w:szCs w:val="24"/>
          <w:vertAlign w:val="superscript"/>
          <w:lang w:val="en-US"/>
        </w:rPr>
        <w:t>-1</w:t>
      </w:r>
      <w:r w:rsidRPr="00157701">
        <w:rPr>
          <w:rFonts w:ascii="Times New Roman" w:hAnsi="Times New Roman" w:cs="Times New Roman"/>
          <w:sz w:val="24"/>
          <w:szCs w:val="24"/>
          <w:lang w:val="en-US"/>
        </w:rPr>
        <w:t>, and (BH)</w:t>
      </w:r>
      <w:r w:rsidRPr="00157701">
        <w:rPr>
          <w:rFonts w:ascii="Times New Roman" w:hAnsi="Times New Roman" w:cs="Times New Roman"/>
          <w:sz w:val="24"/>
          <w:szCs w:val="24"/>
          <w:vertAlign w:val="subscript"/>
          <w:lang w:val="en-US"/>
        </w:rPr>
        <w:t>max</w:t>
      </w:r>
      <w:r w:rsidRPr="00157701">
        <w:rPr>
          <w:rFonts w:ascii="Times New Roman" w:hAnsi="Times New Roman" w:cs="Times New Roman"/>
          <w:sz w:val="24"/>
          <w:szCs w:val="24"/>
          <w:lang w:val="en-US"/>
        </w:rPr>
        <w:t xml:space="preserve"> = 353 kJ</w:t>
      </w:r>
      <w:r w:rsidRPr="00157701">
        <w:rPr>
          <w:rFonts w:ascii="Times New Roman" w:hAnsi="Times New Roman" w:cs="Times New Roman"/>
          <w:sz w:val="24"/>
          <w:szCs w:val="24"/>
          <w:lang w:val="en-US"/>
        </w:rPr>
        <w:sym w:font="Symbol" w:char="F0D7"/>
      </w:r>
      <w:r w:rsidRPr="00157701">
        <w:rPr>
          <w:rFonts w:ascii="Times New Roman" w:hAnsi="Times New Roman" w:cs="Times New Roman"/>
          <w:sz w:val="24"/>
          <w:szCs w:val="24"/>
          <w:lang w:val="en-US"/>
        </w:rPr>
        <w:t>m</w:t>
      </w:r>
      <w:r w:rsidRPr="00157701">
        <w:rPr>
          <w:rFonts w:ascii="Times New Roman" w:hAnsi="Times New Roman" w:cs="Times New Roman"/>
          <w:sz w:val="24"/>
          <w:szCs w:val="24"/>
          <w:vertAlign w:val="superscript"/>
          <w:lang w:val="en-US"/>
        </w:rPr>
        <w:t>-3</w:t>
      </w:r>
      <w:r w:rsidRPr="00157701">
        <w:rPr>
          <w:rFonts w:ascii="Times New Roman" w:hAnsi="Times New Roman" w:cs="Times New Roman"/>
          <w:sz w:val="24"/>
          <w:szCs w:val="24"/>
          <w:lang w:val="en-US"/>
        </w:rPr>
        <w:t xml:space="preserve">. A specific challenge of FAST/SPS devices is the need of applying a pre-load to ensure sufficient electrical contact. Therefore, samples must be necessarily pre-sintered when conducting hot-deformation in a FAST/SPS device. Our study reveals that </w:t>
      </w:r>
      <w:r w:rsidR="00157701" w:rsidRPr="00157701">
        <w:rPr>
          <w:rFonts w:ascii="Times New Roman" w:hAnsi="Times New Roman" w:cs="Times New Roman"/>
          <w:sz w:val="24"/>
          <w:szCs w:val="24"/>
          <w:lang w:val="en-US"/>
        </w:rPr>
        <w:t>dense compacts are</w:t>
      </w:r>
      <w:r w:rsidRPr="00157701">
        <w:rPr>
          <w:rFonts w:ascii="Times New Roman" w:hAnsi="Times New Roman" w:cs="Times New Roman"/>
          <w:sz w:val="24"/>
          <w:szCs w:val="24"/>
          <w:lang w:val="en-US"/>
        </w:rPr>
        <w:t xml:space="preserve"> – similar to conventional magnet production by hot pressing and die-upsetting – preferred for achieving homogeneous deformation, reliably avoiding cracks at the edges and improved texture. Another challenge is the avoidance of anomalous grain growth during pre-sintering as well as during hot deformation. The risk of anomalous grain growth is significantly enhanced if the FAST/SPS temperature exceeds 700°C in either hot compaction or SPT hot deformation. Contrarily, temperatures beyond 700°</w:t>
      </w:r>
      <w:proofErr w:type="spellStart"/>
      <w:r w:rsidRPr="00157701">
        <w:rPr>
          <w:rFonts w:ascii="Times New Roman" w:hAnsi="Times New Roman" w:cs="Times New Roman"/>
          <w:sz w:val="24"/>
          <w:szCs w:val="24"/>
          <w:lang w:val="en-US"/>
        </w:rPr>
        <w:t>C are</w:t>
      </w:r>
      <w:proofErr w:type="spellEnd"/>
      <w:r w:rsidRPr="00157701">
        <w:rPr>
          <w:rFonts w:ascii="Times New Roman" w:hAnsi="Times New Roman" w:cs="Times New Roman"/>
          <w:sz w:val="24"/>
          <w:szCs w:val="24"/>
          <w:lang w:val="en-US"/>
        </w:rPr>
        <w:t xml:space="preserve"> advantageous for full densification in the shortest possible time. Therefore, fine tuning of temperature and dwell time is an absolute must. Our studies show the influence applied pressure has on promoting anisotropic grain growth. The observation that higher pressures even accelerate grain growth requires further investigation.</w:t>
      </w:r>
    </w:p>
    <w:p w14:paraId="1D2E290A" w14:textId="77777777" w:rsidR="00157701" w:rsidRPr="00157701" w:rsidRDefault="00157701" w:rsidP="002C7BA2">
      <w:pPr>
        <w:spacing w:after="0" w:line="360" w:lineRule="auto"/>
        <w:jc w:val="both"/>
        <w:rPr>
          <w:rFonts w:ascii="Times New Roman" w:hAnsi="Times New Roman" w:cs="Times New Roman"/>
          <w:sz w:val="24"/>
          <w:szCs w:val="24"/>
          <w:lang w:val="en-US"/>
        </w:rPr>
      </w:pPr>
    </w:p>
    <w:p w14:paraId="23674A99" w14:textId="21B683BC" w:rsidR="006B1249" w:rsidRPr="00157701" w:rsidRDefault="006B1249" w:rsidP="002C7BA2">
      <w:pPr>
        <w:spacing w:after="0" w:line="360" w:lineRule="auto"/>
        <w:jc w:val="both"/>
        <w:rPr>
          <w:rFonts w:ascii="Times New Roman" w:hAnsi="Times New Roman" w:cs="Times New Roman"/>
          <w:sz w:val="24"/>
          <w:szCs w:val="24"/>
          <w:lang w:val="en-US"/>
        </w:rPr>
      </w:pPr>
      <w:r w:rsidRPr="00157701">
        <w:rPr>
          <w:rFonts w:ascii="Times New Roman" w:hAnsi="Times New Roman" w:cs="Times New Roman"/>
          <w:sz w:val="24"/>
          <w:szCs w:val="24"/>
          <w:lang w:val="en-US"/>
        </w:rPr>
        <w:t xml:space="preserve">Though the highest magnetic performance was not observed </w:t>
      </w:r>
      <w:r w:rsidR="007C05C3" w:rsidRPr="007C05C3">
        <w:rPr>
          <w:rFonts w:ascii="Times New Roman" w:hAnsi="Times New Roman" w:cs="Times New Roman"/>
          <w:color w:val="00B050"/>
          <w:sz w:val="24"/>
          <w:szCs w:val="24"/>
          <w:lang w:val="en-US"/>
        </w:rPr>
        <w:t>when doing hot deformation by SPT</w:t>
      </w:r>
      <w:r w:rsidR="00157701" w:rsidRPr="007C05C3">
        <w:rPr>
          <w:rFonts w:ascii="Times New Roman" w:hAnsi="Times New Roman" w:cs="Times New Roman"/>
          <w:color w:val="00B050"/>
          <w:sz w:val="24"/>
          <w:szCs w:val="24"/>
          <w:lang w:val="en-US"/>
        </w:rPr>
        <w:t xml:space="preserve"> </w:t>
      </w:r>
      <w:r w:rsidR="00157701" w:rsidRPr="00157701">
        <w:rPr>
          <w:rFonts w:ascii="Times New Roman" w:hAnsi="Times New Roman" w:cs="Times New Roman"/>
          <w:color w:val="00B050"/>
          <w:sz w:val="24"/>
          <w:szCs w:val="24"/>
          <w:lang w:val="en-US"/>
        </w:rPr>
        <w:t xml:space="preserve">starting from a </w:t>
      </w:r>
      <w:r w:rsidRPr="00157701">
        <w:rPr>
          <w:rFonts w:ascii="Times New Roman" w:hAnsi="Times New Roman" w:cs="Times New Roman"/>
          <w:color w:val="00B050"/>
          <w:sz w:val="24"/>
          <w:szCs w:val="24"/>
          <w:lang w:val="en-US"/>
        </w:rPr>
        <w:t xml:space="preserve">semi-dense </w:t>
      </w:r>
      <w:r w:rsidR="00157701" w:rsidRPr="00157701">
        <w:rPr>
          <w:rFonts w:ascii="Times New Roman" w:hAnsi="Times New Roman" w:cs="Times New Roman"/>
          <w:color w:val="00B050"/>
          <w:sz w:val="24"/>
          <w:szCs w:val="24"/>
          <w:lang w:val="en-US"/>
        </w:rPr>
        <w:t>compact</w:t>
      </w:r>
      <w:r w:rsidRPr="00157701">
        <w:rPr>
          <w:rFonts w:ascii="Times New Roman" w:hAnsi="Times New Roman" w:cs="Times New Roman"/>
          <w:sz w:val="24"/>
          <w:szCs w:val="24"/>
          <w:lang w:val="en-US"/>
        </w:rPr>
        <w:t xml:space="preserve">, room for parameter adjustment and optimization exists. The benefit of minimizing grain growth with a 500°C pre-sinter phase is the potential processing of anisotropic magnet scrap in the matrix. Future investigations will continue with both optimizing the low-temperature, semi-dense route with gradual introduction of crushed recycled magnetic scrap. Potentially SPT hot deformation of these semi-dense mixed-recycled compacts at high enough </w:t>
      </w:r>
      <w:r w:rsidR="00C96633" w:rsidRPr="00157701">
        <w:rPr>
          <w:rFonts w:ascii="Times New Roman" w:hAnsi="Times New Roman" w:cs="Times New Roman"/>
          <w:sz w:val="24"/>
          <w:szCs w:val="24"/>
          <w:lang w:val="en-US"/>
        </w:rPr>
        <w:t xml:space="preserve">temperature </w:t>
      </w:r>
      <w:r w:rsidRPr="00157701">
        <w:rPr>
          <w:rFonts w:ascii="Times New Roman" w:hAnsi="Times New Roman" w:cs="Times New Roman"/>
          <w:sz w:val="24"/>
          <w:szCs w:val="24"/>
          <w:lang w:val="en-US"/>
        </w:rPr>
        <w:t>could also induce grain rotation in the anisotropic scrap to align grain c-axis with the uniaxial pressing force. Nevertheless, further work is needed before this can be achieved.</w:t>
      </w:r>
    </w:p>
    <w:p w14:paraId="5C943D56" w14:textId="3E01F930" w:rsidR="006B1249" w:rsidRPr="00157701" w:rsidRDefault="006B1249" w:rsidP="002C7BA2">
      <w:pPr>
        <w:spacing w:after="0" w:line="360" w:lineRule="auto"/>
        <w:jc w:val="both"/>
        <w:rPr>
          <w:rFonts w:ascii="Times New Roman" w:hAnsi="Times New Roman" w:cs="Times New Roman"/>
          <w:sz w:val="24"/>
          <w:szCs w:val="24"/>
          <w:lang w:val="en-US"/>
        </w:rPr>
      </w:pPr>
    </w:p>
    <w:p w14:paraId="238DB76D" w14:textId="77777777" w:rsidR="006B1249" w:rsidRPr="00755379" w:rsidRDefault="006B1249" w:rsidP="006B124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Acknowledgements</w:t>
      </w:r>
    </w:p>
    <w:p w14:paraId="0EC29B74" w14:textId="4573C952" w:rsidR="006B1249" w:rsidRPr="00316BC0" w:rsidRDefault="006B1249" w:rsidP="006B1249">
      <w:pPr>
        <w:spacing w:after="0" w:line="360" w:lineRule="auto"/>
        <w:jc w:val="both"/>
        <w:rPr>
          <w:rFonts w:ascii="Times New Roman" w:hAnsi="Times New Roman" w:cs="Times New Roman"/>
          <w:sz w:val="24"/>
          <w:szCs w:val="24"/>
          <w:lang w:val="en-US"/>
        </w:rPr>
      </w:pPr>
      <w:r w:rsidRPr="00316BC0">
        <w:rPr>
          <w:rFonts w:ascii="Times New Roman" w:hAnsi="Times New Roman" w:cs="Times New Roman"/>
          <w:sz w:val="24"/>
          <w:szCs w:val="24"/>
          <w:lang w:val="en-US"/>
        </w:rPr>
        <w:t>This work was supported by the German Research Foundation (DFG) under the grant numbers BR3418/1-2 and GU514/8-2. Furthermore, parts of the work were done in the framework of the project “</w:t>
      </w:r>
      <w:proofErr w:type="spellStart"/>
      <w:r w:rsidRPr="00316BC0">
        <w:rPr>
          <w:rFonts w:ascii="Times New Roman" w:hAnsi="Times New Roman" w:cs="Times New Roman"/>
          <w:sz w:val="24"/>
          <w:szCs w:val="24"/>
          <w:lang w:val="en-US"/>
        </w:rPr>
        <w:t>EnerGieeffiziENtE</w:t>
      </w:r>
      <w:proofErr w:type="spellEnd"/>
      <w:r w:rsidRPr="00316BC0">
        <w:rPr>
          <w:rFonts w:ascii="Times New Roman" w:hAnsi="Times New Roman" w:cs="Times New Roman"/>
          <w:sz w:val="24"/>
          <w:szCs w:val="24"/>
          <w:lang w:val="en-US"/>
        </w:rPr>
        <w:t xml:space="preserve"> </w:t>
      </w:r>
      <w:proofErr w:type="spellStart"/>
      <w:r w:rsidRPr="00316BC0">
        <w:rPr>
          <w:rFonts w:ascii="Times New Roman" w:hAnsi="Times New Roman" w:cs="Times New Roman"/>
          <w:sz w:val="24"/>
          <w:szCs w:val="24"/>
          <w:lang w:val="en-US"/>
        </w:rPr>
        <w:t>KreiSlaufwirtschaft</w:t>
      </w:r>
      <w:proofErr w:type="spellEnd"/>
      <w:r w:rsidRPr="00316BC0">
        <w:rPr>
          <w:rFonts w:ascii="Times New Roman" w:hAnsi="Times New Roman" w:cs="Times New Roman"/>
          <w:sz w:val="24"/>
          <w:szCs w:val="24"/>
          <w:lang w:val="en-US"/>
        </w:rPr>
        <w:t xml:space="preserve"> </w:t>
      </w:r>
      <w:proofErr w:type="spellStart"/>
      <w:r w:rsidRPr="00316BC0">
        <w:rPr>
          <w:rFonts w:ascii="Times New Roman" w:hAnsi="Times New Roman" w:cs="Times New Roman"/>
          <w:sz w:val="24"/>
          <w:szCs w:val="24"/>
          <w:lang w:val="en-US"/>
        </w:rPr>
        <w:t>krItischer</w:t>
      </w:r>
      <w:proofErr w:type="spellEnd"/>
      <w:r w:rsidRPr="00316BC0">
        <w:rPr>
          <w:rFonts w:ascii="Times New Roman" w:hAnsi="Times New Roman" w:cs="Times New Roman"/>
          <w:sz w:val="24"/>
          <w:szCs w:val="24"/>
          <w:lang w:val="en-US"/>
        </w:rPr>
        <w:t xml:space="preserve"> </w:t>
      </w:r>
      <w:proofErr w:type="spellStart"/>
      <w:r w:rsidRPr="00316BC0">
        <w:rPr>
          <w:rFonts w:ascii="Times New Roman" w:hAnsi="Times New Roman" w:cs="Times New Roman"/>
          <w:sz w:val="24"/>
          <w:szCs w:val="24"/>
          <w:lang w:val="en-US"/>
        </w:rPr>
        <w:t>RohStoffe</w:t>
      </w:r>
      <w:proofErr w:type="spellEnd"/>
      <w:r w:rsidRPr="00316BC0">
        <w:rPr>
          <w:rFonts w:ascii="Times New Roman" w:hAnsi="Times New Roman" w:cs="Times New Roman"/>
          <w:sz w:val="24"/>
          <w:szCs w:val="24"/>
          <w:lang w:val="en-US"/>
        </w:rPr>
        <w:t xml:space="preserve"> GENESIS” funded by the German Ministry of Economic Affairs and Climate Action (BMWK), </w:t>
      </w:r>
      <w:proofErr w:type="spellStart"/>
      <w:r w:rsidRPr="00316BC0">
        <w:rPr>
          <w:rFonts w:ascii="Times New Roman" w:hAnsi="Times New Roman" w:cs="Times New Roman"/>
          <w:sz w:val="24"/>
          <w:szCs w:val="24"/>
          <w:lang w:val="en-US"/>
        </w:rPr>
        <w:t>Förderkennzeichen</w:t>
      </w:r>
      <w:proofErr w:type="spellEnd"/>
      <w:r w:rsidRPr="00316BC0">
        <w:rPr>
          <w:rFonts w:ascii="Times New Roman" w:hAnsi="Times New Roman" w:cs="Times New Roman"/>
          <w:sz w:val="24"/>
          <w:szCs w:val="24"/>
          <w:lang w:val="en-US"/>
        </w:rPr>
        <w:t xml:space="preserve"> 03EI5009D according to a decision of the German Federal Parliament. The work performed at Fraunhofer IWKS and TU Darmstadt was </w:t>
      </w:r>
      <w:r w:rsidRPr="00755379">
        <w:rPr>
          <w:rFonts w:ascii="Times New Roman" w:hAnsi="Times New Roman" w:cs="Times New Roman"/>
          <w:sz w:val="24"/>
          <w:szCs w:val="24"/>
          <w:lang w:val="en-US"/>
        </w:rPr>
        <w:t xml:space="preserve">supported by BMWK in the frame of the </w:t>
      </w:r>
      <w:proofErr w:type="spellStart"/>
      <w:r w:rsidRPr="00755379">
        <w:rPr>
          <w:rFonts w:ascii="Times New Roman" w:hAnsi="Times New Roman" w:cs="Times New Roman"/>
          <w:sz w:val="24"/>
          <w:szCs w:val="24"/>
          <w:lang w:val="en-US"/>
        </w:rPr>
        <w:t>RecycleTeam</w:t>
      </w:r>
      <w:proofErr w:type="spellEnd"/>
      <w:r w:rsidRPr="00755379">
        <w:rPr>
          <w:rFonts w:ascii="Times New Roman" w:hAnsi="Times New Roman" w:cs="Times New Roman"/>
          <w:sz w:val="24"/>
          <w:szCs w:val="24"/>
          <w:lang w:val="en-US"/>
        </w:rPr>
        <w:t xml:space="preserve"> project. </w:t>
      </w:r>
      <w:r w:rsidR="00316BC0" w:rsidRPr="00316BC0">
        <w:rPr>
          <w:rFonts w:ascii="Times New Roman" w:hAnsi="Times New Roman" w:cs="Times New Roman"/>
          <w:sz w:val="24"/>
          <w:szCs w:val="24"/>
          <w:lang w:val="en-US"/>
        </w:rPr>
        <w:t xml:space="preserve">T.M. is supported from </w:t>
      </w:r>
      <w:proofErr w:type="spellStart"/>
      <w:r w:rsidR="00316BC0" w:rsidRPr="00316BC0">
        <w:rPr>
          <w:rFonts w:ascii="Times New Roman" w:hAnsi="Times New Roman" w:cs="Times New Roman"/>
          <w:sz w:val="24"/>
          <w:szCs w:val="24"/>
          <w:lang w:val="en-US"/>
        </w:rPr>
        <w:t>Ondokuz</w:t>
      </w:r>
      <w:proofErr w:type="spellEnd"/>
      <w:r w:rsidR="00316BC0" w:rsidRPr="00316BC0">
        <w:rPr>
          <w:rFonts w:ascii="Times New Roman" w:hAnsi="Times New Roman" w:cs="Times New Roman"/>
          <w:sz w:val="24"/>
          <w:szCs w:val="24"/>
          <w:lang w:val="en-US"/>
        </w:rPr>
        <w:t xml:space="preserve"> </w:t>
      </w:r>
      <w:proofErr w:type="spellStart"/>
      <w:r w:rsidR="00316BC0" w:rsidRPr="00316BC0">
        <w:rPr>
          <w:rFonts w:ascii="Times New Roman" w:hAnsi="Times New Roman" w:cs="Times New Roman"/>
          <w:sz w:val="24"/>
          <w:szCs w:val="24"/>
          <w:lang w:val="en-US"/>
        </w:rPr>
        <w:t>Mayıs</w:t>
      </w:r>
      <w:proofErr w:type="spellEnd"/>
      <w:r w:rsidR="00316BC0" w:rsidRPr="00316BC0">
        <w:rPr>
          <w:rFonts w:ascii="Times New Roman" w:hAnsi="Times New Roman" w:cs="Times New Roman"/>
          <w:sz w:val="24"/>
          <w:szCs w:val="24"/>
          <w:lang w:val="en-US"/>
        </w:rPr>
        <w:t xml:space="preserve"> </w:t>
      </w:r>
      <w:proofErr w:type="spellStart"/>
      <w:r w:rsidR="00316BC0" w:rsidRPr="00316BC0">
        <w:rPr>
          <w:rFonts w:ascii="Times New Roman" w:hAnsi="Times New Roman" w:cs="Times New Roman"/>
          <w:sz w:val="24"/>
          <w:szCs w:val="24"/>
          <w:lang w:val="en-US"/>
        </w:rPr>
        <w:t>Üniversity</w:t>
      </w:r>
      <w:proofErr w:type="spellEnd"/>
      <w:r w:rsidR="00316BC0" w:rsidRPr="00316BC0">
        <w:rPr>
          <w:rFonts w:ascii="Times New Roman" w:hAnsi="Times New Roman" w:cs="Times New Roman"/>
          <w:sz w:val="24"/>
          <w:szCs w:val="24"/>
          <w:lang w:val="en-US"/>
        </w:rPr>
        <w:t xml:space="preserve">, Scientific Research Project </w:t>
      </w:r>
      <w:r w:rsidR="00316BC0" w:rsidRPr="00316BC0">
        <w:rPr>
          <w:rFonts w:ascii="Times New Roman" w:hAnsi="Times New Roman" w:cs="Times New Roman"/>
          <w:sz w:val="24"/>
          <w:szCs w:val="24"/>
          <w:lang w:val="en-US"/>
        </w:rPr>
        <w:lastRenderedPageBreak/>
        <w:t xml:space="preserve">Department under the grant (PYO.MUH.1922.2022.001). </w:t>
      </w:r>
      <w:r w:rsidR="00316BC0">
        <w:rPr>
          <w:rFonts w:ascii="Times New Roman" w:hAnsi="Times New Roman" w:cs="Times New Roman"/>
          <w:sz w:val="24"/>
          <w:szCs w:val="24"/>
          <w:lang w:val="en-US"/>
        </w:rPr>
        <w:t>All</w:t>
      </w:r>
      <w:r w:rsidRPr="00755379">
        <w:rPr>
          <w:rFonts w:ascii="Times New Roman" w:hAnsi="Times New Roman" w:cs="Times New Roman"/>
          <w:sz w:val="24"/>
          <w:szCs w:val="24"/>
          <w:lang w:val="en-US"/>
        </w:rPr>
        <w:t xml:space="preserve"> funding and the experimental support of Ralf Steinert are highly acknowledged.</w:t>
      </w:r>
    </w:p>
    <w:p w14:paraId="25A1B24E" w14:textId="474213CE" w:rsidR="00DD55B7" w:rsidRPr="00157701" w:rsidRDefault="00DD55B7" w:rsidP="006B1249">
      <w:pPr>
        <w:spacing w:after="0" w:line="360" w:lineRule="auto"/>
        <w:jc w:val="both"/>
        <w:rPr>
          <w:rFonts w:ascii="Times New Roman" w:hAnsi="Times New Roman" w:cs="Times New Roman"/>
          <w:sz w:val="24"/>
          <w:szCs w:val="24"/>
          <w:lang w:val="en-US"/>
        </w:rPr>
      </w:pPr>
    </w:p>
    <w:p w14:paraId="5BFFD405" w14:textId="3EF11BAE" w:rsidR="006D7F6A" w:rsidRPr="00157701" w:rsidRDefault="006D7F6A" w:rsidP="006B1249">
      <w:pPr>
        <w:spacing w:after="0" w:line="360" w:lineRule="auto"/>
        <w:jc w:val="both"/>
        <w:rPr>
          <w:rFonts w:ascii="Times New Roman" w:hAnsi="Times New Roman" w:cs="Times New Roman"/>
          <w:b/>
          <w:bCs/>
          <w:sz w:val="24"/>
          <w:szCs w:val="24"/>
          <w:lang w:val="en-US"/>
        </w:rPr>
      </w:pPr>
      <w:r w:rsidRPr="00157701">
        <w:rPr>
          <w:rFonts w:ascii="Times New Roman" w:hAnsi="Times New Roman" w:cs="Times New Roman"/>
          <w:b/>
          <w:bCs/>
          <w:sz w:val="24"/>
          <w:szCs w:val="24"/>
          <w:lang w:val="en-US"/>
        </w:rPr>
        <w:t>Authors contributions</w:t>
      </w:r>
    </w:p>
    <w:p w14:paraId="42BFC797" w14:textId="43A15A96" w:rsidR="006D7F6A" w:rsidRPr="00157701" w:rsidRDefault="00C513C8" w:rsidP="006B1249">
      <w:pPr>
        <w:spacing w:after="0" w:line="360" w:lineRule="auto"/>
        <w:jc w:val="both"/>
        <w:rPr>
          <w:rFonts w:ascii="Times New Roman" w:hAnsi="Times New Roman" w:cs="Times New Roman"/>
          <w:sz w:val="24"/>
          <w:szCs w:val="24"/>
          <w:lang w:val="en-US"/>
        </w:rPr>
      </w:pPr>
      <w:r w:rsidRPr="00157701">
        <w:rPr>
          <w:rFonts w:ascii="Times New Roman" w:hAnsi="Times New Roman" w:cs="Times New Roman"/>
          <w:sz w:val="24"/>
          <w:szCs w:val="24"/>
          <w:lang w:val="en-US"/>
        </w:rPr>
        <w:t xml:space="preserve">M. </w:t>
      </w:r>
      <w:proofErr w:type="spellStart"/>
      <w:r w:rsidRPr="00157701">
        <w:rPr>
          <w:rFonts w:ascii="Times New Roman" w:hAnsi="Times New Roman" w:cs="Times New Roman"/>
          <w:sz w:val="24"/>
          <w:szCs w:val="24"/>
          <w:lang w:val="en-US"/>
        </w:rPr>
        <w:t>Kezler</w:t>
      </w:r>
      <w:proofErr w:type="spellEnd"/>
      <w:r w:rsidR="001F7E6E" w:rsidRPr="00157701">
        <w:rPr>
          <w:rFonts w:ascii="Times New Roman" w:hAnsi="Times New Roman" w:cs="Times New Roman"/>
          <w:sz w:val="24"/>
          <w:szCs w:val="24"/>
          <w:lang w:val="en-US"/>
        </w:rPr>
        <w:t>: E</w:t>
      </w:r>
      <w:r w:rsidRPr="00157701">
        <w:rPr>
          <w:rFonts w:ascii="Times New Roman" w:hAnsi="Times New Roman" w:cs="Times New Roman"/>
          <w:sz w:val="24"/>
          <w:szCs w:val="24"/>
          <w:lang w:val="en-US"/>
        </w:rPr>
        <w:t xml:space="preserve">xperimental work at </w:t>
      </w:r>
      <w:proofErr w:type="spellStart"/>
      <w:r w:rsidRPr="00157701">
        <w:rPr>
          <w:rFonts w:ascii="Times New Roman" w:hAnsi="Times New Roman" w:cs="Times New Roman"/>
          <w:sz w:val="24"/>
          <w:szCs w:val="24"/>
          <w:lang w:val="en-US"/>
        </w:rPr>
        <w:t>Forschungszentrum</w:t>
      </w:r>
      <w:proofErr w:type="spellEnd"/>
      <w:r w:rsidRPr="00157701">
        <w:rPr>
          <w:rFonts w:ascii="Times New Roman" w:hAnsi="Times New Roman" w:cs="Times New Roman"/>
          <w:sz w:val="24"/>
          <w:szCs w:val="24"/>
          <w:lang w:val="en-US"/>
        </w:rPr>
        <w:t xml:space="preserve"> </w:t>
      </w:r>
      <w:proofErr w:type="spellStart"/>
      <w:r w:rsidRPr="00157701">
        <w:rPr>
          <w:rFonts w:ascii="Times New Roman" w:hAnsi="Times New Roman" w:cs="Times New Roman"/>
          <w:sz w:val="24"/>
          <w:szCs w:val="24"/>
          <w:lang w:val="en-US"/>
        </w:rPr>
        <w:t>Jülich</w:t>
      </w:r>
      <w:proofErr w:type="spellEnd"/>
      <w:r w:rsidR="001F7E6E" w:rsidRPr="00157701">
        <w:rPr>
          <w:rFonts w:ascii="Times New Roman" w:hAnsi="Times New Roman" w:cs="Times New Roman"/>
          <w:sz w:val="24"/>
          <w:szCs w:val="24"/>
          <w:lang w:val="en-US"/>
        </w:rPr>
        <w:t>, writing and revision of manuscript;</w:t>
      </w:r>
      <w:r w:rsidRPr="00157701">
        <w:rPr>
          <w:rFonts w:ascii="Times New Roman" w:hAnsi="Times New Roman" w:cs="Times New Roman"/>
          <w:sz w:val="24"/>
          <w:szCs w:val="24"/>
          <w:lang w:val="en-US"/>
        </w:rPr>
        <w:t xml:space="preserve"> I. Radulov</w:t>
      </w:r>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w:t>
      </w:r>
      <w:r w:rsidR="001F7E6E" w:rsidRPr="00157701">
        <w:rPr>
          <w:rFonts w:ascii="Times New Roman" w:hAnsi="Times New Roman" w:cs="Times New Roman"/>
          <w:sz w:val="24"/>
          <w:szCs w:val="24"/>
          <w:lang w:val="en-US"/>
        </w:rPr>
        <w:t>Funding acquisition, e</w:t>
      </w:r>
      <w:r w:rsidRPr="00157701">
        <w:rPr>
          <w:rFonts w:ascii="Times New Roman" w:hAnsi="Times New Roman" w:cs="Times New Roman"/>
          <w:sz w:val="24"/>
          <w:szCs w:val="24"/>
          <w:lang w:val="en-US"/>
        </w:rPr>
        <w:t>xperimental work at Fraunhofer IWKS</w:t>
      </w:r>
      <w:r w:rsidR="001F7E6E" w:rsidRPr="00157701">
        <w:rPr>
          <w:rFonts w:ascii="Times New Roman" w:hAnsi="Times New Roman" w:cs="Times New Roman"/>
          <w:sz w:val="24"/>
          <w:szCs w:val="24"/>
          <w:lang w:val="en-US"/>
        </w:rPr>
        <w:t>, writing and revising;</w:t>
      </w:r>
      <w:r w:rsidRPr="00157701">
        <w:rPr>
          <w:rFonts w:ascii="Times New Roman" w:hAnsi="Times New Roman" w:cs="Times New Roman"/>
          <w:sz w:val="24"/>
          <w:szCs w:val="24"/>
          <w:lang w:val="en-US"/>
        </w:rPr>
        <w:t xml:space="preserve"> F. Maccari</w:t>
      </w:r>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w:t>
      </w:r>
      <w:r w:rsidR="001F7E6E" w:rsidRPr="00157701">
        <w:rPr>
          <w:rFonts w:ascii="Times New Roman" w:hAnsi="Times New Roman" w:cs="Times New Roman"/>
          <w:sz w:val="24"/>
          <w:szCs w:val="24"/>
          <w:lang w:val="en-US"/>
        </w:rPr>
        <w:t>C</w:t>
      </w:r>
      <w:r w:rsidRPr="00157701">
        <w:rPr>
          <w:rFonts w:ascii="Times New Roman" w:hAnsi="Times New Roman" w:cs="Times New Roman"/>
          <w:sz w:val="24"/>
          <w:szCs w:val="24"/>
          <w:lang w:val="en-US"/>
        </w:rPr>
        <w:t>haracterization and interpretation of the magnetic results</w:t>
      </w:r>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w:t>
      </w:r>
      <w:r w:rsidR="001F7E6E" w:rsidRPr="00157701">
        <w:rPr>
          <w:rFonts w:ascii="Times New Roman" w:hAnsi="Times New Roman" w:cs="Times New Roman"/>
          <w:sz w:val="24"/>
          <w:szCs w:val="24"/>
          <w:lang w:val="en-US"/>
        </w:rPr>
        <w:t xml:space="preserve">T. Mutuk: Hot deformation by FAST/SPS at high pressure; </w:t>
      </w:r>
      <w:r w:rsidRPr="00157701">
        <w:rPr>
          <w:rFonts w:ascii="Times New Roman" w:hAnsi="Times New Roman" w:cs="Times New Roman"/>
          <w:sz w:val="24"/>
          <w:szCs w:val="24"/>
          <w:lang w:val="en-US"/>
        </w:rPr>
        <w:t>M. Krengel</w:t>
      </w:r>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w:t>
      </w:r>
      <w:r w:rsidR="001F7E6E" w:rsidRPr="00157701">
        <w:rPr>
          <w:rFonts w:ascii="Times New Roman" w:hAnsi="Times New Roman" w:cs="Times New Roman"/>
          <w:sz w:val="24"/>
          <w:szCs w:val="24"/>
          <w:lang w:val="en-US"/>
        </w:rPr>
        <w:t>M</w:t>
      </w:r>
      <w:r w:rsidRPr="00157701">
        <w:rPr>
          <w:rFonts w:ascii="Times New Roman" w:hAnsi="Times New Roman" w:cs="Times New Roman"/>
          <w:sz w:val="24"/>
          <w:szCs w:val="24"/>
          <w:lang w:val="en-US"/>
        </w:rPr>
        <w:t>agnetic measurements on selected samples</w:t>
      </w:r>
      <w:r w:rsidR="001F7E6E" w:rsidRPr="00157701">
        <w:rPr>
          <w:rFonts w:ascii="Times New Roman" w:hAnsi="Times New Roman" w:cs="Times New Roman"/>
          <w:sz w:val="24"/>
          <w:szCs w:val="24"/>
          <w:lang w:val="en-US"/>
        </w:rPr>
        <w:t xml:space="preserve">; </w:t>
      </w:r>
      <w:r w:rsidRPr="00157701">
        <w:rPr>
          <w:rFonts w:ascii="Times New Roman" w:hAnsi="Times New Roman" w:cs="Times New Roman"/>
          <w:sz w:val="24"/>
          <w:szCs w:val="24"/>
          <w:lang w:val="en-US"/>
        </w:rPr>
        <w:t>O. Guillon</w:t>
      </w:r>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w:t>
      </w:r>
      <w:r w:rsidR="001F7E6E" w:rsidRPr="00157701">
        <w:rPr>
          <w:rFonts w:ascii="Times New Roman" w:hAnsi="Times New Roman" w:cs="Times New Roman"/>
          <w:sz w:val="24"/>
          <w:szCs w:val="24"/>
          <w:lang w:val="en-US"/>
        </w:rPr>
        <w:t xml:space="preserve">Supervision of </w:t>
      </w:r>
      <w:r w:rsidRPr="00157701">
        <w:rPr>
          <w:rFonts w:ascii="Times New Roman" w:hAnsi="Times New Roman" w:cs="Times New Roman"/>
          <w:sz w:val="24"/>
          <w:szCs w:val="24"/>
          <w:lang w:val="en-US"/>
        </w:rPr>
        <w:t xml:space="preserve">the work at </w:t>
      </w:r>
      <w:proofErr w:type="spellStart"/>
      <w:r w:rsidRPr="00157701">
        <w:rPr>
          <w:rFonts w:ascii="Times New Roman" w:hAnsi="Times New Roman" w:cs="Times New Roman"/>
          <w:sz w:val="24"/>
          <w:szCs w:val="24"/>
          <w:lang w:val="en-US"/>
        </w:rPr>
        <w:t>Forschungszentrum</w:t>
      </w:r>
      <w:proofErr w:type="spellEnd"/>
      <w:r w:rsidRPr="00157701">
        <w:rPr>
          <w:rFonts w:ascii="Times New Roman" w:hAnsi="Times New Roman" w:cs="Times New Roman"/>
          <w:sz w:val="24"/>
          <w:szCs w:val="24"/>
          <w:lang w:val="en-US"/>
        </w:rPr>
        <w:t xml:space="preserve"> </w:t>
      </w:r>
      <w:proofErr w:type="spellStart"/>
      <w:r w:rsidRPr="00157701">
        <w:rPr>
          <w:rFonts w:ascii="Times New Roman" w:hAnsi="Times New Roman" w:cs="Times New Roman"/>
          <w:sz w:val="24"/>
          <w:szCs w:val="24"/>
          <w:lang w:val="en-US"/>
        </w:rPr>
        <w:t>Jülich</w:t>
      </w:r>
      <w:proofErr w:type="spellEnd"/>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discussion of results</w:t>
      </w:r>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O. Gutfleisch</w:t>
      </w:r>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w:t>
      </w:r>
      <w:r w:rsidR="001F7E6E" w:rsidRPr="00157701">
        <w:rPr>
          <w:rFonts w:ascii="Times New Roman" w:hAnsi="Times New Roman" w:cs="Times New Roman"/>
          <w:sz w:val="24"/>
          <w:szCs w:val="24"/>
          <w:lang w:val="en-US"/>
        </w:rPr>
        <w:t xml:space="preserve">Funding acquisition, </w:t>
      </w:r>
      <w:proofErr w:type="spellStart"/>
      <w:r w:rsidR="001F7E6E" w:rsidRPr="00157701">
        <w:rPr>
          <w:rFonts w:ascii="Times New Roman" w:hAnsi="Times New Roman" w:cs="Times New Roman"/>
          <w:sz w:val="24"/>
          <w:szCs w:val="24"/>
          <w:lang w:val="en-US"/>
        </w:rPr>
        <w:t>supervison</w:t>
      </w:r>
      <w:proofErr w:type="spellEnd"/>
      <w:r w:rsidR="001F7E6E" w:rsidRPr="00157701">
        <w:rPr>
          <w:rFonts w:ascii="Times New Roman" w:hAnsi="Times New Roman" w:cs="Times New Roman"/>
          <w:sz w:val="24"/>
          <w:szCs w:val="24"/>
          <w:lang w:val="en-US"/>
        </w:rPr>
        <w:t xml:space="preserve"> of</w:t>
      </w:r>
      <w:r w:rsidRPr="00157701">
        <w:rPr>
          <w:rFonts w:ascii="Times New Roman" w:hAnsi="Times New Roman" w:cs="Times New Roman"/>
          <w:sz w:val="24"/>
          <w:szCs w:val="24"/>
          <w:lang w:val="en-US"/>
        </w:rPr>
        <w:t xml:space="preserve"> the work at Fraunhofer IWKS and TU Darmstadt, discussion of results</w:t>
      </w:r>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M. Bram</w:t>
      </w:r>
      <w:r w:rsidR="001F7E6E" w:rsidRPr="00157701">
        <w:rPr>
          <w:rFonts w:ascii="Times New Roman" w:hAnsi="Times New Roman" w:cs="Times New Roman"/>
          <w:sz w:val="24"/>
          <w:szCs w:val="24"/>
          <w:lang w:val="en-US"/>
        </w:rPr>
        <w:t>:</w:t>
      </w:r>
      <w:r w:rsidRPr="00157701">
        <w:rPr>
          <w:rFonts w:ascii="Times New Roman" w:hAnsi="Times New Roman" w:cs="Times New Roman"/>
          <w:sz w:val="24"/>
          <w:szCs w:val="24"/>
          <w:lang w:val="en-US"/>
        </w:rPr>
        <w:t xml:space="preserve"> </w:t>
      </w:r>
      <w:r w:rsidR="001F7E6E" w:rsidRPr="00157701">
        <w:rPr>
          <w:rFonts w:ascii="Times New Roman" w:hAnsi="Times New Roman" w:cs="Times New Roman"/>
          <w:sz w:val="24"/>
          <w:szCs w:val="24"/>
          <w:lang w:val="en-US"/>
        </w:rPr>
        <w:t>F</w:t>
      </w:r>
      <w:r w:rsidRPr="00157701">
        <w:rPr>
          <w:rFonts w:ascii="Times New Roman" w:hAnsi="Times New Roman" w:cs="Times New Roman"/>
          <w:sz w:val="24"/>
          <w:szCs w:val="24"/>
          <w:lang w:val="en-US"/>
        </w:rPr>
        <w:t xml:space="preserve">unding </w:t>
      </w:r>
      <w:r w:rsidR="001F7E6E" w:rsidRPr="00157701">
        <w:rPr>
          <w:rFonts w:ascii="Times New Roman" w:hAnsi="Times New Roman" w:cs="Times New Roman"/>
          <w:sz w:val="24"/>
          <w:szCs w:val="24"/>
          <w:lang w:val="en-US"/>
        </w:rPr>
        <w:t>acquisition, supervision, writing first draft of manuscript.</w:t>
      </w:r>
    </w:p>
    <w:p w14:paraId="3F4458A1" w14:textId="77777777" w:rsidR="006D7F6A" w:rsidRPr="00755379" w:rsidRDefault="006D7F6A" w:rsidP="006B1249">
      <w:pPr>
        <w:spacing w:after="0" w:line="360" w:lineRule="auto"/>
        <w:jc w:val="both"/>
        <w:rPr>
          <w:rFonts w:ascii="Times New Roman" w:hAnsi="Times New Roman" w:cs="Times New Roman"/>
          <w:sz w:val="24"/>
          <w:szCs w:val="24"/>
          <w:lang w:val="en-US"/>
        </w:rPr>
      </w:pPr>
    </w:p>
    <w:p w14:paraId="34F9B968" w14:textId="77777777" w:rsidR="006B1249" w:rsidRPr="00755379" w:rsidRDefault="006B1249" w:rsidP="006B124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References</w:t>
      </w:r>
    </w:p>
    <w:p w14:paraId="6B85BB7F" w14:textId="77777777"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Castle 2017</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E. Castle, R. Sheridan, W. Zhou, S. Grasso, A. Walton, M.J. Reece, High coercivity, anisotropic, heavy rare earth-free Nd-Fe-B by Flash Spark Plasma Sintering, Sci. Rep. 7 (2017) 11134.</w:t>
      </w:r>
    </w:p>
    <w:p w14:paraId="0476F4B8" w14:textId="3F95B982" w:rsidR="006B1249" w:rsidRPr="007C05C3"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color w:val="0000FF"/>
          <w:sz w:val="24"/>
          <w:szCs w:val="24"/>
          <w:lang w:val="en-US"/>
        </w:rPr>
        <w:t>[</w:t>
      </w:r>
      <w:proofErr w:type="spellStart"/>
      <w:r w:rsidRPr="006B1249">
        <w:rPr>
          <w:rFonts w:ascii="Times New Roman" w:hAnsi="Times New Roman" w:cs="Times New Roman"/>
          <w:b/>
          <w:bCs/>
          <w:color w:val="0000FF"/>
          <w:sz w:val="24"/>
          <w:szCs w:val="24"/>
          <w:lang w:val="en-US"/>
        </w:rPr>
        <w:t>Chawake</w:t>
      </w:r>
      <w:proofErr w:type="spellEnd"/>
      <w:r w:rsidRPr="006B1249">
        <w:rPr>
          <w:rFonts w:ascii="Times New Roman" w:hAnsi="Times New Roman" w:cs="Times New Roman"/>
          <w:b/>
          <w:bCs/>
          <w:color w:val="0000FF"/>
          <w:sz w:val="24"/>
          <w:szCs w:val="24"/>
          <w:lang w:val="en-US"/>
        </w:rPr>
        <w:t xml:space="preserve"> 2014</w:t>
      </w:r>
      <w:r w:rsidRPr="006B1249">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 xml:space="preserve">N. </w:t>
      </w:r>
      <w:proofErr w:type="spellStart"/>
      <w:r w:rsidRPr="007C05C3">
        <w:rPr>
          <w:rFonts w:ascii="Times New Roman" w:hAnsi="Times New Roman" w:cs="Times New Roman"/>
          <w:sz w:val="24"/>
          <w:szCs w:val="24"/>
          <w:lang w:val="en-US"/>
        </w:rPr>
        <w:t>Chawake</w:t>
      </w:r>
      <w:proofErr w:type="spellEnd"/>
      <w:r w:rsidRPr="007C05C3">
        <w:rPr>
          <w:rFonts w:ascii="Times New Roman" w:hAnsi="Times New Roman" w:cs="Times New Roman"/>
          <w:sz w:val="24"/>
          <w:szCs w:val="24"/>
          <w:lang w:val="en-US"/>
        </w:rPr>
        <w:t xml:space="preserve">, L. D. Pinto, A. K. Srivastav, K. </w:t>
      </w:r>
      <w:proofErr w:type="spellStart"/>
      <w:r w:rsidRPr="007C05C3">
        <w:rPr>
          <w:rFonts w:ascii="Times New Roman" w:hAnsi="Times New Roman" w:cs="Times New Roman"/>
          <w:sz w:val="24"/>
          <w:szCs w:val="24"/>
          <w:lang w:val="en-US"/>
        </w:rPr>
        <w:t>Akkiraju</w:t>
      </w:r>
      <w:proofErr w:type="spellEnd"/>
      <w:r w:rsidRPr="007C05C3">
        <w:rPr>
          <w:rFonts w:ascii="Times New Roman" w:hAnsi="Times New Roman" w:cs="Times New Roman"/>
          <w:sz w:val="24"/>
          <w:szCs w:val="24"/>
          <w:lang w:val="en-US"/>
        </w:rPr>
        <w:t xml:space="preserve">, B.S. </w:t>
      </w:r>
      <w:proofErr w:type="spellStart"/>
      <w:r w:rsidRPr="007C05C3">
        <w:rPr>
          <w:rFonts w:ascii="Times New Roman" w:hAnsi="Times New Roman" w:cs="Times New Roman"/>
          <w:sz w:val="24"/>
          <w:szCs w:val="24"/>
          <w:lang w:val="en-US"/>
        </w:rPr>
        <w:t>Murty</w:t>
      </w:r>
      <w:proofErr w:type="spellEnd"/>
      <w:r w:rsidRPr="007C05C3">
        <w:rPr>
          <w:rFonts w:ascii="Times New Roman" w:hAnsi="Times New Roman" w:cs="Times New Roman"/>
          <w:sz w:val="24"/>
          <w:szCs w:val="24"/>
          <w:lang w:val="en-US"/>
        </w:rPr>
        <w:t xml:space="preserve">, R. S. </w:t>
      </w:r>
      <w:proofErr w:type="spellStart"/>
      <w:r w:rsidRPr="007C05C3">
        <w:rPr>
          <w:rFonts w:ascii="Times New Roman" w:hAnsi="Times New Roman" w:cs="Times New Roman"/>
          <w:sz w:val="24"/>
          <w:szCs w:val="24"/>
          <w:lang w:val="en-US"/>
        </w:rPr>
        <w:t>Kottada</w:t>
      </w:r>
      <w:proofErr w:type="spellEnd"/>
      <w:r w:rsidRPr="007C05C3">
        <w:rPr>
          <w:rFonts w:ascii="Times New Roman" w:hAnsi="Times New Roman" w:cs="Times New Roman"/>
          <w:sz w:val="24"/>
          <w:szCs w:val="24"/>
          <w:lang w:val="en-US"/>
        </w:rPr>
        <w:t xml:space="preserve">, On Joule heating during spark plasma sintering of metal powders, Scripta </w:t>
      </w:r>
      <w:proofErr w:type="spellStart"/>
      <w:r w:rsidRPr="007C05C3">
        <w:rPr>
          <w:rFonts w:ascii="Times New Roman" w:hAnsi="Times New Roman" w:cs="Times New Roman"/>
          <w:sz w:val="24"/>
          <w:szCs w:val="24"/>
          <w:lang w:val="en-US"/>
        </w:rPr>
        <w:t>Materialia</w:t>
      </w:r>
      <w:proofErr w:type="spellEnd"/>
      <w:r w:rsidRPr="007C05C3">
        <w:rPr>
          <w:rFonts w:ascii="Times New Roman" w:hAnsi="Times New Roman" w:cs="Times New Roman"/>
          <w:sz w:val="24"/>
          <w:szCs w:val="24"/>
          <w:lang w:val="en-US"/>
        </w:rPr>
        <w:t xml:space="preserve"> 93 (2014) 52-55.</w:t>
      </w:r>
    </w:p>
    <w:p w14:paraId="6DFA93A7" w14:textId="34A44022" w:rsidR="00C96633" w:rsidRPr="007C05C3" w:rsidRDefault="00C96633" w:rsidP="006B1249">
      <w:pPr>
        <w:spacing w:after="0" w:line="360" w:lineRule="auto"/>
        <w:ind w:left="2160" w:hanging="2160"/>
        <w:jc w:val="both"/>
        <w:rPr>
          <w:rFonts w:ascii="Times New Roman" w:hAnsi="Times New Roman" w:cs="Times New Roman"/>
          <w:sz w:val="24"/>
          <w:szCs w:val="24"/>
          <w:lang w:val="en-US"/>
        </w:rPr>
      </w:pPr>
      <w:r w:rsidRPr="00C96633">
        <w:rPr>
          <w:rFonts w:ascii="Times New Roman" w:hAnsi="Times New Roman" w:cs="Times New Roman"/>
          <w:sz w:val="24"/>
          <w:szCs w:val="24"/>
          <w:lang w:val="en-US"/>
        </w:rPr>
        <w:t>[</w:t>
      </w:r>
      <w:r w:rsidRPr="00C96633">
        <w:rPr>
          <w:rFonts w:ascii="Times New Roman" w:hAnsi="Times New Roman" w:cs="Times New Roman"/>
          <w:b/>
          <w:bCs/>
          <w:color w:val="0000FF"/>
          <w:sz w:val="24"/>
          <w:szCs w:val="24"/>
          <w:lang w:val="en-US"/>
        </w:rPr>
        <w:t>Croat 1984</w:t>
      </w:r>
      <w:r w:rsidRPr="00C96633">
        <w:rPr>
          <w:rFonts w:ascii="Times New Roman" w:hAnsi="Times New Roman" w:cs="Times New Roman"/>
          <w:sz w:val="24"/>
          <w:szCs w:val="24"/>
          <w:lang w:val="en-US"/>
        </w:rPr>
        <w:t>]</w:t>
      </w:r>
      <w:r>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 xml:space="preserve">J.J. Croat, J.F. Herbst, R.W. Lee, F.E. Pinkerton, </w:t>
      </w:r>
      <w:proofErr w:type="spellStart"/>
      <w:r w:rsidRPr="007C05C3">
        <w:rPr>
          <w:rFonts w:ascii="Times New Roman" w:hAnsi="Times New Roman" w:cs="Times New Roman"/>
          <w:sz w:val="24"/>
          <w:szCs w:val="24"/>
          <w:lang w:val="en-US"/>
        </w:rPr>
        <w:t>Pr</w:t>
      </w:r>
      <w:proofErr w:type="spellEnd"/>
      <w:r w:rsidRPr="007C05C3">
        <w:rPr>
          <w:rFonts w:ascii="Times New Roman" w:hAnsi="Times New Roman" w:cs="Times New Roman"/>
          <w:sz w:val="24"/>
          <w:szCs w:val="24"/>
          <w:lang w:val="en-US"/>
        </w:rPr>
        <w:t>-Fe and Nd-Fe based materials: a new class of high-performance permanent magnets, J. Appl. Phys. 55 (1984) 2078 – 2082.</w:t>
      </w:r>
    </w:p>
    <w:p w14:paraId="6296FACD"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Croat 2018</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J.J. Croat, Rapidly Solidified Neodymium-Iron-Boron Permanent Magnets, Woodhead Publishing Series in Electronic and Optical Materials, Elsevier, 2018.</w:t>
      </w:r>
    </w:p>
    <w:p w14:paraId="55208102"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Fais</w:t>
      </w:r>
      <w:proofErr w:type="spellEnd"/>
      <w:r w:rsidRPr="00755379">
        <w:rPr>
          <w:rFonts w:ascii="Times New Roman" w:hAnsi="Times New Roman" w:cs="Times New Roman"/>
          <w:b/>
          <w:bCs/>
          <w:color w:val="0000FF"/>
          <w:sz w:val="24"/>
          <w:szCs w:val="24"/>
          <w:lang w:val="en-US"/>
        </w:rPr>
        <w:t xml:space="preserve"> 2023</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A. </w:t>
      </w:r>
      <w:proofErr w:type="spellStart"/>
      <w:r w:rsidRPr="00755379">
        <w:rPr>
          <w:rFonts w:ascii="Times New Roman" w:hAnsi="Times New Roman" w:cs="Times New Roman"/>
          <w:sz w:val="24"/>
          <w:szCs w:val="24"/>
          <w:lang w:val="en-US"/>
        </w:rPr>
        <w:t>Fais</w:t>
      </w:r>
      <w:proofErr w:type="spellEnd"/>
      <w:r w:rsidRPr="00755379">
        <w:rPr>
          <w:rFonts w:ascii="Times New Roman" w:hAnsi="Times New Roman" w:cs="Times New Roman"/>
          <w:sz w:val="24"/>
          <w:szCs w:val="24"/>
          <w:lang w:val="en-US"/>
        </w:rPr>
        <w:t xml:space="preserve">, Electro-Sinter-Forging: Advances and prospects of the fastest FAST, Presentation on 23th FAST/SPS expert meeting, Nov 11, 2023, </w:t>
      </w:r>
      <w:proofErr w:type="spellStart"/>
      <w:r w:rsidRPr="00755379">
        <w:rPr>
          <w:rFonts w:ascii="Times New Roman" w:hAnsi="Times New Roman" w:cs="Times New Roman"/>
          <w:sz w:val="24"/>
          <w:szCs w:val="24"/>
          <w:lang w:val="en-US"/>
        </w:rPr>
        <w:t>Villaz</w:t>
      </w:r>
      <w:proofErr w:type="spellEnd"/>
      <w:r w:rsidRPr="00755379">
        <w:rPr>
          <w:rFonts w:ascii="Times New Roman" w:hAnsi="Times New Roman" w:cs="Times New Roman"/>
          <w:sz w:val="24"/>
          <w:szCs w:val="24"/>
          <w:lang w:val="en-US"/>
        </w:rPr>
        <w:t>-St-Pierre, Switzerland.</w:t>
      </w:r>
    </w:p>
    <w:p w14:paraId="5B021134"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Gopalan 2009</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R. Gopalan, H. </w:t>
      </w:r>
      <w:proofErr w:type="spellStart"/>
      <w:r w:rsidRPr="00755379">
        <w:rPr>
          <w:rFonts w:ascii="Times New Roman" w:hAnsi="Times New Roman" w:cs="Times New Roman"/>
          <w:sz w:val="24"/>
          <w:szCs w:val="24"/>
          <w:lang w:val="en-US"/>
        </w:rPr>
        <w:t>Sepehri</w:t>
      </w:r>
      <w:proofErr w:type="spellEnd"/>
      <w:r w:rsidRPr="00755379">
        <w:rPr>
          <w:rFonts w:ascii="Times New Roman" w:hAnsi="Times New Roman" w:cs="Times New Roman"/>
          <w:sz w:val="24"/>
          <w:szCs w:val="24"/>
          <w:lang w:val="en-US"/>
        </w:rPr>
        <w:t xml:space="preserve">-Amin, K. Suresh, T. Ohkubo, K. </w:t>
      </w:r>
      <w:proofErr w:type="spellStart"/>
      <w:r w:rsidRPr="00755379">
        <w:rPr>
          <w:rFonts w:ascii="Times New Roman" w:hAnsi="Times New Roman" w:cs="Times New Roman"/>
          <w:sz w:val="24"/>
          <w:szCs w:val="24"/>
          <w:lang w:val="en-US"/>
        </w:rPr>
        <w:t>Hono</w:t>
      </w:r>
      <w:proofErr w:type="spellEnd"/>
      <w:r w:rsidRPr="00755379">
        <w:rPr>
          <w:rFonts w:ascii="Times New Roman" w:hAnsi="Times New Roman" w:cs="Times New Roman"/>
          <w:sz w:val="24"/>
          <w:szCs w:val="24"/>
          <w:lang w:val="en-US"/>
        </w:rPr>
        <w:t xml:space="preserve">, T. </w:t>
      </w:r>
      <w:proofErr w:type="spellStart"/>
      <w:r w:rsidRPr="00755379">
        <w:rPr>
          <w:rFonts w:ascii="Times New Roman" w:hAnsi="Times New Roman" w:cs="Times New Roman"/>
          <w:sz w:val="24"/>
          <w:szCs w:val="24"/>
          <w:lang w:val="en-US"/>
        </w:rPr>
        <w:t>Nishiuchi</w:t>
      </w:r>
      <w:proofErr w:type="spellEnd"/>
      <w:r w:rsidRPr="00755379">
        <w:rPr>
          <w:rFonts w:ascii="Times New Roman" w:hAnsi="Times New Roman" w:cs="Times New Roman"/>
          <w:sz w:val="24"/>
          <w:szCs w:val="24"/>
          <w:lang w:val="en-US"/>
        </w:rPr>
        <w:t xml:space="preserve">, N. </w:t>
      </w:r>
      <w:proofErr w:type="spellStart"/>
      <w:r w:rsidRPr="00755379">
        <w:rPr>
          <w:rFonts w:ascii="Times New Roman" w:hAnsi="Times New Roman" w:cs="Times New Roman"/>
          <w:sz w:val="24"/>
          <w:szCs w:val="24"/>
          <w:lang w:val="en-US"/>
        </w:rPr>
        <w:t>Nozawac</w:t>
      </w:r>
      <w:proofErr w:type="spellEnd"/>
      <w:r w:rsidRPr="00755379">
        <w:rPr>
          <w:rFonts w:ascii="Times New Roman" w:hAnsi="Times New Roman" w:cs="Times New Roman"/>
          <w:sz w:val="24"/>
          <w:szCs w:val="24"/>
          <w:lang w:val="en-US"/>
        </w:rPr>
        <w:t xml:space="preserve">, S. </w:t>
      </w:r>
      <w:proofErr w:type="spellStart"/>
      <w:r w:rsidRPr="00755379">
        <w:rPr>
          <w:rFonts w:ascii="Times New Roman" w:hAnsi="Times New Roman" w:cs="Times New Roman"/>
          <w:sz w:val="24"/>
          <w:szCs w:val="24"/>
          <w:lang w:val="en-US"/>
        </w:rPr>
        <w:t>Hirosawa</w:t>
      </w:r>
      <w:proofErr w:type="spellEnd"/>
      <w:r w:rsidRPr="00755379">
        <w:rPr>
          <w:rFonts w:ascii="Times New Roman" w:hAnsi="Times New Roman" w:cs="Times New Roman"/>
          <w:sz w:val="24"/>
          <w:szCs w:val="24"/>
          <w:lang w:val="en-US"/>
        </w:rPr>
        <w:t xml:space="preserve">, Anisotropic Nd–Fe–B nanocrystalline magnets processed by spark plasma sintering and in situ hot pressing of </w:t>
      </w:r>
      <w:r w:rsidRPr="00755379">
        <w:rPr>
          <w:rFonts w:ascii="Times New Roman" w:hAnsi="Times New Roman" w:cs="Times New Roman"/>
          <w:sz w:val="24"/>
          <w:szCs w:val="24"/>
          <w:lang w:val="en-US"/>
        </w:rPr>
        <w:lastRenderedPageBreak/>
        <w:t>hydrogenation–decomposition–desorption–recombination powder, Scripta Mat. 61 (2009) 978 – 981.</w:t>
      </w:r>
    </w:p>
    <w:p w14:paraId="795ACBCF" w14:textId="77777777" w:rsidR="006B1249" w:rsidRPr="008B6CD8" w:rsidRDefault="006B1249" w:rsidP="006B1249">
      <w:pPr>
        <w:spacing w:after="0" w:line="360" w:lineRule="auto"/>
        <w:ind w:left="2160" w:hanging="2160"/>
        <w:jc w:val="both"/>
        <w:rPr>
          <w:rFonts w:ascii="Times New Roman" w:hAnsi="Times New Roman" w:cs="Times New Roman"/>
          <w:sz w:val="24"/>
          <w:szCs w:val="24"/>
          <w:lang w:val="de-DE"/>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Grasso 2014</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S. Grasso, T. Saunders, H. </w:t>
      </w:r>
      <w:proofErr w:type="spellStart"/>
      <w:r w:rsidRPr="00755379">
        <w:rPr>
          <w:rFonts w:ascii="Times New Roman" w:hAnsi="Times New Roman" w:cs="Times New Roman"/>
          <w:sz w:val="24"/>
          <w:szCs w:val="24"/>
          <w:lang w:val="en-US"/>
        </w:rPr>
        <w:t>Porwal</w:t>
      </w:r>
      <w:proofErr w:type="spellEnd"/>
      <w:r w:rsidRPr="00755379">
        <w:rPr>
          <w:rFonts w:ascii="Times New Roman" w:hAnsi="Times New Roman" w:cs="Times New Roman"/>
          <w:sz w:val="24"/>
          <w:szCs w:val="24"/>
          <w:lang w:val="en-US"/>
        </w:rPr>
        <w:t xml:space="preserve">, O. Cedillos-Barraza, D. D. </w:t>
      </w:r>
      <w:proofErr w:type="spellStart"/>
      <w:r w:rsidRPr="00755379">
        <w:rPr>
          <w:rFonts w:ascii="Times New Roman" w:hAnsi="Times New Roman" w:cs="Times New Roman"/>
          <w:sz w:val="24"/>
          <w:szCs w:val="24"/>
          <w:lang w:val="en-US"/>
        </w:rPr>
        <w:t>Jayaseelan</w:t>
      </w:r>
      <w:proofErr w:type="spellEnd"/>
      <w:r w:rsidRPr="00755379">
        <w:rPr>
          <w:rFonts w:ascii="Times New Roman" w:hAnsi="Times New Roman" w:cs="Times New Roman"/>
          <w:sz w:val="24"/>
          <w:szCs w:val="24"/>
          <w:lang w:val="en-US"/>
        </w:rPr>
        <w:t>, W.E. Lee, M.J. Reece, Flash Spark Plasma Sintering (FSPS) of Pure ZrB</w:t>
      </w:r>
      <w:r w:rsidRPr="00755379">
        <w:rPr>
          <w:rFonts w:ascii="Times New Roman" w:hAnsi="Times New Roman" w:cs="Times New Roman"/>
          <w:sz w:val="24"/>
          <w:szCs w:val="24"/>
          <w:vertAlign w:val="subscript"/>
          <w:lang w:val="en-US"/>
        </w:rPr>
        <w:t>2</w:t>
      </w:r>
      <w:r w:rsidRPr="00755379">
        <w:rPr>
          <w:rFonts w:ascii="Times New Roman" w:hAnsi="Times New Roman" w:cs="Times New Roman"/>
          <w:sz w:val="24"/>
          <w:szCs w:val="24"/>
          <w:lang w:val="en-US"/>
        </w:rPr>
        <w:t xml:space="preserve">, J. Am. </w:t>
      </w:r>
      <w:proofErr w:type="spellStart"/>
      <w:r w:rsidRPr="008B6CD8">
        <w:rPr>
          <w:rFonts w:ascii="Times New Roman" w:hAnsi="Times New Roman" w:cs="Times New Roman"/>
          <w:sz w:val="24"/>
          <w:szCs w:val="24"/>
          <w:lang w:val="de-DE"/>
        </w:rPr>
        <w:t>Ceram</w:t>
      </w:r>
      <w:proofErr w:type="spellEnd"/>
      <w:r w:rsidRPr="008B6CD8">
        <w:rPr>
          <w:rFonts w:ascii="Times New Roman" w:hAnsi="Times New Roman" w:cs="Times New Roman"/>
          <w:sz w:val="24"/>
          <w:szCs w:val="24"/>
          <w:lang w:val="de-DE"/>
        </w:rPr>
        <w:t xml:space="preserve">. </w:t>
      </w:r>
      <w:proofErr w:type="spellStart"/>
      <w:r w:rsidRPr="008B6CD8">
        <w:rPr>
          <w:rFonts w:ascii="Times New Roman" w:hAnsi="Times New Roman" w:cs="Times New Roman"/>
          <w:sz w:val="24"/>
          <w:szCs w:val="24"/>
          <w:lang w:val="de-DE"/>
        </w:rPr>
        <w:t>Soc</w:t>
      </w:r>
      <w:proofErr w:type="spellEnd"/>
      <w:r w:rsidRPr="008B6CD8">
        <w:rPr>
          <w:rFonts w:ascii="Times New Roman" w:hAnsi="Times New Roman" w:cs="Times New Roman"/>
          <w:sz w:val="24"/>
          <w:szCs w:val="24"/>
          <w:lang w:val="de-DE"/>
        </w:rPr>
        <w:t>. 97 (2014) 2405 – 2408.</w:t>
      </w:r>
    </w:p>
    <w:p w14:paraId="2B49AED3" w14:textId="77777777" w:rsidR="006B1249" w:rsidRPr="006B1249" w:rsidRDefault="006B1249" w:rsidP="006B1249">
      <w:pPr>
        <w:spacing w:after="0" w:line="360" w:lineRule="auto"/>
        <w:ind w:left="2160" w:hanging="2160"/>
        <w:jc w:val="both"/>
        <w:rPr>
          <w:rFonts w:ascii="Times New Roman" w:hAnsi="Times New Roman" w:cs="Times New Roman"/>
          <w:sz w:val="24"/>
          <w:szCs w:val="24"/>
          <w:lang w:val="de-DE"/>
        </w:rPr>
      </w:pPr>
      <w:r w:rsidRPr="008B6CD8">
        <w:rPr>
          <w:rFonts w:ascii="Times New Roman" w:hAnsi="Times New Roman" w:cs="Times New Roman"/>
          <w:sz w:val="24"/>
          <w:szCs w:val="24"/>
          <w:lang w:val="de-DE"/>
        </w:rPr>
        <w:t>[</w:t>
      </w:r>
      <w:r w:rsidRPr="008B6CD8">
        <w:rPr>
          <w:rFonts w:ascii="Times New Roman" w:hAnsi="Times New Roman" w:cs="Times New Roman"/>
          <w:b/>
          <w:bCs/>
          <w:color w:val="0000FF"/>
          <w:sz w:val="24"/>
          <w:szCs w:val="24"/>
          <w:lang w:val="de-DE"/>
        </w:rPr>
        <w:t>Grieb 1992</w:t>
      </w:r>
      <w:r w:rsidRPr="008B6CD8">
        <w:rPr>
          <w:rFonts w:ascii="Times New Roman" w:hAnsi="Times New Roman" w:cs="Times New Roman"/>
          <w:sz w:val="24"/>
          <w:szCs w:val="24"/>
          <w:lang w:val="de-DE"/>
        </w:rPr>
        <w:t>]</w:t>
      </w:r>
      <w:r w:rsidRPr="008B6CD8">
        <w:rPr>
          <w:rFonts w:ascii="Times New Roman" w:hAnsi="Times New Roman" w:cs="Times New Roman"/>
          <w:sz w:val="24"/>
          <w:szCs w:val="24"/>
          <w:lang w:val="de-DE"/>
        </w:rPr>
        <w:tab/>
        <w:t xml:space="preserve">B. Grieb, E.-Th. </w:t>
      </w:r>
      <w:proofErr w:type="spellStart"/>
      <w:r w:rsidRPr="008B6CD8">
        <w:rPr>
          <w:rFonts w:ascii="Times New Roman" w:hAnsi="Times New Roman" w:cs="Times New Roman"/>
          <w:sz w:val="24"/>
          <w:szCs w:val="24"/>
          <w:lang w:val="de-DE"/>
        </w:rPr>
        <w:t>Henig</w:t>
      </w:r>
      <w:proofErr w:type="spellEnd"/>
      <w:r w:rsidRPr="008B6CD8">
        <w:rPr>
          <w:rFonts w:ascii="Times New Roman" w:hAnsi="Times New Roman" w:cs="Times New Roman"/>
          <w:sz w:val="24"/>
          <w:szCs w:val="24"/>
          <w:lang w:val="de-DE"/>
        </w:rPr>
        <w:t xml:space="preserve">, G. Schneider, G. Knoch, G. </w:t>
      </w:r>
      <w:proofErr w:type="spellStart"/>
      <w:r w:rsidRPr="008B6CD8">
        <w:rPr>
          <w:rFonts w:ascii="Times New Roman" w:hAnsi="Times New Roman" w:cs="Times New Roman"/>
          <w:sz w:val="24"/>
          <w:szCs w:val="24"/>
          <w:lang w:val="de-DE"/>
        </w:rPr>
        <w:t>Petzow</w:t>
      </w:r>
      <w:proofErr w:type="spellEnd"/>
      <w:r w:rsidRPr="008B6CD8">
        <w:rPr>
          <w:rFonts w:ascii="Times New Roman" w:hAnsi="Times New Roman" w:cs="Times New Roman"/>
          <w:sz w:val="24"/>
          <w:szCs w:val="24"/>
          <w:lang w:val="de-DE"/>
        </w:rPr>
        <w:t xml:space="preserve">, D. de </w:t>
      </w:r>
      <w:proofErr w:type="spellStart"/>
      <w:r w:rsidRPr="008B6CD8">
        <w:rPr>
          <w:rFonts w:ascii="Times New Roman" w:hAnsi="Times New Roman" w:cs="Times New Roman"/>
          <w:sz w:val="24"/>
          <w:szCs w:val="24"/>
          <w:lang w:val="de-DE"/>
        </w:rPr>
        <w:t>Mooij</w:t>
      </w:r>
      <w:proofErr w:type="spellEnd"/>
      <w:r w:rsidRPr="008B6CD8">
        <w:rPr>
          <w:rFonts w:ascii="Times New Roman" w:hAnsi="Times New Roman" w:cs="Times New Roman"/>
          <w:sz w:val="24"/>
          <w:szCs w:val="24"/>
          <w:lang w:val="de-DE"/>
        </w:rPr>
        <w:t xml:space="preserve">, Powder Metall. </w:t>
      </w:r>
      <w:r w:rsidRPr="006B1249">
        <w:rPr>
          <w:rFonts w:ascii="Times New Roman" w:hAnsi="Times New Roman" w:cs="Times New Roman"/>
          <w:sz w:val="24"/>
          <w:szCs w:val="24"/>
          <w:lang w:val="de-DE"/>
        </w:rPr>
        <w:t>35 (1992) 221 – 227.</w:t>
      </w:r>
    </w:p>
    <w:p w14:paraId="44C49A69"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sz w:val="24"/>
          <w:szCs w:val="24"/>
          <w:lang w:val="de-DE"/>
        </w:rPr>
        <w:t>[</w:t>
      </w:r>
      <w:r w:rsidRPr="006B1249">
        <w:rPr>
          <w:rFonts w:ascii="Times New Roman" w:hAnsi="Times New Roman" w:cs="Times New Roman"/>
          <w:b/>
          <w:bCs/>
          <w:color w:val="0000FF"/>
          <w:sz w:val="24"/>
          <w:szCs w:val="24"/>
          <w:lang w:val="de-DE"/>
        </w:rPr>
        <w:t>Grünberger 1997</w:t>
      </w:r>
      <w:r w:rsidRPr="006B1249">
        <w:rPr>
          <w:rFonts w:ascii="Times New Roman" w:hAnsi="Times New Roman" w:cs="Times New Roman"/>
          <w:sz w:val="24"/>
          <w:szCs w:val="24"/>
          <w:lang w:val="de-DE"/>
        </w:rPr>
        <w:t>]</w:t>
      </w:r>
      <w:r w:rsidRPr="006B1249">
        <w:rPr>
          <w:rFonts w:ascii="Times New Roman" w:hAnsi="Times New Roman" w:cs="Times New Roman"/>
          <w:sz w:val="24"/>
          <w:szCs w:val="24"/>
          <w:lang w:val="de-DE"/>
        </w:rPr>
        <w:tab/>
      </w:r>
      <w:proofErr w:type="spellStart"/>
      <w:r w:rsidRPr="006B1249">
        <w:rPr>
          <w:rFonts w:ascii="Times New Roman" w:hAnsi="Times New Roman" w:cs="Times New Roman"/>
          <w:sz w:val="24"/>
          <w:szCs w:val="24"/>
          <w:lang w:val="de-DE"/>
        </w:rPr>
        <w:t>W.Grünberger</w:t>
      </w:r>
      <w:proofErr w:type="spellEnd"/>
      <w:r w:rsidRPr="006B1249">
        <w:rPr>
          <w:rFonts w:ascii="Times New Roman" w:hAnsi="Times New Roman" w:cs="Times New Roman"/>
          <w:sz w:val="24"/>
          <w:szCs w:val="24"/>
          <w:lang w:val="de-DE"/>
        </w:rPr>
        <w:t xml:space="preserve">, </w:t>
      </w:r>
      <w:proofErr w:type="spellStart"/>
      <w:r w:rsidRPr="006B1249">
        <w:rPr>
          <w:rFonts w:ascii="Times New Roman" w:hAnsi="Times New Roman" w:cs="Times New Roman"/>
          <w:sz w:val="24"/>
          <w:szCs w:val="24"/>
          <w:lang w:val="de-DE"/>
        </w:rPr>
        <w:t>D.Hinz</w:t>
      </w:r>
      <w:proofErr w:type="spellEnd"/>
      <w:r w:rsidRPr="006B1249">
        <w:rPr>
          <w:rFonts w:ascii="Times New Roman" w:hAnsi="Times New Roman" w:cs="Times New Roman"/>
          <w:sz w:val="24"/>
          <w:szCs w:val="24"/>
          <w:lang w:val="de-DE"/>
        </w:rPr>
        <w:t xml:space="preserve">, </w:t>
      </w:r>
      <w:proofErr w:type="spellStart"/>
      <w:r w:rsidRPr="006B1249">
        <w:rPr>
          <w:rFonts w:ascii="Times New Roman" w:hAnsi="Times New Roman" w:cs="Times New Roman"/>
          <w:sz w:val="24"/>
          <w:szCs w:val="24"/>
          <w:lang w:val="de-DE"/>
        </w:rPr>
        <w:t>A.Kirchner</w:t>
      </w:r>
      <w:proofErr w:type="spellEnd"/>
      <w:r w:rsidRPr="006B1249">
        <w:rPr>
          <w:rFonts w:ascii="Times New Roman" w:hAnsi="Times New Roman" w:cs="Times New Roman"/>
          <w:sz w:val="24"/>
          <w:szCs w:val="24"/>
          <w:lang w:val="de-DE"/>
        </w:rPr>
        <w:t xml:space="preserve">, </w:t>
      </w:r>
      <w:proofErr w:type="spellStart"/>
      <w:r w:rsidRPr="006B1249">
        <w:rPr>
          <w:rFonts w:ascii="Times New Roman" w:hAnsi="Times New Roman" w:cs="Times New Roman"/>
          <w:sz w:val="24"/>
          <w:szCs w:val="24"/>
          <w:lang w:val="de-DE"/>
        </w:rPr>
        <w:t>K.H.Müller</w:t>
      </w:r>
      <w:proofErr w:type="spellEnd"/>
      <w:r w:rsidRPr="006B1249">
        <w:rPr>
          <w:rFonts w:ascii="Times New Roman" w:hAnsi="Times New Roman" w:cs="Times New Roman"/>
          <w:sz w:val="24"/>
          <w:szCs w:val="24"/>
          <w:lang w:val="de-DE"/>
        </w:rPr>
        <w:t xml:space="preserve">, </w:t>
      </w:r>
      <w:proofErr w:type="spellStart"/>
      <w:r w:rsidRPr="006B1249">
        <w:rPr>
          <w:rFonts w:ascii="Times New Roman" w:hAnsi="Times New Roman" w:cs="Times New Roman"/>
          <w:sz w:val="24"/>
          <w:szCs w:val="24"/>
          <w:lang w:val="de-DE"/>
        </w:rPr>
        <w:t>L.Schultz</w:t>
      </w:r>
      <w:proofErr w:type="spellEnd"/>
      <w:r w:rsidRPr="006B1249">
        <w:rPr>
          <w:rFonts w:ascii="Times New Roman" w:hAnsi="Times New Roman" w:cs="Times New Roman"/>
          <w:sz w:val="24"/>
          <w:szCs w:val="24"/>
          <w:lang w:val="de-DE"/>
        </w:rPr>
        <w:t xml:space="preserve">, Hot </w:t>
      </w:r>
      <w:proofErr w:type="spellStart"/>
      <w:r w:rsidRPr="006B1249">
        <w:rPr>
          <w:rFonts w:ascii="Times New Roman" w:hAnsi="Times New Roman" w:cs="Times New Roman"/>
          <w:sz w:val="24"/>
          <w:szCs w:val="24"/>
          <w:lang w:val="de-DE"/>
        </w:rPr>
        <w:t>deformation</w:t>
      </w:r>
      <w:proofErr w:type="spellEnd"/>
      <w:r w:rsidRPr="006B1249">
        <w:rPr>
          <w:rFonts w:ascii="Times New Roman" w:hAnsi="Times New Roman" w:cs="Times New Roman"/>
          <w:sz w:val="24"/>
          <w:szCs w:val="24"/>
          <w:lang w:val="de-DE"/>
        </w:rPr>
        <w:t xml:space="preserve"> </w:t>
      </w:r>
      <w:proofErr w:type="spellStart"/>
      <w:r w:rsidRPr="006B1249">
        <w:rPr>
          <w:rFonts w:ascii="Times New Roman" w:hAnsi="Times New Roman" w:cs="Times New Roman"/>
          <w:sz w:val="24"/>
          <w:szCs w:val="24"/>
          <w:lang w:val="de-DE"/>
        </w:rPr>
        <w:t>of</w:t>
      </w:r>
      <w:proofErr w:type="spellEnd"/>
      <w:r w:rsidRPr="006B1249">
        <w:rPr>
          <w:rFonts w:ascii="Times New Roman" w:hAnsi="Times New Roman" w:cs="Times New Roman"/>
          <w:sz w:val="24"/>
          <w:szCs w:val="24"/>
          <w:lang w:val="de-DE"/>
        </w:rPr>
        <w:t xml:space="preserve"> </w:t>
      </w:r>
      <w:proofErr w:type="spellStart"/>
      <w:r w:rsidRPr="006B1249">
        <w:rPr>
          <w:rFonts w:ascii="Times New Roman" w:hAnsi="Times New Roman" w:cs="Times New Roman"/>
          <w:sz w:val="24"/>
          <w:szCs w:val="24"/>
          <w:lang w:val="de-DE"/>
        </w:rPr>
        <w:t>nanocrystalline</w:t>
      </w:r>
      <w:proofErr w:type="spellEnd"/>
      <w:r w:rsidRPr="006B1249">
        <w:rPr>
          <w:rFonts w:ascii="Times New Roman" w:hAnsi="Times New Roman" w:cs="Times New Roman"/>
          <w:sz w:val="24"/>
          <w:szCs w:val="24"/>
          <w:lang w:val="de-DE"/>
        </w:rPr>
        <w:t xml:space="preserve"> Nd</w:t>
      </w:r>
      <w:r w:rsidRPr="006B1249">
        <w:rPr>
          <w:rFonts w:ascii="Times New Roman" w:eastAsia="Times New Roman" w:hAnsi="Times New Roman" w:cs="Times New Roman"/>
          <w:sz w:val="24"/>
          <w:szCs w:val="24"/>
          <w:lang w:val="de-DE"/>
        </w:rPr>
        <w:t>-</w:t>
      </w:r>
      <w:proofErr w:type="spellStart"/>
      <w:r w:rsidRPr="006B1249">
        <w:rPr>
          <w:rFonts w:ascii="Times New Roman" w:hAnsi="Times New Roman" w:cs="Times New Roman"/>
          <w:sz w:val="24"/>
          <w:szCs w:val="24"/>
          <w:lang w:val="de-DE"/>
        </w:rPr>
        <w:t>Fe</w:t>
      </w:r>
      <w:proofErr w:type="spellEnd"/>
      <w:r w:rsidRPr="006B1249">
        <w:rPr>
          <w:rFonts w:ascii="Times New Roman" w:eastAsia="Times New Roman" w:hAnsi="Times New Roman" w:cs="Times New Roman"/>
          <w:sz w:val="24"/>
          <w:szCs w:val="24"/>
          <w:lang w:val="de-DE"/>
        </w:rPr>
        <w:t>-</w:t>
      </w:r>
      <w:r w:rsidRPr="006B1249">
        <w:rPr>
          <w:rFonts w:ascii="Times New Roman" w:hAnsi="Times New Roman" w:cs="Times New Roman"/>
          <w:sz w:val="24"/>
          <w:szCs w:val="24"/>
          <w:lang w:val="de-DE"/>
        </w:rPr>
        <w:t xml:space="preserve">B </w:t>
      </w:r>
      <w:proofErr w:type="spellStart"/>
      <w:r w:rsidRPr="006B1249">
        <w:rPr>
          <w:rFonts w:ascii="Times New Roman" w:hAnsi="Times New Roman" w:cs="Times New Roman"/>
          <w:sz w:val="24"/>
          <w:szCs w:val="24"/>
          <w:lang w:val="de-DE"/>
        </w:rPr>
        <w:t>alloys</w:t>
      </w:r>
      <w:proofErr w:type="spellEnd"/>
      <w:r w:rsidRPr="006B1249">
        <w:rPr>
          <w:rFonts w:ascii="Times New Roman" w:hAnsi="Times New Roman" w:cs="Times New Roman"/>
          <w:sz w:val="24"/>
          <w:szCs w:val="24"/>
          <w:lang w:val="de-DE"/>
        </w:rPr>
        <w:t xml:space="preserve">, J. </w:t>
      </w:r>
      <w:proofErr w:type="spellStart"/>
      <w:r w:rsidRPr="006B1249">
        <w:rPr>
          <w:rFonts w:ascii="Times New Roman" w:hAnsi="Times New Roman" w:cs="Times New Roman"/>
          <w:sz w:val="24"/>
          <w:szCs w:val="24"/>
          <w:lang w:val="de-DE"/>
        </w:rPr>
        <w:t>Alloy</w:t>
      </w:r>
      <w:proofErr w:type="spellEnd"/>
      <w:r w:rsidRPr="006B1249">
        <w:rPr>
          <w:rFonts w:ascii="Times New Roman" w:hAnsi="Times New Roman" w:cs="Times New Roman"/>
          <w:sz w:val="24"/>
          <w:szCs w:val="24"/>
          <w:lang w:val="de-DE"/>
        </w:rPr>
        <w:t xml:space="preserve">. </w:t>
      </w:r>
      <w:r w:rsidRPr="00755379">
        <w:rPr>
          <w:rFonts w:ascii="Times New Roman" w:hAnsi="Times New Roman" w:cs="Times New Roman"/>
          <w:sz w:val="24"/>
          <w:szCs w:val="24"/>
          <w:lang w:val="en-US"/>
        </w:rPr>
        <w:t>Compd. 257 (1997) 293–301.</w:t>
      </w:r>
    </w:p>
    <w:p w14:paraId="45648C1B"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Gutfleisch 2000a</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O. Gutfleisch, Controlling the properties of high energy density permanent magnetic materials by different processing routes, J. Phys. D 33 (2000) R157–R172.</w:t>
      </w:r>
    </w:p>
    <w:p w14:paraId="3D5FB91B" w14:textId="77777777" w:rsidR="006B1249" w:rsidRPr="007C05C3"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Gutfleisch 2000b</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 xml:space="preserve">O. Gutfleisch, D. Eckert, R. Schäfer, K. H. Müller, Magnetization processes in two different types of anisotropic, fully dense </w:t>
      </w:r>
      <w:proofErr w:type="spellStart"/>
      <w:r w:rsidRPr="007C05C3">
        <w:rPr>
          <w:rFonts w:ascii="Times New Roman" w:hAnsi="Times New Roman" w:cs="Times New Roman"/>
          <w:sz w:val="24"/>
          <w:szCs w:val="24"/>
          <w:lang w:val="en-US"/>
        </w:rPr>
        <w:t>NdFeB</w:t>
      </w:r>
      <w:proofErr w:type="spellEnd"/>
      <w:r w:rsidRPr="007C05C3">
        <w:rPr>
          <w:rFonts w:ascii="Times New Roman" w:hAnsi="Times New Roman" w:cs="Times New Roman"/>
          <w:sz w:val="24"/>
          <w:szCs w:val="24"/>
          <w:lang w:val="en-US"/>
        </w:rPr>
        <w:t xml:space="preserve"> hydrogenation, disproportionation, desorption, and recombination magnets, J. Appl. Phys. 87 (2000) 6119-6121.</w:t>
      </w:r>
    </w:p>
    <w:p w14:paraId="1C4D1DB9"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Gutfleisch 2011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O. Gutfleisch, M.A. Willard, E. </w:t>
      </w:r>
      <w:proofErr w:type="spellStart"/>
      <w:r w:rsidRPr="00755379">
        <w:rPr>
          <w:rFonts w:ascii="Times New Roman" w:hAnsi="Times New Roman" w:cs="Times New Roman"/>
          <w:sz w:val="24"/>
          <w:szCs w:val="24"/>
          <w:lang w:val="en-US"/>
        </w:rPr>
        <w:t>Brück</w:t>
      </w:r>
      <w:proofErr w:type="spellEnd"/>
      <w:r w:rsidRPr="00755379">
        <w:rPr>
          <w:rFonts w:ascii="Times New Roman" w:hAnsi="Times New Roman" w:cs="Times New Roman"/>
          <w:sz w:val="24"/>
          <w:szCs w:val="24"/>
          <w:lang w:val="en-US"/>
        </w:rPr>
        <w:t>, C.H. Chen, S.G. Sankar, J. Ping Liu, Magnetic Materials and Devices for the 21st Century: Stronger, Lighter, and More Energy Efficient, Adv. Mater. 23 (2011) 821–842.</w:t>
      </w:r>
    </w:p>
    <w:p w14:paraId="5579FEAC" w14:textId="77777777" w:rsidR="006B1249" w:rsidRPr="007C05C3"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color w:val="0000FF"/>
          <w:sz w:val="24"/>
          <w:szCs w:val="24"/>
          <w:lang w:val="en-US"/>
        </w:rPr>
        <w:t>[</w:t>
      </w:r>
      <w:proofErr w:type="spellStart"/>
      <w:r w:rsidRPr="006B1249">
        <w:rPr>
          <w:rFonts w:ascii="Times New Roman" w:hAnsi="Times New Roman" w:cs="Times New Roman"/>
          <w:b/>
          <w:bCs/>
          <w:color w:val="0000FF"/>
          <w:sz w:val="24"/>
          <w:szCs w:val="24"/>
          <w:lang w:val="en-US"/>
        </w:rPr>
        <w:t>Hinz</w:t>
      </w:r>
      <w:proofErr w:type="spellEnd"/>
      <w:r w:rsidRPr="006B1249">
        <w:rPr>
          <w:rFonts w:ascii="Times New Roman" w:hAnsi="Times New Roman" w:cs="Times New Roman"/>
          <w:b/>
          <w:bCs/>
          <w:color w:val="0000FF"/>
          <w:sz w:val="24"/>
          <w:szCs w:val="24"/>
          <w:lang w:val="en-US"/>
        </w:rPr>
        <w:t xml:space="preserve"> 2003</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 xml:space="preserve">D. </w:t>
      </w:r>
      <w:proofErr w:type="spellStart"/>
      <w:r w:rsidRPr="007C05C3">
        <w:rPr>
          <w:rFonts w:ascii="Times New Roman" w:hAnsi="Times New Roman" w:cs="Times New Roman"/>
          <w:sz w:val="24"/>
          <w:szCs w:val="24"/>
          <w:lang w:val="en-US"/>
        </w:rPr>
        <w:t>Hinz</w:t>
      </w:r>
      <w:proofErr w:type="spellEnd"/>
      <w:r w:rsidRPr="007C05C3">
        <w:rPr>
          <w:rFonts w:ascii="Times New Roman" w:hAnsi="Times New Roman" w:cs="Times New Roman"/>
          <w:sz w:val="24"/>
          <w:szCs w:val="24"/>
          <w:lang w:val="en-US"/>
        </w:rPr>
        <w:t xml:space="preserve">, A. Kirchner, D.N. Brown, B.M. Ma, O. Gutfleisch, Near net shape production of radially oriented </w:t>
      </w:r>
      <w:proofErr w:type="spellStart"/>
      <w:r w:rsidRPr="007C05C3">
        <w:rPr>
          <w:rFonts w:ascii="Times New Roman" w:hAnsi="Times New Roman" w:cs="Times New Roman"/>
          <w:sz w:val="24"/>
          <w:szCs w:val="24"/>
          <w:lang w:val="en-US"/>
        </w:rPr>
        <w:t>NdFeB</w:t>
      </w:r>
      <w:proofErr w:type="spellEnd"/>
      <w:r w:rsidRPr="007C05C3">
        <w:rPr>
          <w:rFonts w:ascii="Times New Roman" w:hAnsi="Times New Roman" w:cs="Times New Roman"/>
          <w:sz w:val="24"/>
          <w:szCs w:val="24"/>
          <w:lang w:val="en-US"/>
        </w:rPr>
        <w:t xml:space="preserve"> ring magnets by backwards extrusion, Journal of Materials Processing Technology 135 (2003) 358-365.</w:t>
      </w:r>
    </w:p>
    <w:p w14:paraId="442BFCBA"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Hioki</w:t>
      </w:r>
      <w:proofErr w:type="spellEnd"/>
      <w:r w:rsidRPr="00755379">
        <w:rPr>
          <w:rFonts w:ascii="Times New Roman" w:hAnsi="Times New Roman" w:cs="Times New Roman"/>
          <w:b/>
          <w:bCs/>
          <w:color w:val="0000FF"/>
          <w:sz w:val="24"/>
          <w:szCs w:val="24"/>
          <w:lang w:val="en-US"/>
        </w:rPr>
        <w:t xml:space="preserve"> 2021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K. </w:t>
      </w:r>
      <w:proofErr w:type="spellStart"/>
      <w:r w:rsidRPr="00755379">
        <w:rPr>
          <w:rFonts w:ascii="Times New Roman" w:hAnsi="Times New Roman" w:cs="Times New Roman"/>
          <w:sz w:val="24"/>
          <w:szCs w:val="24"/>
          <w:lang w:val="en-US"/>
        </w:rPr>
        <w:t>Hioki</w:t>
      </w:r>
      <w:proofErr w:type="spellEnd"/>
      <w:r w:rsidRPr="00755379">
        <w:rPr>
          <w:rFonts w:ascii="Times New Roman" w:hAnsi="Times New Roman" w:cs="Times New Roman"/>
          <w:sz w:val="24"/>
          <w:szCs w:val="24"/>
          <w:lang w:val="en-US"/>
        </w:rPr>
        <w:t xml:space="preserve">, High performance hot-deformed Nd-Fe-B magnets (Review), Sci. </w:t>
      </w:r>
      <w:proofErr w:type="spellStart"/>
      <w:r w:rsidRPr="00755379">
        <w:rPr>
          <w:rFonts w:ascii="Times New Roman" w:hAnsi="Times New Roman" w:cs="Times New Roman"/>
          <w:sz w:val="24"/>
          <w:szCs w:val="24"/>
          <w:lang w:val="en-US"/>
        </w:rPr>
        <w:t>Techn</w:t>
      </w:r>
      <w:proofErr w:type="spellEnd"/>
      <w:r w:rsidRPr="00755379">
        <w:rPr>
          <w:rFonts w:ascii="Times New Roman" w:hAnsi="Times New Roman" w:cs="Times New Roman"/>
          <w:sz w:val="24"/>
          <w:szCs w:val="24"/>
          <w:lang w:val="en-US"/>
        </w:rPr>
        <w:t>. Adv. Mat. 22 (2021) 72 – 84.</w:t>
      </w:r>
    </w:p>
    <w:p w14:paraId="668B4927"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Hu 2011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Z. Hu, L. Chu, J. Li, Y. Liu, </w:t>
      </w:r>
      <w:proofErr w:type="gramStart"/>
      <w:r w:rsidRPr="00755379">
        <w:rPr>
          <w:rFonts w:ascii="Times New Roman" w:hAnsi="Times New Roman" w:cs="Times New Roman"/>
          <w:sz w:val="24"/>
          <w:szCs w:val="24"/>
          <w:lang w:val="en-US"/>
        </w:rPr>
        <w:t>Enhanced</w:t>
      </w:r>
      <w:proofErr w:type="gramEnd"/>
      <w:r w:rsidRPr="00755379">
        <w:rPr>
          <w:rFonts w:ascii="Times New Roman" w:hAnsi="Times New Roman" w:cs="Times New Roman"/>
          <w:sz w:val="24"/>
          <w:szCs w:val="24"/>
          <w:lang w:val="en-US"/>
        </w:rPr>
        <w:t xml:space="preserve"> magnetic properties in Nd-Fe-B magnets prepared by spark plasma sintering via die-upsetting process, Journal of Rare Earths 29 (2011) 660 – 663.</w:t>
      </w:r>
    </w:p>
    <w:p w14:paraId="0882585B" w14:textId="768A213D"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Huang 2012</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Y.L. Huang, Z.W. Liu, X.C. Zhong, H.Y. Du, D.C. Zeng,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 xml:space="preserve"> based magnets prepared from nanocrystalline powders with various compositions and particle sizes by spark plasma sintering, Powder Metall. 55 (2012) 124–129.</w:t>
      </w:r>
    </w:p>
    <w:p w14:paraId="2C2A147A" w14:textId="39DCE2F6" w:rsidR="00C16E69" w:rsidRPr="007C05C3" w:rsidRDefault="00C16E69" w:rsidP="006B1249">
      <w:pPr>
        <w:spacing w:after="0" w:line="360" w:lineRule="auto"/>
        <w:ind w:left="2160" w:hanging="2160"/>
        <w:jc w:val="both"/>
        <w:rPr>
          <w:rFonts w:ascii="Times New Roman" w:hAnsi="Times New Roman" w:cs="Times New Roman"/>
          <w:sz w:val="24"/>
          <w:szCs w:val="24"/>
        </w:rPr>
      </w:pPr>
      <w:r w:rsidRPr="00C16E69">
        <w:rPr>
          <w:rFonts w:ascii="Times New Roman" w:hAnsi="Times New Roman" w:cs="Times New Roman"/>
          <w:sz w:val="24"/>
          <w:szCs w:val="24"/>
        </w:rPr>
        <w:lastRenderedPageBreak/>
        <w:t>[</w:t>
      </w:r>
      <w:r w:rsidRPr="00C16E69">
        <w:rPr>
          <w:rFonts w:ascii="Times New Roman" w:hAnsi="Times New Roman" w:cs="Times New Roman"/>
          <w:b/>
          <w:bCs/>
          <w:color w:val="0000FF"/>
          <w:sz w:val="24"/>
          <w:szCs w:val="24"/>
        </w:rPr>
        <w:t>Ikram 2019</w:t>
      </w:r>
      <w:r w:rsidRPr="00C16E69">
        <w:rPr>
          <w:rFonts w:ascii="Times New Roman" w:hAnsi="Times New Roman" w:cs="Times New Roman"/>
          <w:sz w:val="24"/>
          <w:szCs w:val="24"/>
        </w:rPr>
        <w:t>]</w:t>
      </w:r>
      <w:r w:rsidRPr="00C16E69">
        <w:rPr>
          <w:rFonts w:ascii="Times New Roman" w:hAnsi="Times New Roman" w:cs="Times New Roman"/>
          <w:sz w:val="24"/>
          <w:szCs w:val="24"/>
        </w:rPr>
        <w:tab/>
      </w:r>
      <w:r w:rsidRPr="007C05C3">
        <w:rPr>
          <w:rFonts w:ascii="Times New Roman" w:hAnsi="Times New Roman" w:cs="Times New Roman"/>
          <w:sz w:val="24"/>
          <w:szCs w:val="24"/>
        </w:rPr>
        <w:t xml:space="preserve">A. Ikram, M. Farhan Mehmood, M. </w:t>
      </w:r>
      <w:proofErr w:type="spellStart"/>
      <w:r w:rsidRPr="007C05C3">
        <w:rPr>
          <w:rFonts w:ascii="Times New Roman" w:hAnsi="Times New Roman" w:cs="Times New Roman"/>
          <w:sz w:val="24"/>
          <w:szCs w:val="24"/>
        </w:rPr>
        <w:t>Podlogar</w:t>
      </w:r>
      <w:proofErr w:type="spellEnd"/>
      <w:r w:rsidRPr="007C05C3">
        <w:rPr>
          <w:rFonts w:ascii="Times New Roman" w:hAnsi="Times New Roman" w:cs="Times New Roman"/>
          <w:sz w:val="24"/>
          <w:szCs w:val="24"/>
        </w:rPr>
        <w:t xml:space="preserve">, A. </w:t>
      </w:r>
      <w:proofErr w:type="spellStart"/>
      <w:r w:rsidRPr="007C05C3">
        <w:rPr>
          <w:rFonts w:ascii="Times New Roman" w:hAnsi="Times New Roman" w:cs="Times New Roman"/>
          <w:sz w:val="24"/>
          <w:szCs w:val="24"/>
        </w:rPr>
        <w:t>Eldosouky</w:t>
      </w:r>
      <w:proofErr w:type="spellEnd"/>
      <w:r w:rsidRPr="007C05C3">
        <w:rPr>
          <w:rFonts w:ascii="Times New Roman" w:hAnsi="Times New Roman" w:cs="Times New Roman"/>
          <w:sz w:val="24"/>
          <w:szCs w:val="24"/>
        </w:rPr>
        <w:t xml:space="preserve">, R.S. Sheridan, M. </w:t>
      </w:r>
      <w:proofErr w:type="spellStart"/>
      <w:r w:rsidRPr="007C05C3">
        <w:rPr>
          <w:rFonts w:ascii="Times New Roman" w:hAnsi="Times New Roman" w:cs="Times New Roman"/>
          <w:sz w:val="24"/>
          <w:szCs w:val="24"/>
        </w:rPr>
        <w:t>Awais</w:t>
      </w:r>
      <w:proofErr w:type="spellEnd"/>
      <w:r w:rsidRPr="007C05C3">
        <w:rPr>
          <w:rFonts w:ascii="Times New Roman" w:hAnsi="Times New Roman" w:cs="Times New Roman"/>
          <w:sz w:val="24"/>
          <w:szCs w:val="24"/>
        </w:rPr>
        <w:t>, A. Walton, M.</w:t>
      </w:r>
      <w:r w:rsidR="00847ADA" w:rsidRPr="007C05C3">
        <w:rPr>
          <w:rFonts w:ascii="Times New Roman" w:hAnsi="Times New Roman" w:cs="Times New Roman"/>
          <w:sz w:val="24"/>
          <w:szCs w:val="24"/>
        </w:rPr>
        <w:t xml:space="preserve"> </w:t>
      </w:r>
      <w:proofErr w:type="spellStart"/>
      <w:r w:rsidRPr="007C05C3">
        <w:rPr>
          <w:rFonts w:ascii="Times New Roman" w:hAnsi="Times New Roman" w:cs="Times New Roman"/>
          <w:sz w:val="24"/>
          <w:szCs w:val="24"/>
        </w:rPr>
        <w:t>M</w:t>
      </w:r>
      <w:r w:rsidR="00847ADA" w:rsidRPr="007C05C3">
        <w:rPr>
          <w:rFonts w:ascii="Times New Roman" w:hAnsi="Times New Roman" w:cs="Times New Roman"/>
          <w:sz w:val="24"/>
          <w:szCs w:val="24"/>
        </w:rPr>
        <w:t>acek</w:t>
      </w:r>
      <w:proofErr w:type="spellEnd"/>
      <w:r w:rsidRPr="007C05C3">
        <w:rPr>
          <w:rFonts w:ascii="Times New Roman" w:hAnsi="Times New Roman" w:cs="Times New Roman"/>
          <w:sz w:val="24"/>
          <w:szCs w:val="24"/>
        </w:rPr>
        <w:t xml:space="preserve"> </w:t>
      </w:r>
      <w:proofErr w:type="spellStart"/>
      <w:r w:rsidRPr="007C05C3">
        <w:rPr>
          <w:rFonts w:ascii="Times New Roman" w:hAnsi="Times New Roman" w:cs="Times New Roman"/>
          <w:sz w:val="24"/>
          <w:szCs w:val="24"/>
        </w:rPr>
        <w:t>Krzmanc</w:t>
      </w:r>
      <w:proofErr w:type="spellEnd"/>
      <w:r w:rsidRPr="007C05C3">
        <w:rPr>
          <w:rFonts w:ascii="Times New Roman" w:hAnsi="Times New Roman" w:cs="Times New Roman"/>
          <w:sz w:val="24"/>
          <w:szCs w:val="24"/>
        </w:rPr>
        <w:t xml:space="preserve">, T. </w:t>
      </w:r>
      <w:proofErr w:type="spellStart"/>
      <w:r w:rsidRPr="007C05C3">
        <w:rPr>
          <w:rFonts w:ascii="Times New Roman" w:hAnsi="Times New Roman" w:cs="Times New Roman"/>
          <w:sz w:val="24"/>
          <w:szCs w:val="24"/>
        </w:rPr>
        <w:t>Tomse</w:t>
      </w:r>
      <w:proofErr w:type="spellEnd"/>
      <w:r w:rsidRPr="007C05C3">
        <w:rPr>
          <w:rFonts w:ascii="Times New Roman" w:hAnsi="Times New Roman" w:cs="Times New Roman"/>
          <w:sz w:val="24"/>
          <w:szCs w:val="24"/>
        </w:rPr>
        <w:t xml:space="preserve">, S. Kobe, S. Sturm, K. </w:t>
      </w:r>
      <w:proofErr w:type="spellStart"/>
      <w:r w:rsidRPr="007C05C3">
        <w:rPr>
          <w:rFonts w:ascii="Times New Roman" w:hAnsi="Times New Roman" w:cs="Times New Roman"/>
          <w:sz w:val="24"/>
          <w:szCs w:val="24"/>
        </w:rPr>
        <w:t>Zuzek</w:t>
      </w:r>
      <w:proofErr w:type="spellEnd"/>
      <w:r w:rsidRPr="007C05C3">
        <w:rPr>
          <w:rFonts w:ascii="Times New Roman" w:hAnsi="Times New Roman" w:cs="Times New Roman"/>
          <w:sz w:val="24"/>
          <w:szCs w:val="24"/>
        </w:rPr>
        <w:t xml:space="preserve"> </w:t>
      </w:r>
      <w:proofErr w:type="spellStart"/>
      <w:r w:rsidRPr="007C05C3">
        <w:rPr>
          <w:rFonts w:ascii="Times New Roman" w:hAnsi="Times New Roman" w:cs="Times New Roman"/>
          <w:sz w:val="24"/>
          <w:szCs w:val="24"/>
        </w:rPr>
        <w:t>Rozman</w:t>
      </w:r>
      <w:proofErr w:type="spellEnd"/>
      <w:r w:rsidRPr="007C05C3">
        <w:rPr>
          <w:rFonts w:ascii="Times New Roman" w:hAnsi="Times New Roman" w:cs="Times New Roman"/>
          <w:sz w:val="24"/>
          <w:szCs w:val="24"/>
        </w:rPr>
        <w:t xml:space="preserve">, </w:t>
      </w:r>
      <w:proofErr w:type="gramStart"/>
      <w:r w:rsidRPr="007C05C3">
        <w:rPr>
          <w:rFonts w:ascii="Times New Roman" w:hAnsi="Times New Roman" w:cs="Times New Roman"/>
          <w:sz w:val="24"/>
          <w:szCs w:val="24"/>
        </w:rPr>
        <w:t>The</w:t>
      </w:r>
      <w:proofErr w:type="gramEnd"/>
      <w:r w:rsidRPr="007C05C3">
        <w:rPr>
          <w:rFonts w:ascii="Times New Roman" w:hAnsi="Times New Roman" w:cs="Times New Roman"/>
          <w:sz w:val="24"/>
          <w:szCs w:val="24"/>
        </w:rPr>
        <w:t xml:space="preserve"> sintering mechanism of fully dense and highly coercive Nd-Fe-B magnets from recycled HDDR powders reprocessed by spark plasma sintering, J. Alloys Comp. 774 (2019) 1195 – 1206.</w:t>
      </w:r>
    </w:p>
    <w:p w14:paraId="5C3E32CA" w14:textId="71A4E01A" w:rsidR="00C16E69" w:rsidRPr="007C05C3" w:rsidRDefault="00C16E69" w:rsidP="006B1249">
      <w:pPr>
        <w:spacing w:after="0" w:line="360" w:lineRule="auto"/>
        <w:ind w:left="2160" w:hanging="2160"/>
        <w:jc w:val="both"/>
        <w:rPr>
          <w:rFonts w:ascii="Times New Roman" w:hAnsi="Times New Roman" w:cs="Times New Roman"/>
          <w:sz w:val="24"/>
          <w:szCs w:val="24"/>
        </w:rPr>
      </w:pPr>
      <w:r w:rsidRPr="00847ADA">
        <w:rPr>
          <w:rFonts w:ascii="Times New Roman" w:hAnsi="Times New Roman" w:cs="Times New Roman"/>
          <w:sz w:val="24"/>
          <w:szCs w:val="24"/>
        </w:rPr>
        <w:t>[</w:t>
      </w:r>
      <w:r w:rsidRPr="00847ADA">
        <w:rPr>
          <w:rFonts w:ascii="Times New Roman" w:hAnsi="Times New Roman" w:cs="Times New Roman"/>
          <w:b/>
          <w:bCs/>
          <w:color w:val="0000FF"/>
          <w:sz w:val="24"/>
          <w:szCs w:val="24"/>
        </w:rPr>
        <w:t>Ikram 2020</w:t>
      </w:r>
      <w:r w:rsidRPr="00847ADA">
        <w:rPr>
          <w:rFonts w:ascii="Times New Roman" w:hAnsi="Times New Roman" w:cs="Times New Roman"/>
          <w:sz w:val="24"/>
          <w:szCs w:val="24"/>
        </w:rPr>
        <w:t>]</w:t>
      </w:r>
      <w:r w:rsidRPr="00847ADA">
        <w:rPr>
          <w:rFonts w:ascii="Times New Roman" w:hAnsi="Times New Roman" w:cs="Times New Roman"/>
          <w:sz w:val="24"/>
          <w:szCs w:val="24"/>
        </w:rPr>
        <w:tab/>
      </w:r>
      <w:r w:rsidR="00847ADA" w:rsidRPr="007C05C3">
        <w:rPr>
          <w:rFonts w:ascii="Times New Roman" w:hAnsi="Times New Roman" w:cs="Times New Roman"/>
          <w:sz w:val="24"/>
          <w:szCs w:val="24"/>
        </w:rPr>
        <w:t xml:space="preserve">A. Ikram, M. </w:t>
      </w:r>
      <w:proofErr w:type="spellStart"/>
      <w:r w:rsidR="00847ADA" w:rsidRPr="007C05C3">
        <w:rPr>
          <w:rFonts w:ascii="Times New Roman" w:hAnsi="Times New Roman" w:cs="Times New Roman"/>
          <w:sz w:val="24"/>
          <w:szCs w:val="24"/>
        </w:rPr>
        <w:t>Awais</w:t>
      </w:r>
      <w:proofErr w:type="spellEnd"/>
      <w:r w:rsidR="00847ADA" w:rsidRPr="007C05C3">
        <w:rPr>
          <w:rFonts w:ascii="Times New Roman" w:hAnsi="Times New Roman" w:cs="Times New Roman"/>
          <w:sz w:val="24"/>
          <w:szCs w:val="24"/>
        </w:rPr>
        <w:t xml:space="preserve">, R. Sheridan, A. Walton, S. Kobe, F. </w:t>
      </w:r>
      <w:proofErr w:type="spellStart"/>
      <w:r w:rsidR="00847ADA" w:rsidRPr="007C05C3">
        <w:rPr>
          <w:rFonts w:ascii="Times New Roman" w:hAnsi="Times New Roman" w:cs="Times New Roman"/>
          <w:sz w:val="24"/>
          <w:szCs w:val="24"/>
        </w:rPr>
        <w:t>Pusavec</w:t>
      </w:r>
      <w:proofErr w:type="spellEnd"/>
      <w:r w:rsidR="00847ADA" w:rsidRPr="007C05C3">
        <w:rPr>
          <w:rFonts w:ascii="Times New Roman" w:hAnsi="Times New Roman" w:cs="Times New Roman"/>
          <w:sz w:val="24"/>
          <w:szCs w:val="24"/>
        </w:rPr>
        <w:t xml:space="preserve">, K. </w:t>
      </w:r>
      <w:proofErr w:type="spellStart"/>
      <w:r w:rsidR="00847ADA" w:rsidRPr="007C05C3">
        <w:rPr>
          <w:rFonts w:ascii="Times New Roman" w:hAnsi="Times New Roman" w:cs="Times New Roman"/>
          <w:sz w:val="24"/>
          <w:szCs w:val="24"/>
        </w:rPr>
        <w:t>Zuzek</w:t>
      </w:r>
      <w:proofErr w:type="spellEnd"/>
      <w:r w:rsidR="00847ADA" w:rsidRPr="007C05C3">
        <w:rPr>
          <w:rFonts w:ascii="Times New Roman" w:hAnsi="Times New Roman" w:cs="Times New Roman"/>
          <w:sz w:val="24"/>
          <w:szCs w:val="24"/>
        </w:rPr>
        <w:t xml:space="preserve"> </w:t>
      </w:r>
      <w:proofErr w:type="spellStart"/>
      <w:r w:rsidR="00847ADA" w:rsidRPr="007C05C3">
        <w:rPr>
          <w:rFonts w:ascii="Times New Roman" w:hAnsi="Times New Roman" w:cs="Times New Roman"/>
          <w:sz w:val="24"/>
          <w:szCs w:val="24"/>
        </w:rPr>
        <w:t>Rozman</w:t>
      </w:r>
      <w:proofErr w:type="spellEnd"/>
      <w:r w:rsidR="00847ADA" w:rsidRPr="007C05C3">
        <w:rPr>
          <w:rFonts w:ascii="Times New Roman" w:hAnsi="Times New Roman" w:cs="Times New Roman"/>
          <w:sz w:val="24"/>
          <w:szCs w:val="24"/>
        </w:rPr>
        <w:t>, Spark plasma sintering as an effective texturing tool for reprocessing recycled HDDR Nd-Fe-B magnets with lossless coercivity, Metals 10 (2020) 418.</w:t>
      </w:r>
    </w:p>
    <w:p w14:paraId="0B843FDA"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847ADA">
        <w:rPr>
          <w:rFonts w:ascii="Times New Roman" w:hAnsi="Times New Roman" w:cs="Times New Roman"/>
          <w:sz w:val="24"/>
          <w:szCs w:val="24"/>
        </w:rPr>
        <w:t>[</w:t>
      </w:r>
      <w:r w:rsidRPr="00847ADA">
        <w:rPr>
          <w:rFonts w:ascii="Times New Roman" w:hAnsi="Times New Roman" w:cs="Times New Roman"/>
          <w:b/>
          <w:bCs/>
          <w:color w:val="0000FF"/>
          <w:sz w:val="24"/>
          <w:szCs w:val="24"/>
        </w:rPr>
        <w:t>Keszler 2023</w:t>
      </w:r>
      <w:r w:rsidRPr="00847ADA">
        <w:rPr>
          <w:rFonts w:ascii="Times New Roman" w:hAnsi="Times New Roman" w:cs="Times New Roman"/>
          <w:sz w:val="24"/>
          <w:szCs w:val="24"/>
        </w:rPr>
        <w:t>]</w:t>
      </w:r>
      <w:r w:rsidRPr="00847ADA">
        <w:rPr>
          <w:rFonts w:ascii="Times New Roman" w:hAnsi="Times New Roman" w:cs="Times New Roman"/>
          <w:sz w:val="24"/>
          <w:szCs w:val="24"/>
        </w:rPr>
        <w:tab/>
        <w:t xml:space="preserve">M. Keszler, F. </w:t>
      </w:r>
      <w:proofErr w:type="spellStart"/>
      <w:r w:rsidRPr="00847ADA">
        <w:rPr>
          <w:rFonts w:ascii="Times New Roman" w:hAnsi="Times New Roman" w:cs="Times New Roman"/>
          <w:sz w:val="24"/>
          <w:szCs w:val="24"/>
        </w:rPr>
        <w:t>Grosswendt</w:t>
      </w:r>
      <w:proofErr w:type="spellEnd"/>
      <w:r w:rsidRPr="00847ADA">
        <w:rPr>
          <w:rFonts w:ascii="Times New Roman" w:hAnsi="Times New Roman" w:cs="Times New Roman"/>
          <w:sz w:val="24"/>
          <w:szCs w:val="24"/>
        </w:rPr>
        <w:t xml:space="preserve">, A.-C. Assmann, M. Krengel, F. Maccari, O. Gutfleisch, D. Sebold, O. Guillon, S. Weber, M. Bram, Direct recycling of Nd-Fe-B magnet scrap by field assisted sintering technologies, Adv. </w:t>
      </w:r>
      <w:r w:rsidRPr="00755379">
        <w:rPr>
          <w:rFonts w:ascii="Times New Roman" w:hAnsi="Times New Roman" w:cs="Times New Roman"/>
          <w:sz w:val="24"/>
          <w:szCs w:val="24"/>
          <w:lang w:val="en-US"/>
        </w:rPr>
        <w:t>Energy Sustainability Res. (2023) 2300184.</w:t>
      </w:r>
    </w:p>
    <w:p w14:paraId="65FF48DE"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Khlopkov</w:t>
      </w:r>
      <w:proofErr w:type="spellEnd"/>
      <w:r w:rsidRPr="00755379">
        <w:rPr>
          <w:rFonts w:ascii="Times New Roman" w:hAnsi="Times New Roman" w:cs="Times New Roman"/>
          <w:b/>
          <w:bCs/>
          <w:color w:val="0000FF"/>
          <w:sz w:val="24"/>
          <w:szCs w:val="24"/>
          <w:lang w:val="en-US"/>
        </w:rPr>
        <w:t xml:space="preserve"> 2004</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K. </w:t>
      </w:r>
      <w:proofErr w:type="spellStart"/>
      <w:r w:rsidRPr="00755379">
        <w:rPr>
          <w:rFonts w:ascii="Times New Roman" w:hAnsi="Times New Roman" w:cs="Times New Roman"/>
          <w:sz w:val="24"/>
          <w:szCs w:val="24"/>
          <w:lang w:val="en-US"/>
        </w:rPr>
        <w:t>Khlopkov</w:t>
      </w:r>
      <w:proofErr w:type="spellEnd"/>
      <w:r w:rsidRPr="00755379">
        <w:rPr>
          <w:rFonts w:ascii="Times New Roman" w:hAnsi="Times New Roman" w:cs="Times New Roman"/>
          <w:sz w:val="24"/>
          <w:szCs w:val="24"/>
          <w:lang w:val="en-US"/>
        </w:rPr>
        <w:t xml:space="preserve">, O. Gutfleisch, R. Schäfer, D. </w:t>
      </w:r>
      <w:proofErr w:type="spellStart"/>
      <w:r w:rsidRPr="00755379">
        <w:rPr>
          <w:rFonts w:ascii="Times New Roman" w:hAnsi="Times New Roman" w:cs="Times New Roman"/>
          <w:sz w:val="24"/>
          <w:szCs w:val="24"/>
          <w:lang w:val="en-US"/>
        </w:rPr>
        <w:t>Hinz</w:t>
      </w:r>
      <w:proofErr w:type="spellEnd"/>
      <w:r w:rsidRPr="00755379">
        <w:rPr>
          <w:rFonts w:ascii="Times New Roman" w:hAnsi="Times New Roman" w:cs="Times New Roman"/>
          <w:sz w:val="24"/>
          <w:szCs w:val="24"/>
          <w:lang w:val="en-US"/>
        </w:rPr>
        <w:t xml:space="preserve">, K.-H. Müller, L. Schultz, Interaction domains in die-upset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 xml:space="preserve"> magnets in dependence on the degree of deformation, Journal of Magnetism and Magnetic Materials 272-276 (2004) E1937 – E1939.</w:t>
      </w:r>
    </w:p>
    <w:p w14:paraId="0D9B649D"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Khlopkov</w:t>
      </w:r>
      <w:proofErr w:type="spellEnd"/>
      <w:r w:rsidRPr="00755379">
        <w:rPr>
          <w:rFonts w:ascii="Times New Roman" w:hAnsi="Times New Roman" w:cs="Times New Roman"/>
          <w:b/>
          <w:bCs/>
          <w:color w:val="0000FF"/>
          <w:sz w:val="24"/>
          <w:szCs w:val="24"/>
          <w:lang w:val="en-US"/>
        </w:rPr>
        <w:t xml:space="preserve"> 2007</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K. </w:t>
      </w:r>
      <w:proofErr w:type="spellStart"/>
      <w:r w:rsidRPr="00755379">
        <w:rPr>
          <w:rFonts w:ascii="Times New Roman" w:hAnsi="Times New Roman" w:cs="Times New Roman"/>
          <w:sz w:val="24"/>
          <w:szCs w:val="24"/>
          <w:lang w:val="en-US"/>
        </w:rPr>
        <w:t>Khlopkov</w:t>
      </w:r>
      <w:proofErr w:type="spellEnd"/>
      <w:r w:rsidRPr="00755379">
        <w:rPr>
          <w:rFonts w:ascii="Times New Roman" w:hAnsi="Times New Roman" w:cs="Times New Roman"/>
          <w:sz w:val="24"/>
          <w:szCs w:val="24"/>
          <w:lang w:val="en-US"/>
        </w:rPr>
        <w:t xml:space="preserve">, O. Gutfleisch, D. </w:t>
      </w:r>
      <w:proofErr w:type="spellStart"/>
      <w:r w:rsidRPr="00755379">
        <w:rPr>
          <w:rFonts w:ascii="Times New Roman" w:hAnsi="Times New Roman" w:cs="Times New Roman"/>
          <w:sz w:val="24"/>
          <w:szCs w:val="24"/>
          <w:lang w:val="en-US"/>
        </w:rPr>
        <w:t>Hinz</w:t>
      </w:r>
      <w:proofErr w:type="spellEnd"/>
      <w:r w:rsidRPr="00755379">
        <w:rPr>
          <w:rFonts w:ascii="Times New Roman" w:hAnsi="Times New Roman" w:cs="Times New Roman"/>
          <w:sz w:val="24"/>
          <w:szCs w:val="24"/>
          <w:lang w:val="en-US"/>
        </w:rPr>
        <w:t>, K.-H. Müller, L. Schultz, Evolution of interaction domains in textured fine-grained Nd</w:t>
      </w:r>
      <w:r w:rsidRPr="00755379">
        <w:rPr>
          <w:rFonts w:ascii="Times New Roman" w:hAnsi="Times New Roman" w:cs="Times New Roman"/>
          <w:sz w:val="24"/>
          <w:szCs w:val="24"/>
          <w:vertAlign w:val="subscript"/>
          <w:lang w:val="en-US"/>
        </w:rPr>
        <w:t>2</w:t>
      </w:r>
      <w:r w:rsidRPr="00755379">
        <w:rPr>
          <w:rFonts w:ascii="Times New Roman" w:hAnsi="Times New Roman" w:cs="Times New Roman"/>
          <w:sz w:val="24"/>
          <w:szCs w:val="24"/>
          <w:lang w:val="en-US"/>
        </w:rPr>
        <w:t>Fe</w:t>
      </w:r>
      <w:r w:rsidRPr="00755379">
        <w:rPr>
          <w:rFonts w:ascii="Times New Roman" w:hAnsi="Times New Roman" w:cs="Times New Roman"/>
          <w:sz w:val="24"/>
          <w:szCs w:val="24"/>
          <w:vertAlign w:val="subscript"/>
          <w:lang w:val="en-US"/>
        </w:rPr>
        <w:t>14</w:t>
      </w:r>
      <w:r w:rsidRPr="00755379">
        <w:rPr>
          <w:rFonts w:ascii="Times New Roman" w:hAnsi="Times New Roman" w:cs="Times New Roman"/>
          <w:sz w:val="24"/>
          <w:szCs w:val="24"/>
          <w:lang w:val="en-US"/>
        </w:rPr>
        <w:t>B magnets, J. Appl. Phys. 102 (2007) 023912.</w:t>
      </w:r>
    </w:p>
    <w:p w14:paraId="1D6F8718" w14:textId="77777777" w:rsidR="006B1249" w:rsidRPr="007C05C3"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Kirchner 1998</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 xml:space="preserve">A. Kirchner, W. </w:t>
      </w:r>
      <w:proofErr w:type="spellStart"/>
      <w:r w:rsidRPr="007C05C3">
        <w:rPr>
          <w:rFonts w:ascii="Times New Roman" w:hAnsi="Times New Roman" w:cs="Times New Roman"/>
          <w:sz w:val="24"/>
          <w:szCs w:val="24"/>
          <w:lang w:val="en-US"/>
        </w:rPr>
        <w:t>Grünberger</w:t>
      </w:r>
      <w:proofErr w:type="spellEnd"/>
      <w:r w:rsidRPr="007C05C3">
        <w:rPr>
          <w:rFonts w:ascii="Times New Roman" w:hAnsi="Times New Roman" w:cs="Times New Roman"/>
          <w:sz w:val="24"/>
          <w:szCs w:val="24"/>
          <w:lang w:val="en-US"/>
        </w:rPr>
        <w:t xml:space="preserve">, O. Gutfleisch, V. Neu, K. H. Müller, L Schultz, A comparison of the magnetic properties and deformation </w:t>
      </w:r>
      <w:proofErr w:type="spellStart"/>
      <w:r w:rsidRPr="007C05C3">
        <w:rPr>
          <w:rFonts w:ascii="Times New Roman" w:hAnsi="Times New Roman" w:cs="Times New Roman"/>
          <w:sz w:val="24"/>
          <w:szCs w:val="24"/>
          <w:lang w:val="en-US"/>
        </w:rPr>
        <w:t>behaviour</w:t>
      </w:r>
      <w:proofErr w:type="spellEnd"/>
      <w:r w:rsidRPr="007C05C3">
        <w:rPr>
          <w:rFonts w:ascii="Times New Roman" w:hAnsi="Times New Roman" w:cs="Times New Roman"/>
          <w:sz w:val="24"/>
          <w:szCs w:val="24"/>
          <w:lang w:val="en-US"/>
        </w:rPr>
        <w:t xml:space="preserve"> of Nd-Fe-B magnets made from melt-spun, mechanically alloyed and HDDR powders, J. Phys. D: Appl. Phys. 31 (1998) 1660-1666.</w:t>
      </w:r>
    </w:p>
    <w:p w14:paraId="5A9E7610" w14:textId="6D3A9F82" w:rsidR="006B1249" w:rsidRPr="007C05C3"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Kirchner 2000</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 xml:space="preserve">A. Kirchner, D. </w:t>
      </w:r>
      <w:proofErr w:type="spellStart"/>
      <w:r w:rsidRPr="007C05C3">
        <w:rPr>
          <w:rFonts w:ascii="Times New Roman" w:hAnsi="Times New Roman" w:cs="Times New Roman"/>
          <w:sz w:val="24"/>
          <w:szCs w:val="24"/>
          <w:lang w:val="en-US"/>
        </w:rPr>
        <w:t>Hinz</w:t>
      </w:r>
      <w:proofErr w:type="spellEnd"/>
      <w:r w:rsidRPr="007C05C3">
        <w:rPr>
          <w:rFonts w:ascii="Times New Roman" w:hAnsi="Times New Roman" w:cs="Times New Roman"/>
          <w:sz w:val="24"/>
          <w:szCs w:val="24"/>
          <w:lang w:val="en-US"/>
        </w:rPr>
        <w:t xml:space="preserve">, V. </w:t>
      </w:r>
      <w:proofErr w:type="spellStart"/>
      <w:r w:rsidRPr="007C05C3">
        <w:rPr>
          <w:rFonts w:ascii="Times New Roman" w:hAnsi="Times New Roman" w:cs="Times New Roman"/>
          <w:sz w:val="24"/>
          <w:szCs w:val="24"/>
          <w:lang w:val="en-US"/>
        </w:rPr>
        <w:t>Panchanathan</w:t>
      </w:r>
      <w:proofErr w:type="spellEnd"/>
      <w:r w:rsidRPr="007C05C3">
        <w:rPr>
          <w:rFonts w:ascii="Times New Roman" w:hAnsi="Times New Roman" w:cs="Times New Roman"/>
          <w:sz w:val="24"/>
          <w:szCs w:val="24"/>
          <w:lang w:val="en-US"/>
        </w:rPr>
        <w:t xml:space="preserve">, O. Gutfleisch, K. H. Müller, L Schultz, Improved hot workability and magnetic properties in </w:t>
      </w:r>
      <w:proofErr w:type="spellStart"/>
      <w:r w:rsidRPr="007C05C3">
        <w:rPr>
          <w:rFonts w:ascii="Times New Roman" w:hAnsi="Times New Roman" w:cs="Times New Roman"/>
          <w:sz w:val="24"/>
          <w:szCs w:val="24"/>
          <w:lang w:val="en-US"/>
        </w:rPr>
        <w:t>NdFeCoGaB</w:t>
      </w:r>
      <w:proofErr w:type="spellEnd"/>
      <w:r w:rsidRPr="007C05C3">
        <w:rPr>
          <w:rFonts w:ascii="Times New Roman" w:hAnsi="Times New Roman" w:cs="Times New Roman"/>
          <w:sz w:val="24"/>
          <w:szCs w:val="24"/>
          <w:lang w:val="en-US"/>
        </w:rPr>
        <w:t xml:space="preserve"> hot deformed magnets, IEEE Transactions of Magnets 36 (2000) 3288-3290.</w:t>
      </w:r>
    </w:p>
    <w:p w14:paraId="7D063728" w14:textId="2A0B6B18" w:rsidR="00C96633" w:rsidRPr="007C05C3" w:rsidRDefault="00C96633" w:rsidP="006B1249">
      <w:pPr>
        <w:spacing w:after="0" w:line="360" w:lineRule="auto"/>
        <w:ind w:left="2160" w:hanging="2160"/>
        <w:jc w:val="both"/>
        <w:rPr>
          <w:rFonts w:ascii="Times New Roman" w:hAnsi="Times New Roman" w:cs="Times New Roman"/>
          <w:sz w:val="24"/>
          <w:szCs w:val="24"/>
          <w:lang w:val="en-US"/>
        </w:rPr>
      </w:pPr>
      <w:r w:rsidRPr="00C96633">
        <w:rPr>
          <w:rFonts w:ascii="Times New Roman" w:hAnsi="Times New Roman" w:cs="Times New Roman"/>
          <w:sz w:val="24"/>
          <w:szCs w:val="24"/>
          <w:lang w:val="en-US"/>
        </w:rPr>
        <w:t>[</w:t>
      </w:r>
      <w:r w:rsidRPr="00C96633">
        <w:rPr>
          <w:rFonts w:ascii="Times New Roman" w:hAnsi="Times New Roman" w:cs="Times New Roman"/>
          <w:b/>
          <w:bCs/>
          <w:color w:val="0000FF"/>
          <w:sz w:val="24"/>
          <w:szCs w:val="24"/>
          <w:lang w:val="en-US"/>
        </w:rPr>
        <w:t>Lee 1985</w:t>
      </w:r>
      <w:r w:rsidRPr="00C96633">
        <w:rPr>
          <w:rFonts w:ascii="Times New Roman" w:hAnsi="Times New Roman" w:cs="Times New Roman"/>
          <w:sz w:val="24"/>
          <w:szCs w:val="24"/>
          <w:lang w:val="en-US"/>
        </w:rPr>
        <w:t>]</w:t>
      </w:r>
      <w:r>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R.W. Lee, Hot-pressed neodymium</w:t>
      </w:r>
      <w:r w:rsidR="007D6952" w:rsidRPr="007C05C3">
        <w:rPr>
          <w:rFonts w:ascii="Times New Roman" w:hAnsi="Times New Roman" w:cs="Times New Roman"/>
          <w:sz w:val="24"/>
          <w:szCs w:val="24"/>
          <w:lang w:val="en-US"/>
        </w:rPr>
        <w:t>-iron-boron magnets, Appl. Phys. Letters 46 (1985) 790 – 791.</w:t>
      </w:r>
    </w:p>
    <w:p w14:paraId="0C24358F"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Leich 2018</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L. Leich, A. Röttger, W. Theisen, M. Krengel, Densification of nanocrystalline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 xml:space="preserve"> magnets processed by electro-discharge sintering – </w:t>
      </w:r>
      <w:r w:rsidRPr="00755379">
        <w:rPr>
          <w:rFonts w:ascii="Times New Roman" w:hAnsi="Times New Roman" w:cs="Times New Roman"/>
          <w:sz w:val="24"/>
          <w:szCs w:val="24"/>
          <w:lang w:val="en-US"/>
        </w:rPr>
        <w:lastRenderedPageBreak/>
        <w:t xml:space="preserve">Microstructure, magnetic, and mechanical properties, J. </w:t>
      </w:r>
      <w:proofErr w:type="spellStart"/>
      <w:r w:rsidRPr="00755379">
        <w:rPr>
          <w:rFonts w:ascii="Times New Roman" w:hAnsi="Times New Roman" w:cs="Times New Roman"/>
          <w:sz w:val="24"/>
          <w:szCs w:val="24"/>
          <w:lang w:val="en-US"/>
        </w:rPr>
        <w:t>Magn</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Magn</w:t>
      </w:r>
      <w:proofErr w:type="spellEnd"/>
      <w:r w:rsidRPr="00755379">
        <w:rPr>
          <w:rFonts w:ascii="Times New Roman" w:hAnsi="Times New Roman" w:cs="Times New Roman"/>
          <w:sz w:val="24"/>
          <w:szCs w:val="24"/>
          <w:lang w:val="en-US"/>
        </w:rPr>
        <w:t>. Mat. 460 (2018) 454–460.</w:t>
      </w:r>
    </w:p>
    <w:p w14:paraId="64275815" w14:textId="77777777"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Leich 2019</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L. Leich, A. Röttger, M. Krengel, W. Theisen, Recycling of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 xml:space="preserve"> Magnets by </w:t>
      </w:r>
      <w:proofErr w:type="spellStart"/>
      <w:r w:rsidRPr="00755379">
        <w:rPr>
          <w:rFonts w:ascii="Times New Roman" w:hAnsi="Times New Roman" w:cs="Times New Roman"/>
          <w:sz w:val="24"/>
          <w:szCs w:val="24"/>
          <w:lang w:val="en-US"/>
        </w:rPr>
        <w:t>Electrodischarge</w:t>
      </w:r>
      <w:proofErr w:type="spellEnd"/>
      <w:r w:rsidRPr="00755379">
        <w:rPr>
          <w:rFonts w:ascii="Times New Roman" w:hAnsi="Times New Roman" w:cs="Times New Roman"/>
          <w:sz w:val="24"/>
          <w:szCs w:val="24"/>
          <w:lang w:val="en-US"/>
        </w:rPr>
        <w:t xml:space="preserve"> Sintering—Microstructure, Magnetic, and Mechanical Properties, J. Sustain. Metall. 5 (2019) 107-117.</w:t>
      </w:r>
    </w:p>
    <w:p w14:paraId="546B131E" w14:textId="77777777" w:rsidR="006B1249" w:rsidRPr="007C05C3"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Liu 2010</w:t>
      </w:r>
      <w:r w:rsidRPr="006B1249">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W. Q. Liu, Z. Z. Cui, X. F. Yi, M. Yue, Y. B. Jiang, D. T. Zhang, J. X. Zhang, X. B. Liu, Structure and magnetic properties of magnetically isotropic and anisotropic Nd–Fe–B permanent magnets prepared by spark plasma sintering technology. J. Appl. Phys. 107 (2010) 09A719.</w:t>
      </w:r>
    </w:p>
    <w:p w14:paraId="2AC9388C" w14:textId="38471D37" w:rsidR="006B1249" w:rsidRDefault="006B1249" w:rsidP="006B1249">
      <w:pPr>
        <w:spacing w:after="0" w:line="360" w:lineRule="auto"/>
        <w:ind w:left="2160" w:hanging="2160"/>
        <w:jc w:val="both"/>
        <w:rPr>
          <w:rFonts w:ascii="Times New Roman" w:hAnsi="Times New Roman" w:cs="Times New Roman"/>
          <w:sz w:val="24"/>
          <w:szCs w:val="24"/>
          <w:lang w:val="en-US"/>
        </w:rPr>
      </w:pPr>
      <w:bookmarkStart w:id="69" w:name="_Hlk149218721"/>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Liu 2012</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Z.W. Liu, Y.L. Huang, H.Y. Huang, X.C. Zhong, H.Y. Yu, D.C. Zeng, Isotropic and Anisotropic Nanocrystalline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-Based Magnets Prepared by Spark Plasma Sintering and Hot Deformation. Key Eng. Mat. 510 – 511 (2012) 307 – 314.</w:t>
      </w:r>
    </w:p>
    <w:p w14:paraId="1B389F06" w14:textId="7B051E16" w:rsidR="00687724" w:rsidRPr="007C05C3" w:rsidRDefault="00687724" w:rsidP="006B1249">
      <w:pPr>
        <w:spacing w:after="0" w:line="360" w:lineRule="auto"/>
        <w:ind w:left="2160" w:hanging="2160"/>
        <w:jc w:val="both"/>
        <w:rPr>
          <w:rFonts w:ascii="Times New Roman" w:hAnsi="Times New Roman" w:cs="Times New Roman"/>
          <w:sz w:val="24"/>
          <w:szCs w:val="24"/>
        </w:rPr>
      </w:pPr>
      <w:r w:rsidRPr="00687724">
        <w:rPr>
          <w:rFonts w:ascii="Times New Roman" w:hAnsi="Times New Roman" w:cs="Times New Roman"/>
          <w:sz w:val="24"/>
          <w:szCs w:val="24"/>
        </w:rPr>
        <w:t>[</w:t>
      </w:r>
      <w:r w:rsidRPr="00687724">
        <w:rPr>
          <w:rFonts w:ascii="Times New Roman" w:hAnsi="Times New Roman" w:cs="Times New Roman"/>
          <w:b/>
          <w:bCs/>
          <w:color w:val="0000FF"/>
          <w:sz w:val="24"/>
          <w:szCs w:val="24"/>
        </w:rPr>
        <w:t>Liu 2013</w:t>
      </w:r>
      <w:r w:rsidRPr="00687724">
        <w:rPr>
          <w:rFonts w:ascii="Times New Roman" w:hAnsi="Times New Roman" w:cs="Times New Roman"/>
          <w:sz w:val="24"/>
          <w:szCs w:val="24"/>
        </w:rPr>
        <w:t>]</w:t>
      </w:r>
      <w:r w:rsidRPr="00687724">
        <w:rPr>
          <w:rFonts w:ascii="Times New Roman" w:hAnsi="Times New Roman" w:cs="Times New Roman"/>
          <w:sz w:val="24"/>
          <w:szCs w:val="24"/>
        </w:rPr>
        <w:tab/>
      </w:r>
      <w:r w:rsidRPr="007C05C3">
        <w:rPr>
          <w:rFonts w:ascii="Times New Roman" w:hAnsi="Times New Roman" w:cs="Times New Roman"/>
          <w:sz w:val="24"/>
          <w:szCs w:val="24"/>
        </w:rPr>
        <w:t xml:space="preserve">J. Liu, H. </w:t>
      </w:r>
      <w:proofErr w:type="spellStart"/>
      <w:r w:rsidRPr="007C05C3">
        <w:rPr>
          <w:rFonts w:ascii="Times New Roman" w:hAnsi="Times New Roman" w:cs="Times New Roman"/>
          <w:sz w:val="24"/>
          <w:szCs w:val="24"/>
        </w:rPr>
        <w:t>Sepheri</w:t>
      </w:r>
      <w:proofErr w:type="spellEnd"/>
      <w:r w:rsidRPr="007C05C3">
        <w:rPr>
          <w:rFonts w:ascii="Times New Roman" w:hAnsi="Times New Roman" w:cs="Times New Roman"/>
          <w:sz w:val="24"/>
          <w:szCs w:val="24"/>
        </w:rPr>
        <w:t xml:space="preserve">-Amin, T. Ohkubo, </w:t>
      </w:r>
      <w:r w:rsidR="00161D97" w:rsidRPr="007C05C3">
        <w:rPr>
          <w:rFonts w:ascii="Times New Roman" w:hAnsi="Times New Roman" w:cs="Times New Roman"/>
          <w:sz w:val="24"/>
          <w:szCs w:val="24"/>
        </w:rPr>
        <w:t xml:space="preserve">K. </w:t>
      </w:r>
      <w:proofErr w:type="spellStart"/>
      <w:r w:rsidR="00161D97" w:rsidRPr="007C05C3">
        <w:rPr>
          <w:rFonts w:ascii="Times New Roman" w:hAnsi="Times New Roman" w:cs="Times New Roman"/>
          <w:sz w:val="24"/>
          <w:szCs w:val="24"/>
        </w:rPr>
        <w:t>Hioki</w:t>
      </w:r>
      <w:proofErr w:type="spellEnd"/>
      <w:r w:rsidR="00161D97" w:rsidRPr="007C05C3">
        <w:rPr>
          <w:rFonts w:ascii="Times New Roman" w:hAnsi="Times New Roman" w:cs="Times New Roman"/>
          <w:sz w:val="24"/>
          <w:szCs w:val="24"/>
        </w:rPr>
        <w:t xml:space="preserve">, A. Hattori, T. </w:t>
      </w:r>
      <w:proofErr w:type="spellStart"/>
      <w:r w:rsidR="00161D97" w:rsidRPr="007C05C3">
        <w:rPr>
          <w:rFonts w:ascii="Times New Roman" w:hAnsi="Times New Roman" w:cs="Times New Roman"/>
          <w:sz w:val="24"/>
          <w:szCs w:val="24"/>
        </w:rPr>
        <w:t>Schrefl</w:t>
      </w:r>
      <w:proofErr w:type="spellEnd"/>
      <w:r w:rsidR="00161D97" w:rsidRPr="007C05C3">
        <w:rPr>
          <w:rFonts w:ascii="Times New Roman" w:hAnsi="Times New Roman" w:cs="Times New Roman"/>
          <w:sz w:val="24"/>
          <w:szCs w:val="24"/>
        </w:rPr>
        <w:t xml:space="preserve">, K. </w:t>
      </w:r>
      <w:proofErr w:type="spellStart"/>
      <w:r w:rsidR="00161D97" w:rsidRPr="007C05C3">
        <w:rPr>
          <w:rFonts w:ascii="Times New Roman" w:hAnsi="Times New Roman" w:cs="Times New Roman"/>
          <w:sz w:val="24"/>
          <w:szCs w:val="24"/>
        </w:rPr>
        <w:t>Hono</w:t>
      </w:r>
      <w:proofErr w:type="spellEnd"/>
      <w:r w:rsidR="00161D97" w:rsidRPr="007C05C3">
        <w:rPr>
          <w:rFonts w:ascii="Times New Roman" w:hAnsi="Times New Roman" w:cs="Times New Roman"/>
          <w:sz w:val="24"/>
          <w:szCs w:val="24"/>
        </w:rPr>
        <w:t xml:space="preserve">, </w:t>
      </w:r>
      <w:r w:rsidRPr="007C05C3">
        <w:rPr>
          <w:rFonts w:ascii="Times New Roman" w:hAnsi="Times New Roman" w:cs="Times New Roman"/>
          <w:sz w:val="24"/>
          <w:szCs w:val="24"/>
        </w:rPr>
        <w:t xml:space="preserve">Effect of the Nd content on the microstructure and coercivity of </w:t>
      </w:r>
      <w:r w:rsidR="00161D97" w:rsidRPr="007C05C3">
        <w:rPr>
          <w:rFonts w:ascii="Times New Roman" w:hAnsi="Times New Roman" w:cs="Times New Roman"/>
          <w:sz w:val="24"/>
          <w:szCs w:val="24"/>
        </w:rPr>
        <w:t>hot-deformed Nd-Fe-B permanent magnets, Acta Mat. 61 (2013) 5387 – 5399.</w:t>
      </w:r>
    </w:p>
    <w:p w14:paraId="649A3DFD" w14:textId="28C9AD22" w:rsidR="0096304E" w:rsidRPr="007C05C3" w:rsidRDefault="0096304E" w:rsidP="006B1249">
      <w:pPr>
        <w:spacing w:after="0" w:line="360" w:lineRule="auto"/>
        <w:ind w:left="2160" w:hanging="2160"/>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Pr="0096304E">
        <w:rPr>
          <w:rFonts w:ascii="Times New Roman" w:hAnsi="Times New Roman" w:cs="Times New Roman"/>
          <w:b/>
          <w:bCs/>
          <w:color w:val="0000FF"/>
          <w:sz w:val="24"/>
          <w:szCs w:val="24"/>
          <w:lang w:val="en-US"/>
        </w:rPr>
        <w:t>Magnequench</w:t>
      </w:r>
      <w:proofErr w:type="spellEnd"/>
      <w:r w:rsidRPr="0096304E">
        <w:rPr>
          <w:rFonts w:ascii="Times New Roman" w:hAnsi="Times New Roman" w:cs="Times New Roman"/>
          <w:b/>
          <w:bCs/>
          <w:color w:val="0000FF"/>
          <w:sz w:val="24"/>
          <w:szCs w:val="24"/>
          <w:lang w:val="en-US"/>
        </w:rPr>
        <w:t xml:space="preserve"> 2024</w:t>
      </w:r>
      <w:r>
        <w:rPr>
          <w:rFonts w:ascii="Times New Roman" w:hAnsi="Times New Roman" w:cs="Times New Roman"/>
          <w:sz w:val="24"/>
          <w:szCs w:val="24"/>
          <w:lang w:val="en-US"/>
        </w:rPr>
        <w:t>]</w:t>
      </w:r>
      <w:r>
        <w:rPr>
          <w:rFonts w:ascii="Times New Roman" w:hAnsi="Times New Roman" w:cs="Times New Roman"/>
          <w:sz w:val="24"/>
          <w:szCs w:val="24"/>
          <w:lang w:val="en-US"/>
        </w:rPr>
        <w:tab/>
        <w:t xml:space="preserve"> </w:t>
      </w:r>
      <w:proofErr w:type="spellStart"/>
      <w:r w:rsidRPr="007C05C3">
        <w:rPr>
          <w:rFonts w:ascii="Times New Roman" w:hAnsi="Times New Roman" w:cs="Times New Roman"/>
          <w:sz w:val="24"/>
          <w:szCs w:val="24"/>
          <w:lang w:val="en-US"/>
        </w:rPr>
        <w:t>Magnequench</w:t>
      </w:r>
      <w:proofErr w:type="spellEnd"/>
      <w:r w:rsidRPr="007C05C3">
        <w:rPr>
          <w:rFonts w:ascii="Times New Roman" w:hAnsi="Times New Roman" w:cs="Times New Roman"/>
          <w:sz w:val="24"/>
          <w:szCs w:val="24"/>
          <w:lang w:val="en-US"/>
        </w:rPr>
        <w:t>, https://mqitechnology.com/products, accessed 12 January 2024.</w:t>
      </w:r>
    </w:p>
    <w:p w14:paraId="5C03B2B0" w14:textId="588FF7B4" w:rsidR="007D6952" w:rsidRPr="007C05C3" w:rsidRDefault="007D6952" w:rsidP="006B1249">
      <w:pPr>
        <w:spacing w:after="0" w:line="360" w:lineRule="auto"/>
        <w:ind w:left="2160" w:hanging="2160"/>
        <w:jc w:val="both"/>
        <w:rPr>
          <w:rFonts w:ascii="Times New Roman" w:hAnsi="Times New Roman" w:cs="Times New Roman"/>
          <w:sz w:val="24"/>
          <w:szCs w:val="24"/>
          <w:lang w:val="en-US"/>
        </w:rPr>
      </w:pPr>
      <w:r>
        <w:rPr>
          <w:rFonts w:ascii="Times New Roman" w:hAnsi="Times New Roman" w:cs="Times New Roman"/>
          <w:color w:val="0000FF"/>
          <w:sz w:val="24"/>
          <w:szCs w:val="24"/>
          <w:lang w:val="en-US"/>
        </w:rPr>
        <w:t>[</w:t>
      </w:r>
      <w:r w:rsidRPr="007D6952">
        <w:rPr>
          <w:rFonts w:ascii="Times New Roman" w:hAnsi="Times New Roman" w:cs="Times New Roman"/>
          <w:b/>
          <w:bCs/>
          <w:color w:val="0000FF"/>
          <w:sz w:val="24"/>
          <w:szCs w:val="24"/>
          <w:lang w:val="en-US"/>
        </w:rPr>
        <w:t>McGuiness 1992</w:t>
      </w:r>
      <w:r>
        <w:rPr>
          <w:rFonts w:ascii="Times New Roman" w:hAnsi="Times New Roman" w:cs="Times New Roman"/>
          <w:color w:val="0000FF"/>
          <w:sz w:val="24"/>
          <w:szCs w:val="24"/>
          <w:lang w:val="en-US"/>
        </w:rPr>
        <w:t>]</w:t>
      </w:r>
      <w:r>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 xml:space="preserve">P.J. McGuiness, C. Short, A.F. Wilson, I.R. Harris, </w:t>
      </w:r>
      <w:proofErr w:type="gramStart"/>
      <w:r w:rsidRPr="007C05C3">
        <w:rPr>
          <w:rFonts w:ascii="Times New Roman" w:hAnsi="Times New Roman" w:cs="Times New Roman"/>
          <w:sz w:val="24"/>
          <w:szCs w:val="24"/>
          <w:lang w:val="en-US"/>
        </w:rPr>
        <w:t>The</w:t>
      </w:r>
      <w:proofErr w:type="gramEnd"/>
      <w:r w:rsidRPr="007C05C3">
        <w:rPr>
          <w:rFonts w:ascii="Times New Roman" w:hAnsi="Times New Roman" w:cs="Times New Roman"/>
          <w:sz w:val="24"/>
          <w:szCs w:val="24"/>
          <w:lang w:val="en-US"/>
        </w:rPr>
        <w:t xml:space="preserve"> production and characterization of bonded, hot-pressed and die-upset HDDR magnets, J. Alloys Comp. 184 (1992) 243 – 255.</w:t>
      </w:r>
    </w:p>
    <w:p w14:paraId="048B13C0" w14:textId="58FBE5D6" w:rsidR="006B1249" w:rsidRPr="007C05C3"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Mishra 1988</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R.K. Mishra, E.G. Brewer, R.W. Lee, Grain growth and alignment in hot deformed Nd-Fe-B magnets. J Appl Phys. 63 (1988) 3528–3530.</w:t>
      </w:r>
    </w:p>
    <w:bookmarkEnd w:id="69"/>
    <w:p w14:paraId="66816BC3"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Mishra 1990</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R.K. Mishra, T.Y. Chu, L.K. </w:t>
      </w:r>
      <w:proofErr w:type="spellStart"/>
      <w:r w:rsidRPr="00755379">
        <w:rPr>
          <w:rFonts w:ascii="Times New Roman" w:hAnsi="Times New Roman" w:cs="Times New Roman"/>
          <w:sz w:val="24"/>
          <w:szCs w:val="24"/>
          <w:lang w:val="en-US"/>
        </w:rPr>
        <w:t>Rabenberg</w:t>
      </w:r>
      <w:proofErr w:type="spellEnd"/>
      <w:r w:rsidRPr="00755379">
        <w:rPr>
          <w:rFonts w:ascii="Times New Roman" w:hAnsi="Times New Roman" w:cs="Times New Roman"/>
          <w:sz w:val="24"/>
          <w:szCs w:val="24"/>
          <w:lang w:val="en-US"/>
        </w:rPr>
        <w:t xml:space="preserve">, The development of the microstructure of die-upset Nd-Fe-B magnets, J. </w:t>
      </w:r>
      <w:proofErr w:type="spellStart"/>
      <w:r w:rsidRPr="00755379">
        <w:rPr>
          <w:rFonts w:ascii="Times New Roman" w:hAnsi="Times New Roman" w:cs="Times New Roman"/>
          <w:sz w:val="24"/>
          <w:szCs w:val="24"/>
          <w:lang w:val="en-US"/>
        </w:rPr>
        <w:t>Magn</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Magn</w:t>
      </w:r>
      <w:proofErr w:type="spellEnd"/>
      <w:r w:rsidRPr="00755379">
        <w:rPr>
          <w:rFonts w:ascii="Times New Roman" w:hAnsi="Times New Roman" w:cs="Times New Roman"/>
          <w:sz w:val="24"/>
          <w:szCs w:val="24"/>
          <w:lang w:val="en-US"/>
        </w:rPr>
        <w:t>. Mater. 84 (1990) 88–94.</w:t>
      </w:r>
    </w:p>
    <w:p w14:paraId="0E100ED4" w14:textId="144FA4E9"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Mishra 2023</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T. Prasad Mishra, L. Leich, M. Krengel, S. Weber, A. Röttger, M. Bram,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 xml:space="preserve"> Magnets with Well-Pronounced Anisotropic Magnetic Properties Made by Electric Current-Assisted Sintering, Adv. Eng. Mat. 25 (2023) 2201027.</w:t>
      </w:r>
    </w:p>
    <w:p w14:paraId="4E76454D" w14:textId="40DFEFC3" w:rsidR="00E64F11" w:rsidRPr="007C05C3" w:rsidRDefault="00E64F11" w:rsidP="006B1249">
      <w:pPr>
        <w:spacing w:after="0" w:line="360" w:lineRule="auto"/>
        <w:ind w:left="2160" w:hanging="2160"/>
        <w:jc w:val="both"/>
        <w:rPr>
          <w:rFonts w:ascii="Times New Roman" w:hAnsi="Times New Roman" w:cs="Times New Roman"/>
          <w:sz w:val="24"/>
          <w:szCs w:val="24"/>
        </w:rPr>
      </w:pPr>
      <w:r w:rsidRPr="00E64F11">
        <w:rPr>
          <w:rFonts w:ascii="Times New Roman" w:hAnsi="Times New Roman" w:cs="Times New Roman"/>
          <w:sz w:val="24"/>
          <w:szCs w:val="24"/>
        </w:rPr>
        <w:lastRenderedPageBreak/>
        <w:t>[</w:t>
      </w:r>
      <w:r w:rsidRPr="00E64F11">
        <w:rPr>
          <w:rFonts w:ascii="Times New Roman" w:hAnsi="Times New Roman" w:cs="Times New Roman"/>
          <w:b/>
          <w:bCs/>
          <w:color w:val="0000FF"/>
          <w:sz w:val="24"/>
          <w:szCs w:val="24"/>
        </w:rPr>
        <w:t>Nakayama 1993</w:t>
      </w:r>
      <w:r w:rsidRPr="00E64F11">
        <w:rPr>
          <w:rFonts w:ascii="Times New Roman" w:hAnsi="Times New Roman" w:cs="Times New Roman"/>
          <w:sz w:val="24"/>
          <w:szCs w:val="24"/>
        </w:rPr>
        <w:t>]</w:t>
      </w:r>
      <w:r w:rsidRPr="00E64F11">
        <w:rPr>
          <w:rFonts w:ascii="Times New Roman" w:hAnsi="Times New Roman" w:cs="Times New Roman"/>
          <w:sz w:val="24"/>
          <w:szCs w:val="24"/>
        </w:rPr>
        <w:tab/>
      </w:r>
      <w:r w:rsidRPr="007C05C3">
        <w:rPr>
          <w:rFonts w:ascii="Times New Roman" w:hAnsi="Times New Roman" w:cs="Times New Roman"/>
          <w:sz w:val="24"/>
          <w:szCs w:val="24"/>
        </w:rPr>
        <w:t>R. Nakayama, T. Takeshita, Nd</w:t>
      </w:r>
      <w:r w:rsidRPr="007C05C3">
        <w:rPr>
          <w:rFonts w:ascii="Times New Roman" w:hAnsi="Times New Roman" w:cs="Times New Roman" w:hint="eastAsia"/>
          <w:sz w:val="24"/>
          <w:szCs w:val="24"/>
        </w:rPr>
        <w:t>-</w:t>
      </w:r>
      <w:r w:rsidRPr="007C05C3">
        <w:rPr>
          <w:rFonts w:ascii="Times New Roman" w:hAnsi="Times New Roman" w:cs="Times New Roman"/>
          <w:sz w:val="24"/>
          <w:szCs w:val="24"/>
        </w:rPr>
        <w:t>Fe</w:t>
      </w:r>
      <w:r w:rsidRPr="007C05C3">
        <w:rPr>
          <w:rFonts w:ascii="Times New Roman" w:hAnsi="Times New Roman" w:cs="Times New Roman" w:hint="eastAsia"/>
          <w:sz w:val="24"/>
          <w:szCs w:val="24"/>
        </w:rPr>
        <w:t>-</w:t>
      </w:r>
      <w:r w:rsidRPr="007C05C3">
        <w:rPr>
          <w:rFonts w:ascii="Times New Roman" w:hAnsi="Times New Roman" w:cs="Times New Roman"/>
          <w:sz w:val="24"/>
          <w:szCs w:val="24"/>
        </w:rPr>
        <w:t>B anisotropic magnet powders produced by the HDDR process</w:t>
      </w:r>
      <w:r w:rsidR="00687724" w:rsidRPr="007C05C3">
        <w:rPr>
          <w:rFonts w:ascii="Times New Roman" w:hAnsi="Times New Roman" w:cs="Times New Roman"/>
          <w:sz w:val="24"/>
          <w:szCs w:val="24"/>
        </w:rPr>
        <w:t>, Journal of Alloys and Compounds, 193 (1993) 259-261.</w:t>
      </w:r>
    </w:p>
    <w:p w14:paraId="19159F94" w14:textId="77777777" w:rsidR="006B1249" w:rsidRPr="007C05C3" w:rsidRDefault="006B1249" w:rsidP="006B1249">
      <w:pPr>
        <w:spacing w:after="0" w:line="360" w:lineRule="auto"/>
        <w:ind w:left="2160" w:hanging="2160"/>
        <w:jc w:val="both"/>
        <w:rPr>
          <w:rFonts w:ascii="Times New Roman" w:hAnsi="Times New Roman" w:cs="Times New Roman"/>
          <w:sz w:val="24"/>
          <w:szCs w:val="24"/>
        </w:rPr>
      </w:pPr>
      <w:r w:rsidRPr="006B1249">
        <w:rPr>
          <w:rFonts w:ascii="Times New Roman" w:hAnsi="Times New Roman" w:cs="Times New Roman"/>
          <w:color w:val="0000FF"/>
          <w:sz w:val="24"/>
          <w:szCs w:val="24"/>
          <w:lang w:val="en-US"/>
        </w:rPr>
        <w:t>[</w:t>
      </w:r>
      <w:proofErr w:type="spellStart"/>
      <w:r w:rsidRPr="006B1249">
        <w:rPr>
          <w:rFonts w:ascii="Times New Roman" w:hAnsi="Times New Roman" w:cs="Times New Roman"/>
          <w:b/>
          <w:bCs/>
          <w:color w:val="0000FF"/>
          <w:sz w:val="24"/>
          <w:szCs w:val="24"/>
          <w:lang w:val="en-US"/>
        </w:rPr>
        <w:t>Noudem</w:t>
      </w:r>
      <w:proofErr w:type="spellEnd"/>
      <w:r w:rsidRPr="006B1249">
        <w:rPr>
          <w:rFonts w:ascii="Times New Roman" w:hAnsi="Times New Roman" w:cs="Times New Roman"/>
          <w:b/>
          <w:bCs/>
          <w:color w:val="0000FF"/>
          <w:sz w:val="24"/>
          <w:szCs w:val="24"/>
          <w:lang w:val="en-US"/>
        </w:rPr>
        <w:t xml:space="preserve"> 2012</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r>
      <w:r w:rsidRPr="007C05C3">
        <w:rPr>
          <w:rFonts w:ascii="Times New Roman" w:hAnsi="Times New Roman" w:cs="Times New Roman"/>
          <w:sz w:val="24"/>
          <w:szCs w:val="24"/>
          <w:lang w:val="en-US"/>
        </w:rPr>
        <w:t xml:space="preserve">J.G. </w:t>
      </w:r>
      <w:proofErr w:type="spellStart"/>
      <w:r w:rsidRPr="007C05C3">
        <w:rPr>
          <w:rFonts w:ascii="Times New Roman" w:hAnsi="Times New Roman" w:cs="Times New Roman"/>
          <w:sz w:val="24"/>
          <w:szCs w:val="24"/>
          <w:lang w:val="en-US"/>
        </w:rPr>
        <w:t>Noudem</w:t>
      </w:r>
      <w:proofErr w:type="spellEnd"/>
      <w:r w:rsidRPr="007C05C3">
        <w:rPr>
          <w:rFonts w:ascii="Times New Roman" w:hAnsi="Times New Roman" w:cs="Times New Roman"/>
          <w:sz w:val="24"/>
          <w:szCs w:val="24"/>
          <w:lang w:val="en-US"/>
        </w:rPr>
        <w:t xml:space="preserve">, D. </w:t>
      </w:r>
      <w:proofErr w:type="spellStart"/>
      <w:r w:rsidRPr="007C05C3">
        <w:rPr>
          <w:rFonts w:ascii="Times New Roman" w:hAnsi="Times New Roman" w:cs="Times New Roman"/>
          <w:sz w:val="24"/>
          <w:szCs w:val="24"/>
          <w:lang w:val="en-US"/>
        </w:rPr>
        <w:t>Kenfaui</w:t>
      </w:r>
      <w:proofErr w:type="spellEnd"/>
      <w:r w:rsidRPr="007C05C3">
        <w:rPr>
          <w:rFonts w:ascii="Times New Roman" w:hAnsi="Times New Roman" w:cs="Times New Roman"/>
          <w:sz w:val="24"/>
          <w:szCs w:val="24"/>
          <w:lang w:val="en-US"/>
        </w:rPr>
        <w:t xml:space="preserve">, D. </w:t>
      </w:r>
      <w:proofErr w:type="spellStart"/>
      <w:r w:rsidRPr="007C05C3">
        <w:rPr>
          <w:rFonts w:ascii="Times New Roman" w:hAnsi="Times New Roman" w:cs="Times New Roman"/>
          <w:sz w:val="24"/>
          <w:szCs w:val="24"/>
          <w:lang w:val="en-US"/>
        </w:rPr>
        <w:t>Chateigner</w:t>
      </w:r>
      <w:proofErr w:type="spellEnd"/>
      <w:r w:rsidRPr="007C05C3">
        <w:rPr>
          <w:rFonts w:ascii="Times New Roman" w:hAnsi="Times New Roman" w:cs="Times New Roman"/>
          <w:sz w:val="24"/>
          <w:szCs w:val="24"/>
          <w:lang w:val="en-US"/>
        </w:rPr>
        <w:t xml:space="preserve">, M. </w:t>
      </w:r>
      <w:proofErr w:type="spellStart"/>
      <w:r w:rsidRPr="007C05C3">
        <w:rPr>
          <w:rFonts w:ascii="Times New Roman" w:hAnsi="Times New Roman" w:cs="Times New Roman"/>
          <w:sz w:val="24"/>
          <w:szCs w:val="24"/>
          <w:lang w:val="en-US"/>
        </w:rPr>
        <w:t>Gomina</w:t>
      </w:r>
      <w:proofErr w:type="spellEnd"/>
      <w:r w:rsidRPr="007C05C3">
        <w:rPr>
          <w:rFonts w:ascii="Times New Roman" w:hAnsi="Times New Roman" w:cs="Times New Roman"/>
          <w:sz w:val="24"/>
          <w:szCs w:val="24"/>
          <w:lang w:val="en-US"/>
        </w:rPr>
        <w:t xml:space="preserve">, Toward the enhancement of thermoelectric properties of lamellar Ca3Co4O9 by edge-free spark plasma texturing, Scripta </w:t>
      </w:r>
      <w:proofErr w:type="spellStart"/>
      <w:r w:rsidRPr="007C05C3">
        <w:rPr>
          <w:rFonts w:ascii="Times New Roman" w:hAnsi="Times New Roman" w:cs="Times New Roman"/>
          <w:sz w:val="24"/>
          <w:szCs w:val="24"/>
          <w:lang w:val="en-US"/>
        </w:rPr>
        <w:t>Materialia</w:t>
      </w:r>
      <w:proofErr w:type="spellEnd"/>
      <w:r w:rsidRPr="007C05C3">
        <w:rPr>
          <w:rFonts w:ascii="Times New Roman" w:hAnsi="Times New Roman" w:cs="Times New Roman"/>
          <w:sz w:val="24"/>
          <w:szCs w:val="24"/>
          <w:lang w:val="en-US"/>
        </w:rPr>
        <w:t xml:space="preserve"> 66 (2012) 258-260.</w:t>
      </w:r>
    </w:p>
    <w:p w14:paraId="6D97ABF5" w14:textId="13185216" w:rsidR="006B1249" w:rsidRDefault="006B1249" w:rsidP="006B1249">
      <w:pPr>
        <w:spacing w:after="0" w:line="360" w:lineRule="auto"/>
        <w:ind w:left="2160" w:hanging="2160"/>
        <w:jc w:val="both"/>
        <w:rPr>
          <w:rFonts w:ascii="Times New Roman" w:hAnsi="Times New Roman" w:cs="Times New Roman"/>
          <w:sz w:val="24"/>
          <w:szCs w:val="24"/>
          <w:lang w:val="de-DE"/>
        </w:rPr>
      </w:pPr>
      <w:r w:rsidRPr="008B6CD8">
        <w:rPr>
          <w:rFonts w:ascii="Times New Roman" w:hAnsi="Times New Roman" w:cs="Times New Roman"/>
          <w:sz w:val="24"/>
          <w:szCs w:val="24"/>
          <w:lang w:val="de-DE"/>
        </w:rPr>
        <w:t>[</w:t>
      </w:r>
      <w:r w:rsidRPr="008B6CD8">
        <w:rPr>
          <w:rFonts w:ascii="Times New Roman" w:hAnsi="Times New Roman" w:cs="Times New Roman"/>
          <w:b/>
          <w:bCs/>
          <w:color w:val="0000FF"/>
          <w:sz w:val="24"/>
          <w:szCs w:val="24"/>
          <w:lang w:val="de-DE"/>
        </w:rPr>
        <w:t>Sawatzki 2016</w:t>
      </w:r>
      <w:r w:rsidRPr="008B6CD8">
        <w:rPr>
          <w:rFonts w:ascii="Times New Roman" w:hAnsi="Times New Roman" w:cs="Times New Roman"/>
          <w:sz w:val="24"/>
          <w:szCs w:val="24"/>
          <w:lang w:val="de-DE"/>
        </w:rPr>
        <w:t>]</w:t>
      </w:r>
      <w:r w:rsidRPr="008B6CD8">
        <w:rPr>
          <w:rFonts w:ascii="Times New Roman" w:hAnsi="Times New Roman" w:cs="Times New Roman"/>
          <w:sz w:val="24"/>
          <w:szCs w:val="24"/>
          <w:lang w:val="de-DE"/>
        </w:rPr>
        <w:tab/>
        <w:t xml:space="preserve">S. Sawatzki, Der </w:t>
      </w:r>
      <w:proofErr w:type="spellStart"/>
      <w:r w:rsidRPr="008B6CD8">
        <w:rPr>
          <w:rFonts w:ascii="Times New Roman" w:hAnsi="Times New Roman" w:cs="Times New Roman"/>
          <w:sz w:val="24"/>
          <w:szCs w:val="24"/>
          <w:lang w:val="de-DE"/>
        </w:rPr>
        <w:t>Korngrenzendiffusionsprozess</w:t>
      </w:r>
      <w:proofErr w:type="spellEnd"/>
      <w:r w:rsidRPr="008B6CD8">
        <w:rPr>
          <w:rFonts w:ascii="Times New Roman" w:hAnsi="Times New Roman" w:cs="Times New Roman"/>
          <w:sz w:val="24"/>
          <w:szCs w:val="24"/>
          <w:lang w:val="de-DE"/>
        </w:rPr>
        <w:t xml:space="preserve"> in nanokristallinen Nd-</w:t>
      </w:r>
      <w:proofErr w:type="spellStart"/>
      <w:r w:rsidRPr="008B6CD8">
        <w:rPr>
          <w:rFonts w:ascii="Times New Roman" w:hAnsi="Times New Roman" w:cs="Times New Roman"/>
          <w:sz w:val="24"/>
          <w:szCs w:val="24"/>
          <w:lang w:val="de-DE"/>
        </w:rPr>
        <w:t>Fe</w:t>
      </w:r>
      <w:proofErr w:type="spellEnd"/>
      <w:r w:rsidRPr="008B6CD8">
        <w:rPr>
          <w:rFonts w:ascii="Times New Roman" w:hAnsi="Times New Roman" w:cs="Times New Roman"/>
          <w:sz w:val="24"/>
          <w:szCs w:val="24"/>
          <w:lang w:val="de-DE"/>
        </w:rPr>
        <w:t xml:space="preserve">-B-Permanentmagneten, PhD </w:t>
      </w:r>
      <w:proofErr w:type="spellStart"/>
      <w:r w:rsidRPr="008B6CD8">
        <w:rPr>
          <w:rFonts w:ascii="Times New Roman" w:hAnsi="Times New Roman" w:cs="Times New Roman"/>
          <w:sz w:val="24"/>
          <w:szCs w:val="24"/>
          <w:lang w:val="de-DE"/>
        </w:rPr>
        <w:t>thesis</w:t>
      </w:r>
      <w:proofErr w:type="spellEnd"/>
      <w:r w:rsidRPr="008B6CD8">
        <w:rPr>
          <w:rFonts w:ascii="Times New Roman" w:hAnsi="Times New Roman" w:cs="Times New Roman"/>
          <w:sz w:val="24"/>
          <w:szCs w:val="24"/>
          <w:lang w:val="de-DE"/>
        </w:rPr>
        <w:t>, TU Darmstadt, 2016.</w:t>
      </w:r>
    </w:p>
    <w:p w14:paraId="2711CBB8" w14:textId="3C51CA46" w:rsidR="007D6952" w:rsidRPr="007C05C3" w:rsidRDefault="007D6952" w:rsidP="006B1249">
      <w:pPr>
        <w:spacing w:after="0" w:line="360" w:lineRule="auto"/>
        <w:ind w:left="2160" w:hanging="2160"/>
        <w:jc w:val="both"/>
        <w:rPr>
          <w:rFonts w:ascii="Times New Roman" w:hAnsi="Times New Roman" w:cs="Times New Roman"/>
          <w:sz w:val="24"/>
          <w:szCs w:val="24"/>
        </w:rPr>
      </w:pPr>
      <w:r w:rsidRPr="007D6952">
        <w:rPr>
          <w:rFonts w:ascii="Times New Roman" w:hAnsi="Times New Roman" w:cs="Times New Roman"/>
          <w:sz w:val="24"/>
          <w:szCs w:val="24"/>
        </w:rPr>
        <w:t>[</w:t>
      </w:r>
      <w:r w:rsidRPr="007D6952">
        <w:rPr>
          <w:rFonts w:ascii="Times New Roman" w:hAnsi="Times New Roman" w:cs="Times New Roman"/>
          <w:b/>
          <w:bCs/>
          <w:color w:val="0000FF"/>
          <w:sz w:val="24"/>
          <w:szCs w:val="24"/>
        </w:rPr>
        <w:t>Schultz 1987</w:t>
      </w:r>
      <w:r w:rsidRPr="007D6952">
        <w:rPr>
          <w:rFonts w:ascii="Times New Roman" w:hAnsi="Times New Roman" w:cs="Times New Roman"/>
          <w:sz w:val="24"/>
          <w:szCs w:val="24"/>
        </w:rPr>
        <w:t>]</w:t>
      </w:r>
      <w:r w:rsidRPr="007D6952">
        <w:rPr>
          <w:rFonts w:ascii="Times New Roman" w:hAnsi="Times New Roman" w:cs="Times New Roman"/>
          <w:sz w:val="24"/>
          <w:szCs w:val="24"/>
        </w:rPr>
        <w:tab/>
      </w:r>
      <w:r w:rsidRPr="007C05C3">
        <w:rPr>
          <w:rFonts w:ascii="Times New Roman" w:hAnsi="Times New Roman" w:cs="Times New Roman"/>
          <w:sz w:val="24"/>
          <w:szCs w:val="24"/>
        </w:rPr>
        <w:t xml:space="preserve">L. Schultz, J. </w:t>
      </w:r>
      <w:proofErr w:type="spellStart"/>
      <w:r w:rsidRPr="007C05C3">
        <w:rPr>
          <w:rFonts w:ascii="Times New Roman" w:hAnsi="Times New Roman" w:cs="Times New Roman"/>
          <w:sz w:val="24"/>
          <w:szCs w:val="24"/>
        </w:rPr>
        <w:t>Wecker</w:t>
      </w:r>
      <w:proofErr w:type="spellEnd"/>
      <w:r w:rsidRPr="007C05C3">
        <w:rPr>
          <w:rFonts w:ascii="Times New Roman" w:hAnsi="Times New Roman" w:cs="Times New Roman"/>
          <w:sz w:val="24"/>
          <w:szCs w:val="24"/>
        </w:rPr>
        <w:t xml:space="preserve">, E. </w:t>
      </w:r>
      <w:proofErr w:type="spellStart"/>
      <w:r w:rsidRPr="007C05C3">
        <w:rPr>
          <w:rFonts w:ascii="Times New Roman" w:hAnsi="Times New Roman" w:cs="Times New Roman"/>
          <w:sz w:val="24"/>
          <w:szCs w:val="24"/>
        </w:rPr>
        <w:t>Hellstern</w:t>
      </w:r>
      <w:proofErr w:type="spellEnd"/>
      <w:r w:rsidRPr="007C05C3">
        <w:rPr>
          <w:rFonts w:ascii="Times New Roman" w:hAnsi="Times New Roman" w:cs="Times New Roman"/>
          <w:sz w:val="24"/>
          <w:szCs w:val="24"/>
        </w:rPr>
        <w:t xml:space="preserve">, Formation and properties of </w:t>
      </w:r>
      <w:proofErr w:type="spellStart"/>
      <w:r w:rsidRPr="007C05C3">
        <w:rPr>
          <w:rFonts w:ascii="Times New Roman" w:hAnsi="Times New Roman" w:cs="Times New Roman"/>
          <w:sz w:val="24"/>
          <w:szCs w:val="24"/>
        </w:rPr>
        <w:t>NdFeB</w:t>
      </w:r>
      <w:proofErr w:type="spellEnd"/>
      <w:r w:rsidRPr="007C05C3">
        <w:rPr>
          <w:rFonts w:ascii="Times New Roman" w:hAnsi="Times New Roman" w:cs="Times New Roman"/>
          <w:sz w:val="24"/>
          <w:szCs w:val="24"/>
        </w:rPr>
        <w:t xml:space="preserve"> prepared by mechanical alloying and solid‐state reaction, J. Appl. Phys. 61 (1987) 3583 – 3585.</w:t>
      </w:r>
    </w:p>
    <w:p w14:paraId="6EACC2DF" w14:textId="77777777" w:rsidR="006B1249" w:rsidRPr="006C0F26" w:rsidRDefault="006B1249" w:rsidP="006B1249">
      <w:pPr>
        <w:spacing w:after="0" w:line="360" w:lineRule="auto"/>
        <w:ind w:left="2160" w:hanging="2160"/>
        <w:jc w:val="both"/>
        <w:rPr>
          <w:rFonts w:ascii="Times New Roman" w:hAnsi="Times New Roman" w:cs="Times New Roman"/>
          <w:sz w:val="24"/>
          <w:szCs w:val="24"/>
        </w:rPr>
      </w:pPr>
      <w:r w:rsidRPr="006C0F26">
        <w:rPr>
          <w:rFonts w:ascii="Times New Roman" w:hAnsi="Times New Roman" w:cs="Times New Roman"/>
          <w:sz w:val="24"/>
          <w:szCs w:val="24"/>
        </w:rPr>
        <w:t>[</w:t>
      </w:r>
      <w:r w:rsidRPr="006C0F26">
        <w:rPr>
          <w:rFonts w:ascii="Times New Roman" w:hAnsi="Times New Roman" w:cs="Times New Roman"/>
          <w:b/>
          <w:bCs/>
          <w:color w:val="0000FF"/>
          <w:sz w:val="24"/>
          <w:szCs w:val="24"/>
        </w:rPr>
        <w:t>Simon 2019</w:t>
      </w:r>
      <w:r w:rsidRPr="006C0F26">
        <w:rPr>
          <w:rFonts w:ascii="Times New Roman" w:hAnsi="Times New Roman" w:cs="Times New Roman"/>
          <w:sz w:val="24"/>
          <w:szCs w:val="24"/>
        </w:rPr>
        <w:t>]</w:t>
      </w:r>
      <w:r w:rsidRPr="006C0F26">
        <w:rPr>
          <w:rFonts w:ascii="Times New Roman" w:hAnsi="Times New Roman" w:cs="Times New Roman"/>
          <w:sz w:val="24"/>
          <w:szCs w:val="24"/>
        </w:rPr>
        <w:tab/>
        <w:t xml:space="preserve">D. Simon, H. </w:t>
      </w:r>
      <w:proofErr w:type="spellStart"/>
      <w:r w:rsidRPr="006C0F26">
        <w:rPr>
          <w:rFonts w:ascii="Times New Roman" w:hAnsi="Times New Roman" w:cs="Times New Roman"/>
          <w:sz w:val="24"/>
          <w:szCs w:val="24"/>
        </w:rPr>
        <w:t>Wuest</w:t>
      </w:r>
      <w:proofErr w:type="spellEnd"/>
      <w:r w:rsidRPr="006C0F26">
        <w:rPr>
          <w:rFonts w:ascii="Times New Roman" w:hAnsi="Times New Roman" w:cs="Times New Roman"/>
          <w:sz w:val="24"/>
          <w:szCs w:val="24"/>
        </w:rPr>
        <w:t xml:space="preserve">, S. </w:t>
      </w:r>
      <w:proofErr w:type="spellStart"/>
      <w:r w:rsidRPr="006C0F26">
        <w:rPr>
          <w:rFonts w:ascii="Times New Roman" w:hAnsi="Times New Roman" w:cs="Times New Roman"/>
          <w:sz w:val="24"/>
          <w:szCs w:val="24"/>
        </w:rPr>
        <w:t>Hinderberger</w:t>
      </w:r>
      <w:proofErr w:type="spellEnd"/>
      <w:r w:rsidRPr="006C0F26">
        <w:rPr>
          <w:rFonts w:ascii="Times New Roman" w:hAnsi="Times New Roman" w:cs="Times New Roman"/>
          <w:sz w:val="24"/>
          <w:szCs w:val="24"/>
        </w:rPr>
        <w:t xml:space="preserve">, T. Koehler, A. </w:t>
      </w:r>
      <w:proofErr w:type="spellStart"/>
      <w:r w:rsidRPr="006C0F26">
        <w:rPr>
          <w:rFonts w:ascii="Times New Roman" w:hAnsi="Times New Roman" w:cs="Times New Roman"/>
          <w:sz w:val="24"/>
          <w:szCs w:val="24"/>
        </w:rPr>
        <w:t>Marusczyk</w:t>
      </w:r>
      <w:proofErr w:type="spellEnd"/>
      <w:r w:rsidRPr="006C0F26">
        <w:rPr>
          <w:rFonts w:ascii="Times New Roman" w:hAnsi="Times New Roman" w:cs="Times New Roman"/>
          <w:sz w:val="24"/>
          <w:szCs w:val="24"/>
        </w:rPr>
        <w:t xml:space="preserve">, S. </w:t>
      </w:r>
      <w:proofErr w:type="spellStart"/>
      <w:r w:rsidRPr="006C0F26">
        <w:rPr>
          <w:rFonts w:ascii="Times New Roman" w:hAnsi="Times New Roman" w:cs="Times New Roman"/>
          <w:sz w:val="24"/>
          <w:szCs w:val="24"/>
        </w:rPr>
        <w:t>Sawatzki</w:t>
      </w:r>
      <w:proofErr w:type="spellEnd"/>
      <w:r w:rsidRPr="006C0F26">
        <w:rPr>
          <w:rFonts w:ascii="Times New Roman" w:hAnsi="Times New Roman" w:cs="Times New Roman"/>
          <w:sz w:val="24"/>
          <w:szCs w:val="24"/>
        </w:rPr>
        <w:t xml:space="preserve">, L.V.B. Diop, K. Skokov, F. Maccari, A. </w:t>
      </w:r>
      <w:proofErr w:type="spellStart"/>
      <w:r w:rsidRPr="006C0F26">
        <w:rPr>
          <w:rFonts w:ascii="Times New Roman" w:hAnsi="Times New Roman" w:cs="Times New Roman"/>
          <w:sz w:val="24"/>
          <w:szCs w:val="24"/>
        </w:rPr>
        <w:t>Senyshyn</w:t>
      </w:r>
      <w:proofErr w:type="spellEnd"/>
      <w:r w:rsidRPr="006C0F26">
        <w:rPr>
          <w:rFonts w:ascii="Times New Roman" w:hAnsi="Times New Roman" w:cs="Times New Roman"/>
          <w:sz w:val="24"/>
          <w:szCs w:val="24"/>
        </w:rPr>
        <w:t>, H. Ehrenberg, O. Gutfleisch, Structural and magnetic properties of Ce</w:t>
      </w:r>
      <w:r w:rsidRPr="006C0F26">
        <w:rPr>
          <w:rFonts w:ascii="Times New Roman" w:hAnsi="Times New Roman" w:cs="Times New Roman"/>
          <w:sz w:val="24"/>
          <w:szCs w:val="24"/>
          <w:vertAlign w:val="subscript"/>
        </w:rPr>
        <w:t>1−x</w:t>
      </w:r>
      <w:r w:rsidRPr="006C0F26">
        <w:rPr>
          <w:rFonts w:ascii="Times New Roman" w:hAnsi="Times New Roman" w:cs="Times New Roman"/>
          <w:sz w:val="24"/>
          <w:szCs w:val="24"/>
        </w:rPr>
        <w:t>Sm</w:t>
      </w:r>
      <w:r w:rsidRPr="006C0F26">
        <w:rPr>
          <w:rFonts w:ascii="Times New Roman" w:hAnsi="Times New Roman" w:cs="Times New Roman"/>
          <w:sz w:val="24"/>
          <w:szCs w:val="24"/>
          <w:vertAlign w:val="subscript"/>
        </w:rPr>
        <w:t>x</w:t>
      </w:r>
      <w:r w:rsidRPr="006C0F26">
        <w:rPr>
          <w:rFonts w:ascii="Times New Roman" w:hAnsi="Times New Roman" w:cs="Times New Roman"/>
          <w:sz w:val="24"/>
          <w:szCs w:val="24"/>
        </w:rPr>
        <w:t>Fe1</w:t>
      </w:r>
      <w:r w:rsidRPr="006C0F26">
        <w:rPr>
          <w:rFonts w:ascii="Times New Roman" w:hAnsi="Times New Roman" w:cs="Times New Roman"/>
          <w:sz w:val="24"/>
          <w:szCs w:val="24"/>
          <w:vertAlign w:val="subscript"/>
        </w:rPr>
        <w:t>1−y</w:t>
      </w:r>
      <w:r w:rsidRPr="006C0F26">
        <w:rPr>
          <w:rFonts w:ascii="Times New Roman" w:hAnsi="Times New Roman" w:cs="Times New Roman"/>
          <w:sz w:val="24"/>
          <w:szCs w:val="24"/>
        </w:rPr>
        <w:t>Ti</w:t>
      </w:r>
      <w:r w:rsidRPr="006C0F26">
        <w:rPr>
          <w:rFonts w:ascii="Times New Roman" w:hAnsi="Times New Roman" w:cs="Times New Roman"/>
          <w:sz w:val="24"/>
          <w:szCs w:val="24"/>
          <w:vertAlign w:val="subscript"/>
        </w:rPr>
        <w:t>1</w:t>
      </w:r>
      <w:r w:rsidRPr="006C0F26">
        <w:rPr>
          <w:rFonts w:ascii="Times New Roman" w:hAnsi="Times New Roman" w:cs="Times New Roman"/>
          <w:sz w:val="24"/>
          <w:szCs w:val="24"/>
        </w:rPr>
        <w:t>V</w:t>
      </w:r>
      <w:r w:rsidRPr="006C0F26">
        <w:rPr>
          <w:rFonts w:ascii="Times New Roman" w:hAnsi="Times New Roman" w:cs="Times New Roman"/>
          <w:sz w:val="24"/>
          <w:szCs w:val="24"/>
          <w:vertAlign w:val="subscript"/>
        </w:rPr>
        <w:t>y</w:t>
      </w:r>
      <w:r w:rsidRPr="006C0F26">
        <w:rPr>
          <w:rFonts w:ascii="Times New Roman" w:hAnsi="Times New Roman" w:cs="Times New Roman"/>
          <w:sz w:val="24"/>
          <w:szCs w:val="24"/>
        </w:rPr>
        <w:t>, Acta Mat. 172 (2019) 131-138.</w:t>
      </w:r>
    </w:p>
    <w:p w14:paraId="74BCE25D" w14:textId="3607BDF7" w:rsidR="006B1249" w:rsidRPr="0096304E" w:rsidRDefault="006B1249" w:rsidP="006B1249">
      <w:pPr>
        <w:spacing w:after="0" w:line="360" w:lineRule="auto"/>
        <w:ind w:left="2160" w:hanging="2160"/>
        <w:jc w:val="both"/>
        <w:rPr>
          <w:rFonts w:ascii="Times New Roman" w:hAnsi="Times New Roman" w:cs="Times New Roman"/>
          <w:sz w:val="24"/>
          <w:szCs w:val="24"/>
        </w:rPr>
      </w:pPr>
      <w:r w:rsidRPr="0096304E">
        <w:rPr>
          <w:rFonts w:ascii="Times New Roman" w:hAnsi="Times New Roman" w:cs="Times New Roman"/>
          <w:sz w:val="24"/>
          <w:szCs w:val="24"/>
        </w:rPr>
        <w:t>[</w:t>
      </w:r>
      <w:r w:rsidRPr="0096304E">
        <w:rPr>
          <w:rFonts w:ascii="Times New Roman" w:hAnsi="Times New Roman" w:cs="Times New Roman"/>
          <w:b/>
          <w:bCs/>
          <w:color w:val="0000FF"/>
          <w:sz w:val="24"/>
          <w:szCs w:val="24"/>
        </w:rPr>
        <w:t>Song 2013</w:t>
      </w:r>
      <w:r w:rsidRPr="0096304E">
        <w:rPr>
          <w:rFonts w:ascii="Times New Roman" w:hAnsi="Times New Roman" w:cs="Times New Roman"/>
          <w:sz w:val="24"/>
          <w:szCs w:val="24"/>
        </w:rPr>
        <w:t>]</w:t>
      </w:r>
      <w:r w:rsidRPr="0096304E">
        <w:rPr>
          <w:rFonts w:ascii="Times New Roman" w:hAnsi="Times New Roman" w:cs="Times New Roman"/>
          <w:sz w:val="24"/>
          <w:szCs w:val="24"/>
        </w:rPr>
        <w:tab/>
        <w:t xml:space="preserve">J. Song, </w:t>
      </w:r>
      <w:proofErr w:type="spellStart"/>
      <w:proofErr w:type="gramStart"/>
      <w:r w:rsidRPr="0096304E">
        <w:rPr>
          <w:rFonts w:ascii="Times New Roman" w:hAnsi="Times New Roman" w:cs="Times New Roman"/>
          <w:sz w:val="24"/>
          <w:szCs w:val="24"/>
        </w:rPr>
        <w:t>M.Yue</w:t>
      </w:r>
      <w:proofErr w:type="spellEnd"/>
      <w:proofErr w:type="gram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J.Zuo</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Z.Zhang</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W.Liu</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D.Zhang</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J.Zhang</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Z.Guo</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W.Li</w:t>
      </w:r>
      <w:proofErr w:type="spellEnd"/>
      <w:r w:rsidRPr="0096304E">
        <w:rPr>
          <w:rFonts w:ascii="Times New Roman" w:hAnsi="Times New Roman" w:cs="Times New Roman"/>
          <w:sz w:val="24"/>
          <w:szCs w:val="24"/>
        </w:rPr>
        <w:t xml:space="preserve">, </w:t>
      </w:r>
      <w:r w:rsidR="0096304E" w:rsidRPr="00B93DAF">
        <w:rPr>
          <w:rFonts w:ascii="Times New Roman" w:hAnsi="Times New Roman" w:cs="Times New Roman"/>
          <w:sz w:val="24"/>
          <w:szCs w:val="24"/>
        </w:rPr>
        <w:t>Structure and magnetic properties of bulk nanocrystalline Nd-Fe-B permanent magnets prepared by hot pressing and hot deformation</w:t>
      </w:r>
      <w:r w:rsidR="00955EC1" w:rsidRPr="00B93DAF">
        <w:rPr>
          <w:rFonts w:ascii="Times New Roman" w:hAnsi="Times New Roman" w:cs="Times New Roman"/>
          <w:sz w:val="24"/>
          <w:szCs w:val="24"/>
        </w:rPr>
        <w:t xml:space="preserve">, </w:t>
      </w:r>
      <w:r w:rsidRPr="0096304E">
        <w:rPr>
          <w:rFonts w:ascii="Times New Roman" w:hAnsi="Times New Roman" w:cs="Times New Roman"/>
          <w:sz w:val="24"/>
          <w:szCs w:val="24"/>
        </w:rPr>
        <w:t>J. Rare Earths 31 (2013) 674–678.</w:t>
      </w:r>
    </w:p>
    <w:p w14:paraId="0D4505A5" w14:textId="15D9D0ED" w:rsidR="006B1249" w:rsidRPr="00755379" w:rsidRDefault="006B1249" w:rsidP="0096304E">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Sugimoto 2011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S. Sugimoto, </w:t>
      </w:r>
      <w:r w:rsidR="0096304E" w:rsidRPr="0096304E">
        <w:rPr>
          <w:rFonts w:ascii="Times New Roman" w:hAnsi="Times New Roman" w:cs="Times New Roman"/>
          <w:sz w:val="24"/>
          <w:szCs w:val="24"/>
          <w:lang w:val="en-US"/>
        </w:rPr>
        <w:t>Current status and recent topics of rare-earth permanent magnets</w:t>
      </w:r>
      <w:r w:rsidR="00955EC1" w:rsidRPr="0096304E">
        <w:rPr>
          <w:rFonts w:ascii="Times New Roman" w:hAnsi="Times New Roman" w:cs="Times New Roman"/>
          <w:sz w:val="24"/>
          <w:szCs w:val="24"/>
          <w:lang w:val="en-US"/>
        </w:rPr>
        <w:t>,</w:t>
      </w:r>
      <w:r w:rsidR="00955EC1">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J. Phys. D: Appl. Phys. 44 (2011) 64001.</w:t>
      </w:r>
    </w:p>
    <w:p w14:paraId="2BF64829"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Tomše</w:t>
      </w:r>
      <w:proofErr w:type="spellEnd"/>
      <w:r w:rsidRPr="00755379">
        <w:rPr>
          <w:rFonts w:ascii="Times New Roman" w:hAnsi="Times New Roman" w:cs="Times New Roman"/>
          <w:b/>
          <w:bCs/>
          <w:color w:val="0000FF"/>
          <w:sz w:val="24"/>
          <w:szCs w:val="24"/>
          <w:lang w:val="en-US"/>
        </w:rPr>
        <w:t xml:space="preserve"> 2020</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T. </w:t>
      </w:r>
      <w:proofErr w:type="spellStart"/>
      <w:r w:rsidRPr="00755379">
        <w:rPr>
          <w:rFonts w:ascii="Times New Roman" w:hAnsi="Times New Roman" w:cs="Times New Roman"/>
          <w:sz w:val="24"/>
          <w:szCs w:val="24"/>
          <w:lang w:val="en-US"/>
        </w:rPr>
        <w:t>Tomše</w:t>
      </w:r>
      <w:proofErr w:type="spellEnd"/>
      <w:r w:rsidRPr="00755379">
        <w:rPr>
          <w:rFonts w:ascii="Times New Roman" w:hAnsi="Times New Roman" w:cs="Times New Roman"/>
          <w:sz w:val="24"/>
          <w:szCs w:val="24"/>
          <w:lang w:val="en-US"/>
        </w:rPr>
        <w:t xml:space="preserve">, Z. </w:t>
      </w:r>
      <w:proofErr w:type="spellStart"/>
      <w:r w:rsidRPr="00755379">
        <w:rPr>
          <w:rFonts w:ascii="Times New Roman" w:hAnsi="Times New Roman" w:cs="Times New Roman"/>
          <w:sz w:val="24"/>
          <w:szCs w:val="24"/>
          <w:lang w:val="en-US"/>
        </w:rPr>
        <w:t>Samardžija</w:t>
      </w:r>
      <w:proofErr w:type="spellEnd"/>
      <w:r w:rsidRPr="00755379">
        <w:rPr>
          <w:rFonts w:ascii="Times New Roman" w:hAnsi="Times New Roman" w:cs="Times New Roman"/>
          <w:sz w:val="24"/>
          <w:szCs w:val="24"/>
          <w:lang w:val="en-US"/>
        </w:rPr>
        <w:t xml:space="preserve">, L. </w:t>
      </w:r>
      <w:proofErr w:type="spellStart"/>
      <w:r w:rsidRPr="00755379">
        <w:rPr>
          <w:rFonts w:ascii="Times New Roman" w:hAnsi="Times New Roman" w:cs="Times New Roman"/>
          <w:sz w:val="24"/>
          <w:szCs w:val="24"/>
          <w:lang w:val="en-US"/>
        </w:rPr>
        <w:t>Scherf</w:t>
      </w:r>
      <w:proofErr w:type="spellEnd"/>
      <w:r w:rsidRPr="00755379">
        <w:rPr>
          <w:rFonts w:ascii="Times New Roman" w:hAnsi="Times New Roman" w:cs="Times New Roman"/>
          <w:sz w:val="24"/>
          <w:szCs w:val="24"/>
          <w:lang w:val="en-US"/>
        </w:rPr>
        <w:t xml:space="preserve">, R. Kessler, S. Kobe, K. </w:t>
      </w:r>
      <w:proofErr w:type="spellStart"/>
      <w:r w:rsidRPr="00755379">
        <w:rPr>
          <w:rFonts w:ascii="Times New Roman" w:hAnsi="Times New Roman" w:cs="Times New Roman"/>
          <w:sz w:val="24"/>
          <w:szCs w:val="24"/>
          <w:lang w:val="en-US"/>
        </w:rPr>
        <w:t>Žužek</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Rožman</w:t>
      </w:r>
      <w:proofErr w:type="spellEnd"/>
      <w:r w:rsidRPr="00755379">
        <w:rPr>
          <w:rFonts w:ascii="Times New Roman" w:hAnsi="Times New Roman" w:cs="Times New Roman"/>
          <w:sz w:val="24"/>
          <w:szCs w:val="24"/>
          <w:lang w:val="en-US"/>
        </w:rPr>
        <w:t xml:space="preserve">, S. </w:t>
      </w:r>
      <w:proofErr w:type="spellStart"/>
      <w:r w:rsidRPr="00755379">
        <w:rPr>
          <w:rFonts w:ascii="Times New Roman" w:hAnsi="Times New Roman" w:cs="Times New Roman"/>
          <w:sz w:val="24"/>
          <w:szCs w:val="24"/>
          <w:lang w:val="en-US"/>
        </w:rPr>
        <w:t>Šturm</w:t>
      </w:r>
      <w:proofErr w:type="spellEnd"/>
      <w:r w:rsidRPr="00755379">
        <w:rPr>
          <w:rFonts w:ascii="Times New Roman" w:hAnsi="Times New Roman" w:cs="Times New Roman"/>
          <w:sz w:val="24"/>
          <w:szCs w:val="24"/>
          <w:lang w:val="en-US"/>
        </w:rPr>
        <w:t>, A spark plasma sintering approach to the manufacture of anisotropic Nd-Fe-B permanent magnets, Journal of Magnetism and Magnetic Materials 502 (2020) 166504.</w:t>
      </w:r>
    </w:p>
    <w:p w14:paraId="223B0FBC"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Tomše</w:t>
      </w:r>
      <w:proofErr w:type="spellEnd"/>
      <w:r w:rsidRPr="00755379">
        <w:rPr>
          <w:rFonts w:ascii="Times New Roman" w:hAnsi="Times New Roman" w:cs="Times New Roman"/>
          <w:b/>
          <w:bCs/>
          <w:color w:val="0000FF"/>
          <w:sz w:val="24"/>
          <w:szCs w:val="24"/>
          <w:lang w:val="en-US"/>
        </w:rPr>
        <w:t xml:space="preserve"> 2021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T. </w:t>
      </w:r>
      <w:proofErr w:type="spellStart"/>
      <w:r w:rsidRPr="00755379">
        <w:rPr>
          <w:rFonts w:ascii="Times New Roman" w:hAnsi="Times New Roman" w:cs="Times New Roman"/>
          <w:sz w:val="24"/>
          <w:szCs w:val="24"/>
          <w:lang w:val="en-US"/>
        </w:rPr>
        <w:t>Tomše</w:t>
      </w:r>
      <w:proofErr w:type="spellEnd"/>
      <w:r w:rsidRPr="00755379">
        <w:rPr>
          <w:rFonts w:ascii="Times New Roman" w:hAnsi="Times New Roman" w:cs="Times New Roman"/>
          <w:sz w:val="24"/>
          <w:szCs w:val="24"/>
          <w:lang w:val="en-US"/>
        </w:rPr>
        <w:t xml:space="preserve">, J. </w:t>
      </w:r>
      <w:proofErr w:type="spellStart"/>
      <w:r w:rsidRPr="00755379">
        <w:rPr>
          <w:rFonts w:ascii="Times New Roman" w:hAnsi="Times New Roman" w:cs="Times New Roman"/>
          <w:sz w:val="24"/>
          <w:szCs w:val="24"/>
          <w:lang w:val="en-US"/>
        </w:rPr>
        <w:t>Jaćimović</w:t>
      </w:r>
      <w:proofErr w:type="spellEnd"/>
      <w:r w:rsidRPr="00755379">
        <w:rPr>
          <w:rFonts w:ascii="Times New Roman" w:hAnsi="Times New Roman" w:cs="Times New Roman"/>
          <w:sz w:val="24"/>
          <w:szCs w:val="24"/>
          <w:lang w:val="en-US"/>
        </w:rPr>
        <w:t xml:space="preserve">, J.-M. Dubois, S. Kobe, K. </w:t>
      </w:r>
      <w:proofErr w:type="spellStart"/>
      <w:r w:rsidRPr="00755379">
        <w:rPr>
          <w:rFonts w:ascii="Times New Roman" w:hAnsi="Times New Roman" w:cs="Times New Roman"/>
          <w:sz w:val="24"/>
          <w:szCs w:val="24"/>
          <w:lang w:val="en-US"/>
        </w:rPr>
        <w:t>Žužek</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Rožman</w:t>
      </w:r>
      <w:proofErr w:type="spellEnd"/>
      <w:r w:rsidRPr="00755379">
        <w:rPr>
          <w:rFonts w:ascii="Times New Roman" w:hAnsi="Times New Roman" w:cs="Times New Roman"/>
          <w:sz w:val="24"/>
          <w:szCs w:val="24"/>
          <w:lang w:val="en-US"/>
        </w:rPr>
        <w:t xml:space="preserve">, S. </w:t>
      </w:r>
      <w:proofErr w:type="spellStart"/>
      <w:r w:rsidRPr="00755379">
        <w:rPr>
          <w:rFonts w:ascii="Times New Roman" w:hAnsi="Times New Roman" w:cs="Times New Roman"/>
          <w:sz w:val="24"/>
          <w:szCs w:val="24"/>
          <w:lang w:val="en-US"/>
        </w:rPr>
        <w:t>Šturm</w:t>
      </w:r>
      <w:proofErr w:type="spellEnd"/>
      <w:r w:rsidRPr="00755379">
        <w:rPr>
          <w:rFonts w:ascii="Times New Roman" w:hAnsi="Times New Roman" w:cs="Times New Roman"/>
          <w:sz w:val="24"/>
          <w:szCs w:val="24"/>
          <w:lang w:val="en-US"/>
        </w:rPr>
        <w:t>, Nanostructured multicomponent Nd-Fe-B magnets prepared by a spark-plasma-sintering approach, Journal of Magnetism and Magnetic Materials 533 (2021) 168011.</w:t>
      </w:r>
    </w:p>
    <w:p w14:paraId="4ED753AC"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Wang 2015</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T. Wang, M. Yue, Y. Li, M. </w:t>
      </w:r>
      <w:proofErr w:type="spellStart"/>
      <w:r w:rsidRPr="00755379">
        <w:rPr>
          <w:rFonts w:ascii="Times New Roman" w:hAnsi="Times New Roman" w:cs="Times New Roman"/>
          <w:sz w:val="24"/>
          <w:szCs w:val="24"/>
          <w:lang w:val="en-US"/>
        </w:rPr>
        <w:t>Tokita</w:t>
      </w:r>
      <w:proofErr w:type="spellEnd"/>
      <w:r w:rsidRPr="00755379">
        <w:rPr>
          <w:rFonts w:ascii="Times New Roman" w:hAnsi="Times New Roman" w:cs="Times New Roman"/>
          <w:sz w:val="24"/>
          <w:szCs w:val="24"/>
          <w:lang w:val="en-US"/>
        </w:rPr>
        <w:t xml:space="preserve">, Q. Wu, D. Zhang, </w:t>
      </w:r>
      <w:proofErr w:type="spellStart"/>
      <w:proofErr w:type="gramStart"/>
      <w:r w:rsidRPr="00755379">
        <w:rPr>
          <w:rFonts w:ascii="Times New Roman" w:hAnsi="Times New Roman" w:cs="Times New Roman"/>
          <w:sz w:val="24"/>
          <w:szCs w:val="24"/>
          <w:lang w:val="en-US"/>
        </w:rPr>
        <w:t>J.Zhang</w:t>
      </w:r>
      <w:proofErr w:type="spellEnd"/>
      <w:proofErr w:type="gramEnd"/>
      <w:r w:rsidRPr="00755379">
        <w:rPr>
          <w:rFonts w:ascii="Times New Roman" w:hAnsi="Times New Roman" w:cs="Times New Roman"/>
          <w:sz w:val="24"/>
          <w:szCs w:val="24"/>
          <w:lang w:val="en-US"/>
        </w:rPr>
        <w:t xml:space="preserve">, Tuning of Microstructure and Magnetic Properties of Nanocrystalline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lastRenderedPageBreak/>
        <w:t>Permanent Magnets Prepared by Spark Plasma Sintering, IEEE Magnetics Letters 6 (2015) 1–4.</w:t>
      </w:r>
    </w:p>
    <w:p w14:paraId="35B1C60D"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Wuest</w:t>
      </w:r>
      <w:proofErr w:type="spellEnd"/>
      <w:r w:rsidRPr="00755379">
        <w:rPr>
          <w:rFonts w:ascii="Times New Roman" w:hAnsi="Times New Roman" w:cs="Times New Roman"/>
          <w:b/>
          <w:bCs/>
          <w:color w:val="0000FF"/>
          <w:sz w:val="24"/>
          <w:szCs w:val="24"/>
          <w:lang w:val="en-US"/>
        </w:rPr>
        <w:t xml:space="preserve"> 2015</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H. </w:t>
      </w:r>
      <w:proofErr w:type="spellStart"/>
      <w:r w:rsidRPr="00755379">
        <w:rPr>
          <w:rFonts w:ascii="Times New Roman" w:hAnsi="Times New Roman" w:cs="Times New Roman"/>
          <w:sz w:val="24"/>
          <w:szCs w:val="24"/>
          <w:lang w:val="en-US"/>
        </w:rPr>
        <w:t>Wuest</w:t>
      </w:r>
      <w:proofErr w:type="spellEnd"/>
      <w:r w:rsidRPr="00755379">
        <w:rPr>
          <w:rFonts w:ascii="Times New Roman" w:hAnsi="Times New Roman" w:cs="Times New Roman"/>
          <w:sz w:val="24"/>
          <w:szCs w:val="24"/>
          <w:lang w:val="en-US"/>
        </w:rPr>
        <w:t xml:space="preserve">, L. </w:t>
      </w:r>
      <w:proofErr w:type="spellStart"/>
      <w:r w:rsidRPr="00755379">
        <w:rPr>
          <w:rFonts w:ascii="Times New Roman" w:hAnsi="Times New Roman" w:cs="Times New Roman"/>
          <w:sz w:val="24"/>
          <w:szCs w:val="24"/>
          <w:lang w:val="en-US"/>
        </w:rPr>
        <w:t>Bommer</w:t>
      </w:r>
      <w:proofErr w:type="spellEnd"/>
      <w:r w:rsidRPr="00755379">
        <w:rPr>
          <w:rFonts w:ascii="Times New Roman" w:hAnsi="Times New Roman" w:cs="Times New Roman"/>
          <w:sz w:val="24"/>
          <w:szCs w:val="24"/>
          <w:lang w:val="en-US"/>
        </w:rPr>
        <w:t xml:space="preserve">, T. Weißgärber, B. </w:t>
      </w:r>
      <w:proofErr w:type="spellStart"/>
      <w:r w:rsidRPr="00755379">
        <w:rPr>
          <w:rFonts w:ascii="Times New Roman" w:hAnsi="Times New Roman" w:cs="Times New Roman"/>
          <w:sz w:val="24"/>
          <w:szCs w:val="24"/>
          <w:lang w:val="en-US"/>
        </w:rPr>
        <w:t>Kieback</w:t>
      </w:r>
      <w:proofErr w:type="spellEnd"/>
      <w:r w:rsidRPr="00755379">
        <w:rPr>
          <w:rFonts w:ascii="Times New Roman" w:hAnsi="Times New Roman" w:cs="Times New Roman"/>
          <w:sz w:val="24"/>
          <w:szCs w:val="24"/>
          <w:lang w:val="en-US"/>
        </w:rPr>
        <w:t xml:space="preserve">, Magnetic and structural properties of spark plasma sintered nanocrystalline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 xml:space="preserve">-powders, J. </w:t>
      </w:r>
      <w:proofErr w:type="spellStart"/>
      <w:r w:rsidRPr="00755379">
        <w:rPr>
          <w:rFonts w:ascii="Times New Roman" w:hAnsi="Times New Roman" w:cs="Times New Roman"/>
          <w:sz w:val="24"/>
          <w:szCs w:val="24"/>
          <w:lang w:val="en-US"/>
        </w:rPr>
        <w:t>Magn</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Magn</w:t>
      </w:r>
      <w:proofErr w:type="spellEnd"/>
      <w:r w:rsidRPr="00755379">
        <w:rPr>
          <w:rFonts w:ascii="Times New Roman" w:hAnsi="Times New Roman" w:cs="Times New Roman"/>
          <w:sz w:val="24"/>
          <w:szCs w:val="24"/>
          <w:lang w:val="en-US"/>
        </w:rPr>
        <w:t>. Mat. 392 (2015) 74 – 78.</w:t>
      </w:r>
    </w:p>
    <w:p w14:paraId="0007AF07"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Yang 2017</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Y. Yang, A. Walton A, R. Sheridan, K. Güth, R. </w:t>
      </w:r>
      <w:proofErr w:type="spellStart"/>
      <w:r w:rsidRPr="00755379">
        <w:rPr>
          <w:rFonts w:ascii="Times New Roman" w:hAnsi="Times New Roman" w:cs="Times New Roman"/>
          <w:sz w:val="24"/>
          <w:szCs w:val="24"/>
          <w:lang w:val="en-US"/>
        </w:rPr>
        <w:t>Gauß</w:t>
      </w:r>
      <w:proofErr w:type="spellEnd"/>
      <w:r w:rsidRPr="00755379">
        <w:rPr>
          <w:rFonts w:ascii="Times New Roman" w:hAnsi="Times New Roman" w:cs="Times New Roman"/>
          <w:sz w:val="24"/>
          <w:szCs w:val="24"/>
          <w:lang w:val="en-US"/>
        </w:rPr>
        <w:t xml:space="preserve">, O. Gutfleisch, M. </w:t>
      </w:r>
      <w:proofErr w:type="spellStart"/>
      <w:r w:rsidRPr="00755379">
        <w:rPr>
          <w:rFonts w:ascii="Times New Roman" w:hAnsi="Times New Roman" w:cs="Times New Roman"/>
          <w:sz w:val="24"/>
          <w:szCs w:val="24"/>
          <w:lang w:val="en-US"/>
        </w:rPr>
        <w:t>Buchert</w:t>
      </w:r>
      <w:proofErr w:type="spellEnd"/>
      <w:r w:rsidRPr="00755379">
        <w:rPr>
          <w:rFonts w:ascii="Times New Roman" w:hAnsi="Times New Roman" w:cs="Times New Roman"/>
          <w:sz w:val="24"/>
          <w:szCs w:val="24"/>
          <w:lang w:val="en-US"/>
        </w:rPr>
        <w:t xml:space="preserve">, B.-M. </w:t>
      </w:r>
      <w:proofErr w:type="spellStart"/>
      <w:r w:rsidRPr="00755379">
        <w:rPr>
          <w:rFonts w:ascii="Times New Roman" w:hAnsi="Times New Roman" w:cs="Times New Roman"/>
          <w:sz w:val="24"/>
          <w:szCs w:val="24"/>
          <w:lang w:val="en-US"/>
        </w:rPr>
        <w:t>Steenari</w:t>
      </w:r>
      <w:proofErr w:type="spellEnd"/>
      <w:r w:rsidRPr="00755379">
        <w:rPr>
          <w:rFonts w:ascii="Times New Roman" w:hAnsi="Times New Roman" w:cs="Times New Roman"/>
          <w:sz w:val="24"/>
          <w:szCs w:val="24"/>
          <w:lang w:val="en-US"/>
        </w:rPr>
        <w:t xml:space="preserve">, Tom Van </w:t>
      </w:r>
      <w:proofErr w:type="spellStart"/>
      <w:r w:rsidRPr="00755379">
        <w:rPr>
          <w:rFonts w:ascii="Times New Roman" w:hAnsi="Times New Roman" w:cs="Times New Roman"/>
          <w:sz w:val="24"/>
          <w:szCs w:val="24"/>
          <w:lang w:val="en-US"/>
        </w:rPr>
        <w:t>Gerven</w:t>
      </w:r>
      <w:proofErr w:type="spellEnd"/>
      <w:r w:rsidRPr="00755379">
        <w:rPr>
          <w:rFonts w:ascii="Times New Roman" w:hAnsi="Times New Roman" w:cs="Times New Roman"/>
          <w:sz w:val="24"/>
          <w:szCs w:val="24"/>
          <w:lang w:val="en-US"/>
        </w:rPr>
        <w:t xml:space="preserve">, P.T. Jones, K. </w:t>
      </w:r>
      <w:proofErr w:type="spellStart"/>
      <w:r w:rsidRPr="00755379">
        <w:rPr>
          <w:rFonts w:ascii="Times New Roman" w:hAnsi="Times New Roman" w:cs="Times New Roman"/>
          <w:sz w:val="24"/>
          <w:szCs w:val="24"/>
          <w:lang w:val="en-US"/>
        </w:rPr>
        <w:t>Binnemanns</w:t>
      </w:r>
      <w:proofErr w:type="spellEnd"/>
      <w:r w:rsidRPr="00755379">
        <w:rPr>
          <w:rFonts w:ascii="Times New Roman" w:hAnsi="Times New Roman" w:cs="Times New Roman"/>
          <w:sz w:val="24"/>
          <w:szCs w:val="24"/>
          <w:lang w:val="en-US"/>
        </w:rPr>
        <w:t xml:space="preserve">, REE Recovery from End-of-Life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 xml:space="preserve"> Permanent Magnet Scrap: A Critical Review, J. Sustain. Metall. 3 (2017) 122–149.</w:t>
      </w:r>
    </w:p>
    <w:p w14:paraId="41D24BE7"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Zhao 2021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J. Zhao, C. Hu, Z. Zhao, M. Tang, X. Tang, Effects of deformation degree on the magnetic properties of soft magnetic steel after heat treatment. Journal of Magnetism and Magnetic Materials 533 (2021) 167991.</w:t>
      </w:r>
    </w:p>
    <w:p w14:paraId="6CC18452" w14:textId="77777777" w:rsidR="006B1249" w:rsidRPr="006B1249" w:rsidRDefault="006B1249" w:rsidP="002C7BA2">
      <w:pPr>
        <w:spacing w:after="0" w:line="360" w:lineRule="auto"/>
        <w:jc w:val="both"/>
        <w:rPr>
          <w:rFonts w:ascii="Times New Roman" w:hAnsi="Times New Roman" w:cs="Times New Roman"/>
          <w:color w:val="0000FF"/>
          <w:sz w:val="24"/>
          <w:szCs w:val="24"/>
          <w:lang w:val="en-US"/>
        </w:rPr>
      </w:pPr>
    </w:p>
    <w:sectPr w:rsidR="006B1249" w:rsidRPr="006B1249" w:rsidSect="000F10AC">
      <w:footerReference w:type="default" r:id="rId25"/>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Bram, Martin" w:date="2024-06-27T15:52:00Z" w:initials="BM">
    <w:p w14:paraId="389B9E3F" w14:textId="1926C0E6" w:rsidR="00B66888" w:rsidRDefault="00B66888" w:rsidP="00B66888">
      <w:pPr>
        <w:pStyle w:val="CommentText"/>
      </w:pPr>
      <w:r>
        <w:rPr>
          <w:rStyle w:val="CommentReference"/>
        </w:rPr>
        <w:annotationRef/>
      </w:r>
      <w:r>
        <w:t>Comment of T. Mutuk: It may be added that in these studies, it was reported that temperatures reached up to 150 MPa and the other study 300 Mpa in the same temperature ranges.</w:t>
      </w:r>
    </w:p>
    <w:p w14:paraId="45129C58" w14:textId="77777777" w:rsidR="00B66888" w:rsidRDefault="00B66888" w:rsidP="00B66888">
      <w:pPr>
        <w:pStyle w:val="CommentText"/>
      </w:pPr>
    </w:p>
    <w:p w14:paraId="7604C46A" w14:textId="77777777" w:rsidR="00B66888" w:rsidRDefault="00B66888" w:rsidP="00B66888">
      <w:pPr>
        <w:pStyle w:val="CommentText"/>
      </w:pPr>
      <w:r>
        <w:t>K. Khlopkov, et al.</w:t>
      </w:r>
    </w:p>
    <w:p w14:paraId="2FF01EA7" w14:textId="7EC2F31F" w:rsidR="00B66888" w:rsidRDefault="00B66888" w:rsidP="00B66888">
      <w:pPr>
        <w:pStyle w:val="CommentText"/>
      </w:pPr>
      <w:r>
        <w:t>Interaction domains in die-upset NdFeB magnets in dependence on the degree of deformation,https://doi.org/10.1016/j.jmmm.2003.12.1102.</w:t>
      </w:r>
    </w:p>
    <w:p w14:paraId="17F5D59D" w14:textId="77777777" w:rsidR="00B66888" w:rsidRDefault="00B66888" w:rsidP="00B66888">
      <w:pPr>
        <w:pStyle w:val="CommentText"/>
      </w:pPr>
    </w:p>
    <w:p w14:paraId="29D4C828" w14:textId="77777777" w:rsidR="00B66888" w:rsidRDefault="00B66888" w:rsidP="00B66888">
      <w:pPr>
        <w:pStyle w:val="CommentText"/>
      </w:pPr>
      <w:r>
        <w:t>Zhihua HU et al.</w:t>
      </w:r>
    </w:p>
    <w:p w14:paraId="630F780D" w14:textId="77777777" w:rsidR="00B66888" w:rsidRDefault="00B66888" w:rsidP="00B66888">
      <w:pPr>
        <w:pStyle w:val="CommentText"/>
      </w:pPr>
      <w:r>
        <w:t>Enhanced magnetic properties in Nd-Fe-B magnets prepared by spark plasma sintering via die-upsetting process,</w:t>
      </w:r>
    </w:p>
    <w:p w14:paraId="1369A866" w14:textId="058823FB" w:rsidR="00B66888" w:rsidRDefault="00D835A9" w:rsidP="00B66888">
      <w:pPr>
        <w:pStyle w:val="CommentText"/>
      </w:pPr>
      <w:hyperlink r:id="rId1" w:history="1">
        <w:r w:rsidR="00B66888" w:rsidRPr="006D3595">
          <w:rPr>
            <w:rStyle w:val="Hyperlink"/>
          </w:rPr>
          <w:t>https://doi.org/10.1016/S1002-0721(10)60517-0</w:t>
        </w:r>
      </w:hyperlink>
      <w:r w:rsidR="00B66888">
        <w:t>.</w:t>
      </w:r>
    </w:p>
    <w:p w14:paraId="6A8C15A0" w14:textId="77777777" w:rsidR="00B66888" w:rsidRDefault="00B66888" w:rsidP="00B66888">
      <w:pPr>
        <w:pStyle w:val="CommentText"/>
      </w:pPr>
    </w:p>
    <w:p w14:paraId="400DF64F" w14:textId="551EDD1D" w:rsidR="00B66888" w:rsidRDefault="00B66888" w:rsidP="00B66888">
      <w:pPr>
        <w:pStyle w:val="CommentText"/>
      </w:pPr>
      <w:r>
        <w:t>We still have to check.</w:t>
      </w:r>
    </w:p>
  </w:comment>
  <w:comment w:id="3" w:author="Iliya Angelov Radulov" w:date="2024-07-05T14:10:00Z" w:initials="RIA">
    <w:p w14:paraId="1FCC02D1" w14:textId="27513019" w:rsidR="00EA2571" w:rsidRDefault="00EA2571">
      <w:pPr>
        <w:pStyle w:val="CommentText"/>
      </w:pPr>
      <w:r>
        <w:rPr>
          <w:rStyle w:val="CommentReference"/>
        </w:rPr>
        <w:annotationRef/>
      </w:r>
      <w:r>
        <w:t xml:space="preserve">Another </w:t>
      </w:r>
      <w:r w:rsidRPr="00EA2571">
        <w:t xml:space="preserve"> objective was a general SPT optimisation for the melt-spun powder to demonstrate that SPT is competitive </w:t>
      </w:r>
      <w:r>
        <w:t>to the convetional</w:t>
      </w:r>
      <w:r w:rsidRPr="00EA2571">
        <w:t xml:space="preserve"> hot-press in terms of texturing </w:t>
      </w:r>
      <w:r>
        <w:t xml:space="preserve">and </w:t>
      </w:r>
      <w:r w:rsidRPr="00EA2571">
        <w:t>magnetic performance.</w:t>
      </w:r>
    </w:p>
  </w:comment>
  <w:comment w:id="4" w:author="Bram, Martin" w:date="2024-06-23T09:52:00Z" w:initials="BM">
    <w:p w14:paraId="7E9AF38B" w14:textId="4B45CDCC" w:rsidR="007E202E" w:rsidRDefault="007E202E">
      <w:pPr>
        <w:pStyle w:val="CommentText"/>
      </w:pPr>
      <w:r>
        <w:rPr>
          <w:rStyle w:val="CommentReference"/>
        </w:rPr>
        <w:annotationRef/>
      </w:r>
      <w:r>
        <w:t>Iliya, please check this argumentation.</w:t>
      </w:r>
    </w:p>
  </w:comment>
  <w:comment w:id="5" w:author="Bram, Martin" w:date="2024-06-24T16:40:00Z" w:initials="BM">
    <w:p w14:paraId="447C2971" w14:textId="6CB30893" w:rsidR="0022532D" w:rsidRDefault="0022532D">
      <w:pPr>
        <w:pStyle w:val="CommentText"/>
      </w:pPr>
      <w:r>
        <w:rPr>
          <w:rStyle w:val="CommentReference"/>
        </w:rPr>
        <w:annotationRef/>
      </w:r>
      <w:r>
        <w:t>Iliya, please check if this sentence is gives the correct reference to Figure S1 in the supplementary information.</w:t>
      </w:r>
    </w:p>
  </w:comment>
  <w:comment w:id="6" w:author="Iliya Angelov Radulov [2]" w:date="2024-07-05T14:21:00Z" w:initials="RIA">
    <w:p w14:paraId="7625A4A8" w14:textId="2DE65445" w:rsidR="009032D3" w:rsidRDefault="009032D3">
      <w:pPr>
        <w:pStyle w:val="CommentText"/>
      </w:pPr>
      <w:r>
        <w:rPr>
          <w:rStyle w:val="CommentReference"/>
        </w:rPr>
        <w:annotationRef/>
      </w:r>
      <w:r>
        <w:rPr>
          <w:rFonts w:ascii="Times New Roman" w:hAnsi="Times New Roman" w:cs="Times New Roman"/>
          <w:color w:val="00B050"/>
          <w:sz w:val="24"/>
          <w:szCs w:val="24"/>
          <w:lang w:val="en-US"/>
        </w:rPr>
        <w:t>A</w:t>
      </w:r>
      <w:r>
        <w:rPr>
          <w:rFonts w:ascii="Times New Roman" w:hAnsi="Times New Roman" w:cs="Times New Roman"/>
          <w:color w:val="00B050"/>
          <w:sz w:val="24"/>
          <w:szCs w:val="24"/>
          <w:lang w:val="en-US"/>
        </w:rPr>
        <w:t>dditional information</w:t>
      </w:r>
      <w:r w:rsidRPr="0022532D">
        <w:rPr>
          <w:rFonts w:ascii="Times New Roman" w:hAnsi="Times New Roman" w:cs="Times New Roman"/>
          <w:color w:val="00B050"/>
          <w:sz w:val="24"/>
          <w:szCs w:val="24"/>
          <w:lang w:val="en-US"/>
        </w:rPr>
        <w:t xml:space="preserve"> </w:t>
      </w:r>
      <w:r>
        <w:rPr>
          <w:rFonts w:ascii="Times New Roman" w:hAnsi="Times New Roman" w:cs="Times New Roman"/>
          <w:color w:val="00B050"/>
          <w:sz w:val="24"/>
          <w:szCs w:val="24"/>
          <w:lang w:val="en-US"/>
        </w:rPr>
        <w:t>how the optimum pre-sintering parameters were selected</w:t>
      </w:r>
      <w:r>
        <w:rPr>
          <w:rFonts w:ascii="Times New Roman" w:hAnsi="Times New Roman" w:cs="Times New Roman"/>
          <w:color w:val="00B050"/>
          <w:sz w:val="24"/>
          <w:szCs w:val="24"/>
          <w:lang w:val="en-US"/>
        </w:rPr>
        <w:t xml:space="preserve"> is </w:t>
      </w:r>
      <w:proofErr w:type="spellStart"/>
      <w:r>
        <w:rPr>
          <w:rFonts w:ascii="Times New Roman" w:hAnsi="Times New Roman" w:cs="Times New Roman"/>
          <w:color w:val="00B050"/>
          <w:sz w:val="24"/>
          <w:szCs w:val="24"/>
          <w:lang w:val="en-US"/>
        </w:rPr>
        <w:t>geven</w:t>
      </w:r>
      <w:proofErr w:type="spellEnd"/>
      <w:r>
        <w:rPr>
          <w:rFonts w:ascii="Times New Roman" w:hAnsi="Times New Roman" w:cs="Times New Roman"/>
          <w:color w:val="00B050"/>
          <w:sz w:val="24"/>
          <w:szCs w:val="24"/>
          <w:lang w:val="en-US"/>
        </w:rPr>
        <w:t xml:space="preserve"> in the </w:t>
      </w:r>
      <w:r w:rsidRPr="009032D3">
        <w:rPr>
          <w:rFonts w:ascii="Times New Roman" w:hAnsi="Times New Roman" w:cs="Times New Roman"/>
          <w:color w:val="00B050"/>
          <w:sz w:val="24"/>
          <w:szCs w:val="24"/>
          <w:lang w:val="en-US"/>
        </w:rPr>
        <w:t>Supplementary</w:t>
      </w:r>
    </w:p>
  </w:comment>
  <w:comment w:id="9" w:author="Bram, Martin" w:date="2024-06-24T16:16:00Z" w:initials="BM">
    <w:p w14:paraId="0A5EC3F5" w14:textId="23931117" w:rsidR="00D62D6A" w:rsidRDefault="00D62D6A">
      <w:pPr>
        <w:pStyle w:val="CommentText"/>
      </w:pPr>
      <w:r>
        <w:rPr>
          <w:rStyle w:val="CommentReference"/>
        </w:rPr>
        <w:annotationRef/>
      </w:r>
      <w:r>
        <w:t>Fernando</w:t>
      </w:r>
      <w:r w:rsidR="00154A48">
        <w:t xml:space="preserve"> proposes to </w:t>
      </w:r>
      <w:r>
        <w:t>add the respective SE and BSE detectors used in this study.</w:t>
      </w:r>
    </w:p>
  </w:comment>
  <w:comment w:id="10" w:author="Bram, Martin" w:date="2024-06-23T12:52:00Z" w:initials="BM">
    <w:p w14:paraId="6D0EECD6" w14:textId="450AE9CF" w:rsidR="00C87C24" w:rsidRDefault="00C87C24">
      <w:pPr>
        <w:pStyle w:val="CommentText"/>
      </w:pPr>
      <w:r>
        <w:rPr>
          <w:rStyle w:val="CommentReference"/>
        </w:rPr>
        <w:annotationRef/>
      </w:r>
      <w:r w:rsidR="00154A48">
        <w:t xml:space="preserve">Iliya: </w:t>
      </w:r>
      <w:r>
        <w:t>Please check the description of the magnetic measurements again.</w:t>
      </w:r>
    </w:p>
  </w:comment>
  <w:comment w:id="12" w:author="Bram, Martin" w:date="2024-06-24T16:44:00Z" w:initials="BM">
    <w:p w14:paraId="2DB954A9" w14:textId="434A430A" w:rsidR="00674BB3" w:rsidRDefault="00674BB3">
      <w:pPr>
        <w:pStyle w:val="CommentText"/>
      </w:pPr>
      <w:r>
        <w:rPr>
          <w:rStyle w:val="CommentReference"/>
        </w:rPr>
        <w:annotationRef/>
      </w:r>
      <w:r>
        <w:t>Please check if you agree with this additional sentence explaining possible reasons for grain growth.</w:t>
      </w:r>
    </w:p>
  </w:comment>
  <w:comment w:id="13" w:author="Iliya Angelov Radulov [3]" w:date="2024-07-05T15:45:00Z" w:initials="RIA">
    <w:p w14:paraId="50AAF77A" w14:textId="624AED59" w:rsidR="004F2963" w:rsidRDefault="004F2963">
      <w:pPr>
        <w:pStyle w:val="CommentText"/>
      </w:pPr>
      <w:r>
        <w:rPr>
          <w:rStyle w:val="CommentReference"/>
        </w:rPr>
        <w:annotationRef/>
      </w:r>
      <w:r>
        <w:t>I agree with this comment, we can think about simulation for future works.</w:t>
      </w:r>
    </w:p>
  </w:comment>
  <w:comment w:id="14" w:author="Bram, Martin" w:date="2024-06-23T13:26:00Z" w:initials="BM">
    <w:p w14:paraId="3C1F668C" w14:textId="1258C4C7" w:rsidR="00931E5E" w:rsidRDefault="00931E5E">
      <w:pPr>
        <w:pStyle w:val="CommentText"/>
      </w:pPr>
      <w:r>
        <w:rPr>
          <w:rStyle w:val="CommentReference"/>
        </w:rPr>
        <w:annotationRef/>
      </w:r>
      <w:r>
        <w:t>I think “SPT of dense compacts” is sufficient here.</w:t>
      </w:r>
    </w:p>
  </w:comment>
  <w:comment w:id="16" w:author="Iliya Angelov Radulov [4]" w:date="2024-07-05T15:49:00Z" w:initials="RIA">
    <w:p w14:paraId="6F805D2D" w14:textId="412C2870" w:rsidR="004F2963" w:rsidRDefault="004F2963">
      <w:pPr>
        <w:pStyle w:val="CommentText"/>
      </w:pPr>
      <w:r>
        <w:rPr>
          <w:rStyle w:val="CommentReference"/>
        </w:rPr>
        <w:annotationRef/>
      </w:r>
      <w:r>
        <w:t xml:space="preserve">Should we add a senctance about the descripancy beween the soll/is temperature? It will confirm the statment on p. 18  </w:t>
      </w:r>
      <w:r w:rsidRPr="002E68DC">
        <w:rPr>
          <w:rFonts w:ascii="Times New Roman" w:hAnsi="Times New Roman" w:cs="Times New Roman"/>
          <w:color w:val="00B050"/>
          <w:sz w:val="24"/>
          <w:szCs w:val="24"/>
          <w:lang w:val="en-US"/>
        </w:rPr>
        <w:t>the limited control of sample temperatur</w:t>
      </w:r>
      <w:r>
        <w:rPr>
          <w:rFonts w:ascii="Times New Roman" w:hAnsi="Times New Roman" w:cs="Times New Roman"/>
          <w:color w:val="00B050"/>
          <w:sz w:val="24"/>
          <w:szCs w:val="24"/>
          <w:lang w:val="en-US"/>
        </w:rPr>
        <w:t>e</w:t>
      </w:r>
    </w:p>
  </w:comment>
  <w:comment w:id="15" w:author="Bram, Martin" w:date="2024-05-22T08:32:00Z" w:initials="BM">
    <w:p w14:paraId="0B1484D1" w14:textId="77777777" w:rsidR="001E50F2" w:rsidRDefault="001E50F2">
      <w:pPr>
        <w:pStyle w:val="CommentText"/>
      </w:pPr>
      <w:r>
        <w:rPr>
          <w:rStyle w:val="CommentReference"/>
        </w:rPr>
        <w:annotationRef/>
      </w:r>
      <w:r>
        <w:t xml:space="preserve">Please check this sentence. The further pressure increase from 50 to 70 MPa is not visible in Figure 8b </w:t>
      </w:r>
      <w:r w:rsidR="007E299D">
        <w:t>when I interpret the figure correctly</w:t>
      </w:r>
      <w:r>
        <w:t>.</w:t>
      </w:r>
    </w:p>
    <w:p w14:paraId="57481783" w14:textId="77777777" w:rsidR="00D85839" w:rsidRDefault="00D85839">
      <w:pPr>
        <w:pStyle w:val="CommentText"/>
      </w:pPr>
    </w:p>
    <w:p w14:paraId="3CC84C16" w14:textId="6638ED38" w:rsidR="00D85839" w:rsidRDefault="00D85839" w:rsidP="00D85839">
      <w:pPr>
        <w:pStyle w:val="CommentText"/>
      </w:pPr>
      <w:r>
        <w:t>Liliya: I checked the data, And you are right, I checked also the SPS sequence:</w:t>
      </w:r>
    </w:p>
    <w:p w14:paraId="6B1BBC82" w14:textId="77777777" w:rsidR="00D85839" w:rsidRDefault="00D85839" w:rsidP="00D85839">
      <w:pPr>
        <w:pStyle w:val="CommentText"/>
      </w:pPr>
      <w:r>
        <w:t xml:space="preserve"> 4´ to 300°C @ 10MPa (3 kN)</w:t>
      </w:r>
    </w:p>
    <w:p w14:paraId="221BC33C" w14:textId="77777777" w:rsidR="00D85839" w:rsidRDefault="00D85839" w:rsidP="00D85839">
      <w:pPr>
        <w:pStyle w:val="CommentText"/>
      </w:pPr>
      <w:r>
        <w:t>2´ to 450°C @ 10MPa (3 kN)</w:t>
      </w:r>
    </w:p>
    <w:p w14:paraId="1E1D9FF4" w14:textId="77777777" w:rsidR="00D85839" w:rsidRDefault="00D85839" w:rsidP="00D85839">
      <w:pPr>
        <w:pStyle w:val="CommentText"/>
      </w:pPr>
      <w:r>
        <w:t>2´ to 600°C @ 10MPa (3 kN)</w:t>
      </w:r>
    </w:p>
    <w:p w14:paraId="718E0E3B" w14:textId="77777777" w:rsidR="00D85839" w:rsidRDefault="00D85839" w:rsidP="00D85839">
      <w:pPr>
        <w:pStyle w:val="CommentText"/>
      </w:pPr>
      <w:r>
        <w:t>2´ to 750°C to  50MPa (16 kN)</w:t>
      </w:r>
    </w:p>
    <w:p w14:paraId="71C4EF48" w14:textId="77777777" w:rsidR="00D85839" w:rsidRDefault="00D85839" w:rsidP="00D85839">
      <w:pPr>
        <w:pStyle w:val="CommentText"/>
      </w:pPr>
      <w:r>
        <w:t>13 kN in 2 min ca. 6 kN/min</w:t>
      </w:r>
    </w:p>
    <w:p w14:paraId="2B1C951E" w14:textId="77777777" w:rsidR="00D85839" w:rsidRDefault="00D85839" w:rsidP="00D85839">
      <w:pPr>
        <w:pStyle w:val="CommentText"/>
      </w:pPr>
      <w:r>
        <w:t>1´ @ 750°C to 70MPa (22 kN)</w:t>
      </w:r>
    </w:p>
    <w:p w14:paraId="02917266" w14:textId="77777777" w:rsidR="00D85839" w:rsidRDefault="00D85839" w:rsidP="00D85839">
      <w:pPr>
        <w:pStyle w:val="CommentText"/>
      </w:pPr>
      <w:r>
        <w:t>6 kN in 2 min ca. 6 kN/min</w:t>
      </w:r>
    </w:p>
    <w:p w14:paraId="20DE6602" w14:textId="77777777" w:rsidR="00D85839" w:rsidRDefault="00D85839" w:rsidP="00D85839">
      <w:pPr>
        <w:pStyle w:val="CommentText"/>
      </w:pPr>
    </w:p>
    <w:p w14:paraId="76DED021" w14:textId="0EFC21FD" w:rsidR="00D85839" w:rsidRDefault="00D85839" w:rsidP="00D85839">
      <w:pPr>
        <w:pStyle w:val="CommentText"/>
      </w:pPr>
      <w:r>
        <w:t>The problem is the delay of ca. 100°C between soll and is temperature</w:t>
      </w:r>
    </w:p>
  </w:comment>
  <w:comment w:id="17" w:author="Bram, Martin" w:date="2024-06-27T17:22:00Z" w:initials="BM">
    <w:p w14:paraId="2E76FF4C" w14:textId="1C8FCB4D" w:rsidR="00154A48" w:rsidRDefault="00154A48">
      <w:pPr>
        <w:pStyle w:val="CommentText"/>
      </w:pPr>
      <w:r>
        <w:rPr>
          <w:rStyle w:val="CommentReference"/>
        </w:rPr>
        <w:annotationRef/>
      </w:r>
      <w:r>
        <w:t>The section marked in blue color still needs some revision. Here the comments were not completely clear for me.</w:t>
      </w:r>
    </w:p>
  </w:comment>
  <w:comment w:id="19" w:author="Iliya Angelov Radulov [5]" w:date="2024-07-05T15:58:00Z" w:initials="RIA">
    <w:p w14:paraId="3E5923D2" w14:textId="6FA0B7D8" w:rsidR="00D8393C" w:rsidRDefault="00D8393C">
      <w:pPr>
        <w:pStyle w:val="CommentText"/>
      </w:pPr>
      <w:r>
        <w:rPr>
          <w:rStyle w:val="CommentReference"/>
        </w:rPr>
        <w:annotationRef/>
      </w:r>
      <w:r w:rsidRPr="000E736E">
        <w:rPr>
          <w:rFonts w:ascii="Times New Roman" w:hAnsi="Times New Roman" w:cs="Times New Roman"/>
          <w:sz w:val="24"/>
          <w:szCs w:val="24"/>
          <w:lang w:val="en-US"/>
        </w:rPr>
        <w:t>Grain</w:t>
      </w:r>
      <w:r>
        <w:rPr>
          <w:rFonts w:ascii="Times New Roman" w:hAnsi="Times New Roman" w:cs="Times New Roman"/>
          <w:sz w:val="24"/>
          <w:szCs w:val="24"/>
          <w:lang w:val="en-US"/>
        </w:rPr>
        <w:t xml:space="preserve"> coarsening</w:t>
      </w:r>
      <w:r w:rsidRPr="000E736E">
        <w:rPr>
          <w:rFonts w:ascii="Times New Roman" w:hAnsi="Times New Roman" w:cs="Times New Roman"/>
          <w:sz w:val="24"/>
          <w:szCs w:val="24"/>
          <w:lang w:val="en-US"/>
        </w:rPr>
        <w:t xml:space="preserve"> is </w:t>
      </w:r>
      <w:r>
        <w:rPr>
          <w:rFonts w:ascii="Times New Roman" w:hAnsi="Times New Roman" w:cs="Times New Roman"/>
          <w:sz w:val="24"/>
          <w:szCs w:val="24"/>
          <w:lang w:val="en-US"/>
        </w:rPr>
        <w:t>present</w:t>
      </w:r>
    </w:p>
  </w:comment>
  <w:comment w:id="20" w:author="Bram, Martin" w:date="2024-05-22T09:18:00Z" w:initials="BM">
    <w:p w14:paraId="062ED37F" w14:textId="77777777" w:rsidR="000E736E" w:rsidRDefault="000E736E" w:rsidP="000E736E">
      <w:pPr>
        <w:pStyle w:val="CommentText"/>
      </w:pPr>
      <w:r>
        <w:rPr>
          <w:rStyle w:val="CommentReference"/>
        </w:rPr>
        <w:annotationRef/>
      </w:r>
      <w:r>
        <w:t>Does it makes sense to consider this sample in Table 2 as well giving the sample a code? Do you have measured the magnetic properties of this sample, maybe they can be added in Table 3 as well.</w:t>
      </w:r>
    </w:p>
  </w:comment>
  <w:comment w:id="21" w:author="Iliya Angelov Radulov [6]" w:date="2024-06-13T11:30:00Z" w:initials="RIA">
    <w:p w14:paraId="4D74635C" w14:textId="77777777" w:rsidR="000E736E" w:rsidRDefault="000E736E" w:rsidP="000E736E">
      <w:pPr>
        <w:pStyle w:val="CommentText"/>
      </w:pPr>
      <w:r>
        <w:rPr>
          <w:rStyle w:val="CommentReference"/>
        </w:rPr>
        <w:annotationRef/>
      </w:r>
      <w:bookmarkStart w:id="22" w:name="_Hlk169162456"/>
      <w:r>
        <w:t>We did only 2 hot deformation tests with  low density (&lt;90%) hot compated samples.</w:t>
      </w:r>
    </w:p>
    <w:p w14:paraId="0514B16B" w14:textId="77777777" w:rsidR="000E736E" w:rsidRDefault="000E736E" w:rsidP="000E736E">
      <w:pPr>
        <w:pStyle w:val="CommentText"/>
      </w:pPr>
      <w:r>
        <w:t>One was HD at70 MPa and second at 80 MPa, both 75°C/min up to 750°C. The SEM analysis showed extreem misaligment of the grains at the edge. Some reagions looks like the backwards extruded sample, the orientation of the grains is parallel to the pressing force direstion (see Fig.XX ).</w:t>
      </w:r>
    </w:p>
    <w:p w14:paraId="05E7060E" w14:textId="77777777" w:rsidR="000E736E" w:rsidRPr="00FB6FC0" w:rsidRDefault="000E736E" w:rsidP="000E736E">
      <w:r w:rsidRPr="00FB6FC0">
        <w:t xml:space="preserve">We did magnetic characterisation of sample specimen from the centre and the edge of the HD sample and the magnetic properties were OK in the centre and very bad at the edge. Therefore, we stopped using these hot compacts and did not study the problem further.  </w:t>
      </w:r>
    </w:p>
    <w:bookmarkEnd w:id="22"/>
    <w:p w14:paraId="0ADFF2B3" w14:textId="77777777" w:rsidR="000E736E" w:rsidRPr="00A15526" w:rsidRDefault="000E736E" w:rsidP="000E736E">
      <w:pPr>
        <w:pStyle w:val="CommentText"/>
        <w:rPr>
          <w:lang w:val="en-GB"/>
        </w:rPr>
      </w:pPr>
      <w:r>
        <w:rPr>
          <w:lang w:val="en-GB"/>
        </w:rPr>
        <w:t>I am not sure if it is good idea to include those samples in the paper.</w:t>
      </w:r>
    </w:p>
  </w:comment>
  <w:comment w:id="23" w:author="Keszler, Monica" w:date="2024-05-06T11:46:00Z" w:initials="KM">
    <w:p w14:paraId="4C6E6590" w14:textId="77777777" w:rsidR="000E736E" w:rsidRDefault="000E736E" w:rsidP="000E736E">
      <w:pPr>
        <w:pStyle w:val="CommentText"/>
      </w:pPr>
      <w:r>
        <w:rPr>
          <w:rStyle w:val="CommentReference"/>
        </w:rPr>
        <w:annotationRef/>
      </w:r>
      <w:r>
        <w:t>Can we have magnetic performance of this and other samples deformed with some grain growth observed?</w:t>
      </w:r>
    </w:p>
    <w:p w14:paraId="423B296B" w14:textId="77777777" w:rsidR="000E736E" w:rsidRDefault="000E736E" w:rsidP="000E736E">
      <w:pPr>
        <w:pStyle w:val="CommentText"/>
      </w:pPr>
    </w:p>
    <w:p w14:paraId="72B0BB1F" w14:textId="77777777" w:rsidR="000E736E" w:rsidRDefault="000E736E" w:rsidP="000E736E">
      <w:pPr>
        <w:pStyle w:val="CommentText"/>
      </w:pPr>
      <w:r>
        <w:t>Does it makes sense to give a sample code for this sample as well?</w:t>
      </w:r>
    </w:p>
  </w:comment>
  <w:comment w:id="24" w:author="Iliya Angelov Radulov [6]" w:date="2024-06-13T12:56:00Z" w:initials="RIA">
    <w:p w14:paraId="01077885" w14:textId="77777777" w:rsidR="000E736E" w:rsidRDefault="000E736E" w:rsidP="000E736E">
      <w:pPr>
        <w:pStyle w:val="CommentText"/>
      </w:pPr>
      <w:r>
        <w:rPr>
          <w:rStyle w:val="CommentReference"/>
        </w:rPr>
        <w:annotationRef/>
      </w:r>
      <w:r>
        <w:t>As alredy mentioned abowe, we have data for allmost everithing, but those are not good magnets, I would like to keep the story short. We have enough nice results to show.</w:t>
      </w:r>
    </w:p>
  </w:comment>
  <w:comment w:id="18" w:author="Iliya Angelov Radulov [6]" w:date="2024-06-13T13:24:00Z" w:initials="RIA">
    <w:p w14:paraId="16A73B4B" w14:textId="77777777" w:rsidR="000E736E" w:rsidRDefault="000E736E" w:rsidP="000E736E">
      <w:pPr>
        <w:pStyle w:val="CommentText"/>
      </w:pPr>
      <w:r>
        <w:rPr>
          <w:rStyle w:val="CommentReference"/>
        </w:rPr>
        <w:annotationRef/>
      </w:r>
      <w:r>
        <w:t>I changed the order of two pargaraphs, will read it agani, probably some fine tunining is still possible.</w:t>
      </w:r>
    </w:p>
  </w:comment>
  <w:comment w:id="26" w:author="Fernando Maccari" w:date="2024-06-10T05:49:00Z" w:initials="FM">
    <w:p w14:paraId="008B6453" w14:textId="77777777" w:rsidR="000E736E" w:rsidRDefault="000E736E" w:rsidP="000E736E">
      <w:pPr>
        <w:pStyle w:val="CommentText"/>
      </w:pPr>
      <w:r>
        <w:rPr>
          <w:rStyle w:val="CommentReference"/>
        </w:rPr>
        <w:annotationRef/>
      </w:r>
      <w:r>
        <w:t>Is this shown in any figure? I think it is Figure 9c right? Would be good to include this in the text, so the reader can directly associate.</w:t>
      </w:r>
    </w:p>
  </w:comment>
  <w:comment w:id="28" w:author="Fernando Maccari" w:date="2024-06-10T05:49:00Z" w:initials="FM">
    <w:p w14:paraId="7E947A79" w14:textId="77777777" w:rsidR="000E736E" w:rsidRDefault="000E736E" w:rsidP="000E736E">
      <w:pPr>
        <w:pStyle w:val="CommentText"/>
      </w:pPr>
      <w:r>
        <w:rPr>
          <w:rStyle w:val="CommentReference"/>
        </w:rPr>
        <w:annotationRef/>
      </w:r>
      <w:r>
        <w:t>Is this shown somewhere?</w:t>
      </w:r>
    </w:p>
  </w:comment>
  <w:comment w:id="53" w:author="Fernando Maccari" w:date="2024-06-10T07:02:00Z" w:initials="FM">
    <w:p w14:paraId="4342200F" w14:textId="77777777" w:rsidR="00AC68A3" w:rsidRDefault="00AC68A3" w:rsidP="00AC68A3">
      <w:pPr>
        <w:pStyle w:val="CommentText"/>
      </w:pPr>
      <w:r>
        <w:rPr>
          <w:rStyle w:val="CommentReference"/>
        </w:rPr>
        <w:annotationRef/>
      </w:r>
      <w:r>
        <w:t xml:space="preserve">Similar trend was also observed by Sawatzki in his thesis, where measured the entire samples and after grinding the edge. Maybe it is also worth it to include the reference here if you find appropriate. </w:t>
      </w:r>
    </w:p>
  </w:comment>
  <w:comment w:id="54" w:author="Iliya Angelov Radulov [6]" w:date="2024-06-13T13:40:00Z" w:initials="RIA">
    <w:p w14:paraId="5AD4ACEC" w14:textId="77777777" w:rsidR="00AC68A3" w:rsidRDefault="00AC68A3" w:rsidP="00AC68A3">
      <w:pPr>
        <w:pStyle w:val="CommentText"/>
      </w:pPr>
      <w:r>
        <w:rPr>
          <w:rStyle w:val="CommentReference"/>
        </w:rPr>
        <w:annotationRef/>
      </w:r>
      <w:r>
        <w:t>We quote this PhD thesis many times, one more will not harm, lets do it.</w:t>
      </w:r>
    </w:p>
  </w:comment>
  <w:comment w:id="55" w:author="Bram, Martin" w:date="2024-06-24T17:16:00Z" w:initials="BM">
    <w:p w14:paraId="28A26FD3" w14:textId="322A4987" w:rsidR="00032F9B" w:rsidRDefault="00032F9B">
      <w:pPr>
        <w:pStyle w:val="CommentText"/>
      </w:pPr>
      <w:r>
        <w:rPr>
          <w:rStyle w:val="CommentReference"/>
        </w:rPr>
        <w:annotationRef/>
      </w:r>
      <w:r>
        <w:t>I added the reference.</w:t>
      </w:r>
    </w:p>
  </w:comment>
  <w:comment w:id="64" w:author="Oliver Gutfleisch | MAGNOTHERM Solutions GmbH" w:date="2023-12-18T20:50:00Z" w:initials="OG|MSG">
    <w:p w14:paraId="70C05122" w14:textId="4EB104CA" w:rsidR="00154A48" w:rsidRDefault="006B1249" w:rsidP="00154A48">
      <w:pPr>
        <w:pStyle w:val="CommentText"/>
        <w:numPr>
          <w:ilvl w:val="0"/>
          <w:numId w:val="1"/>
        </w:numPr>
      </w:pPr>
      <w:r>
        <w:rPr>
          <w:rStyle w:val="CommentReference"/>
        </w:rPr>
        <w:annotationRef/>
      </w:r>
      <w:r>
        <w:t xml:space="preserve"> İs made how??</w:t>
      </w:r>
    </w:p>
  </w:comment>
  <w:comment w:id="65" w:author="Bram, Martin" w:date="2024-06-27T17:24:00Z" w:initials="BM">
    <w:p w14:paraId="781196D1" w14:textId="3FA767A8" w:rsidR="00154A48" w:rsidRDefault="00154A48">
      <w:pPr>
        <w:pStyle w:val="CommentText"/>
      </w:pPr>
      <w:r>
        <w:rPr>
          <w:rStyle w:val="CommentReference"/>
        </w:rPr>
        <w:annotationRef/>
      </w:r>
      <w:r>
        <w:t>I added this information in the figure caption.</w:t>
      </w:r>
    </w:p>
  </w:comment>
  <w:comment w:id="66" w:author="Oliver Gutfleisch | MAGNOTHERM Solutions GmbH" w:date="2023-12-18T20:49:00Z" w:initials="OG|MSG">
    <w:p w14:paraId="2B7CCBB8" w14:textId="77777777" w:rsidR="006B1249" w:rsidRDefault="006B1249" w:rsidP="006B1249">
      <w:pPr>
        <w:pStyle w:val="CommentText"/>
      </w:pPr>
      <w:r>
        <w:rPr>
          <w:rStyle w:val="CommentReference"/>
        </w:rPr>
        <w:annotationRef/>
      </w:r>
      <w:r>
        <w:t>Hard to believe, in fact I don´t think so</w:t>
      </w:r>
    </w:p>
    <w:p w14:paraId="6DA0229D" w14:textId="77777777" w:rsidR="006B1249" w:rsidRDefault="006B1249" w:rsidP="006B1249">
      <w:pPr>
        <w:pStyle w:val="CommentText"/>
      </w:pPr>
      <w:r>
        <w:t>Doesn´t  a U powder contain HREEs, then it would be even less likely!!!</w:t>
      </w:r>
    </w:p>
    <w:p w14:paraId="335CD9E5" w14:textId="77777777" w:rsidR="006B1249" w:rsidRDefault="006B1249" w:rsidP="006B1249">
      <w:pPr>
        <w:pStyle w:val="CommentText"/>
      </w:pPr>
      <w:r>
        <w:t>Pls check, we should not quote this without commenting!</w:t>
      </w:r>
    </w:p>
  </w:comment>
  <w:comment w:id="67" w:author="Monica Keszler" w:date="2024-01-10T13:27:00Z" w:initials="MK">
    <w:p w14:paraId="0C1FFF96" w14:textId="77777777" w:rsidR="006B1249" w:rsidRDefault="006B1249" w:rsidP="006B1249">
      <w:pPr>
        <w:pStyle w:val="CommentText"/>
      </w:pPr>
      <w:r>
        <w:rPr>
          <w:rStyle w:val="CommentReference"/>
        </w:rPr>
        <w:annotationRef/>
      </w:r>
      <w:r>
        <w:t>Liu et al. does state that they use MQP-UG. But yes the remanence does appear very high</w:t>
      </w:r>
    </w:p>
  </w:comment>
  <w:comment w:id="68" w:author="Bram, Martin" w:date="2024-06-27T17:24:00Z" w:initials="BM">
    <w:p w14:paraId="14407312" w14:textId="73A1FDFB" w:rsidR="00154A48" w:rsidRDefault="00154A48">
      <w:pPr>
        <w:pStyle w:val="CommentText"/>
      </w:pPr>
      <w:r>
        <w:rPr>
          <w:rStyle w:val="CommentReference"/>
        </w:rPr>
        <w:annotationRef/>
      </w:r>
      <w:r>
        <w:t>Please check if the last sentence marked in blue color is sufficient to hint on the influence of the starting powder.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0DF64F" w15:done="0"/>
  <w15:commentEx w15:paraId="1FCC02D1" w15:done="0"/>
  <w15:commentEx w15:paraId="7E9AF38B" w15:done="0"/>
  <w15:commentEx w15:paraId="447C2971" w15:done="0"/>
  <w15:commentEx w15:paraId="7625A4A8" w15:paraIdParent="447C2971" w15:done="0"/>
  <w15:commentEx w15:paraId="0A5EC3F5" w15:done="0"/>
  <w15:commentEx w15:paraId="6D0EECD6" w15:done="0"/>
  <w15:commentEx w15:paraId="2DB954A9" w15:done="0"/>
  <w15:commentEx w15:paraId="50AAF77A" w15:paraIdParent="2DB954A9" w15:done="0"/>
  <w15:commentEx w15:paraId="3C1F668C" w15:done="0"/>
  <w15:commentEx w15:paraId="6F805D2D" w15:done="0"/>
  <w15:commentEx w15:paraId="76DED021" w15:done="0"/>
  <w15:commentEx w15:paraId="2E76FF4C" w15:done="0"/>
  <w15:commentEx w15:paraId="3E5923D2" w15:done="0"/>
  <w15:commentEx w15:paraId="062ED37F" w15:done="0"/>
  <w15:commentEx w15:paraId="0ADFF2B3" w15:paraIdParent="062ED37F" w15:done="0"/>
  <w15:commentEx w15:paraId="72B0BB1F" w15:done="1"/>
  <w15:commentEx w15:paraId="01077885" w15:paraIdParent="72B0BB1F" w15:done="1"/>
  <w15:commentEx w15:paraId="16A73B4B" w15:done="0"/>
  <w15:commentEx w15:paraId="008B6453" w15:done="1"/>
  <w15:commentEx w15:paraId="7E947A79" w15:done="1"/>
  <w15:commentEx w15:paraId="4342200F" w15:done="1"/>
  <w15:commentEx w15:paraId="5AD4ACEC" w15:paraIdParent="4342200F" w15:done="1"/>
  <w15:commentEx w15:paraId="28A26FD3" w15:paraIdParent="4342200F" w15:done="1"/>
  <w15:commentEx w15:paraId="70C05122" w15:done="0"/>
  <w15:commentEx w15:paraId="781196D1" w15:paraIdParent="70C05122" w15:done="0"/>
  <w15:commentEx w15:paraId="335CD9E5" w15:done="0"/>
  <w15:commentEx w15:paraId="0C1FFF96" w15:paraIdParent="335CD9E5" w15:done="0"/>
  <w15:commentEx w15:paraId="14407312" w15:paraIdParent="335CD9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28094D" w16cex:dateUtc="2024-06-27T13:52:00Z"/>
  <w16cex:commentExtensible w16cex:durableId="2A327D50" w16cex:dateUtc="2024-07-05T12:10:00Z"/>
  <w16cex:commentExtensible w16cex:durableId="2A226ED9" w16cex:dateUtc="2024-06-23T07:52:00Z"/>
  <w16cex:commentExtensible w16cex:durableId="2A241FF1" w16cex:dateUtc="2024-06-24T14:40:00Z"/>
  <w16cex:commentExtensible w16cex:durableId="2A327FD8" w16cex:dateUtc="2024-07-05T12:21:00Z"/>
  <w16cex:commentExtensible w16cex:durableId="2A241A71" w16cex:dateUtc="2024-06-24T14:16:00Z"/>
  <w16cex:commentExtensible w16cex:durableId="2A229907" w16cex:dateUtc="2024-06-23T10:52:00Z"/>
  <w16cex:commentExtensible w16cex:durableId="2A2420E2" w16cex:dateUtc="2024-06-24T14:44:00Z"/>
  <w16cex:commentExtensible w16cex:durableId="2A32937E" w16cex:dateUtc="2024-07-05T13:45:00Z"/>
  <w16cex:commentExtensible w16cex:durableId="2A22A111" w16cex:dateUtc="2024-06-23T11:26:00Z"/>
  <w16cex:commentExtensible w16cex:durableId="2A32948A" w16cex:dateUtc="2024-07-05T13:49:00Z"/>
  <w16cex:commentExtensible w16cex:durableId="29F82C28" w16cex:dateUtc="2024-05-22T06:32:00Z"/>
  <w16cex:commentExtensible w16cex:durableId="2A281E55" w16cex:dateUtc="2024-06-27T15:22:00Z"/>
  <w16cex:commentExtensible w16cex:durableId="2A3296A0" w16cex:dateUtc="2024-07-05T13:58:00Z"/>
  <w16cex:commentExtensible w16cex:durableId="2A155518" w16cex:dateUtc="2024-05-22T07:18:00Z"/>
  <w16cex:commentExtensible w16cex:durableId="2A1556BB" w16cex:dateUtc="2024-06-13T09:30:00Z"/>
  <w16cex:commentExtensible w16cex:durableId="2A155517" w16cex:dateUtc="2024-05-06T09:46:00Z"/>
  <w16cex:commentExtensible w16cex:durableId="2A156B16" w16cex:dateUtc="2024-06-13T10:56:00Z"/>
  <w16cex:commentExtensible w16cex:durableId="2A15719D" w16cex:dateUtc="2024-06-13T11:24:00Z"/>
  <w16cex:commentExtensible w16cex:durableId="0A3234DB" w16cex:dateUtc="2024-06-10T03:49:00Z"/>
  <w16cex:commentExtensible w16cex:durableId="7B412072" w16cex:dateUtc="2024-06-10T03:49:00Z"/>
  <w16cex:commentExtensible w16cex:durableId="0BB88C8F" w16cex:dateUtc="2024-06-10T05:02:00Z"/>
  <w16cex:commentExtensible w16cex:durableId="2A15753B" w16cex:dateUtc="2024-06-13T11:40:00Z"/>
  <w16cex:commentExtensible w16cex:durableId="2A242879" w16cex:dateUtc="2024-06-24T15:16:00Z"/>
  <w16cex:commentExtensible w16cex:durableId="292B2F33" w16cex:dateUtc="2023-12-18T19:50:00Z"/>
  <w16cex:commentExtensible w16cex:durableId="2A281EB8" w16cex:dateUtc="2024-06-27T15:24:00Z"/>
  <w16cex:commentExtensible w16cex:durableId="292B2ECD" w16cex:dateUtc="2023-12-18T19:49:00Z"/>
  <w16cex:commentExtensible w16cex:durableId="100109EC" w16cex:dateUtc="2024-01-10T12:27:00Z"/>
  <w16cex:commentExtensible w16cex:durableId="2A281EEB" w16cex:dateUtc="2024-06-27T15: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0DF64F" w16cid:durableId="2A28094D"/>
  <w16cid:commentId w16cid:paraId="1FCC02D1" w16cid:durableId="2A327D50"/>
  <w16cid:commentId w16cid:paraId="7E9AF38B" w16cid:durableId="2A226ED9"/>
  <w16cid:commentId w16cid:paraId="447C2971" w16cid:durableId="2A241FF1"/>
  <w16cid:commentId w16cid:paraId="7625A4A8" w16cid:durableId="2A327FD8"/>
  <w16cid:commentId w16cid:paraId="0A5EC3F5" w16cid:durableId="2A241A71"/>
  <w16cid:commentId w16cid:paraId="6D0EECD6" w16cid:durableId="2A229907"/>
  <w16cid:commentId w16cid:paraId="2DB954A9" w16cid:durableId="2A2420E2"/>
  <w16cid:commentId w16cid:paraId="50AAF77A" w16cid:durableId="2A32937E"/>
  <w16cid:commentId w16cid:paraId="3C1F668C" w16cid:durableId="2A22A111"/>
  <w16cid:commentId w16cid:paraId="6F805D2D" w16cid:durableId="2A32948A"/>
  <w16cid:commentId w16cid:paraId="76DED021" w16cid:durableId="29F82C28"/>
  <w16cid:commentId w16cid:paraId="2E76FF4C" w16cid:durableId="2A281E55"/>
  <w16cid:commentId w16cid:paraId="3E5923D2" w16cid:durableId="2A3296A0"/>
  <w16cid:commentId w16cid:paraId="062ED37F" w16cid:durableId="2A155518"/>
  <w16cid:commentId w16cid:paraId="0ADFF2B3" w16cid:durableId="2A1556BB"/>
  <w16cid:commentId w16cid:paraId="72B0BB1F" w16cid:durableId="2A155517"/>
  <w16cid:commentId w16cid:paraId="01077885" w16cid:durableId="2A156B16"/>
  <w16cid:commentId w16cid:paraId="16A73B4B" w16cid:durableId="2A15719D"/>
  <w16cid:commentId w16cid:paraId="008B6453" w16cid:durableId="0A3234DB"/>
  <w16cid:commentId w16cid:paraId="7E947A79" w16cid:durableId="7B412072"/>
  <w16cid:commentId w16cid:paraId="4342200F" w16cid:durableId="0BB88C8F"/>
  <w16cid:commentId w16cid:paraId="5AD4ACEC" w16cid:durableId="2A15753B"/>
  <w16cid:commentId w16cid:paraId="28A26FD3" w16cid:durableId="2A242879"/>
  <w16cid:commentId w16cid:paraId="70C05122" w16cid:durableId="292B2F33"/>
  <w16cid:commentId w16cid:paraId="781196D1" w16cid:durableId="2A281EB8"/>
  <w16cid:commentId w16cid:paraId="335CD9E5" w16cid:durableId="292B2ECD"/>
  <w16cid:commentId w16cid:paraId="0C1FFF96" w16cid:durableId="100109EC"/>
  <w16cid:commentId w16cid:paraId="14407312" w16cid:durableId="2A281E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70B85" w14:textId="77777777" w:rsidR="00D835A9" w:rsidRDefault="00D835A9" w:rsidP="00D5475B">
      <w:pPr>
        <w:spacing w:after="0" w:line="240" w:lineRule="auto"/>
      </w:pPr>
      <w:r>
        <w:separator/>
      </w:r>
    </w:p>
  </w:endnote>
  <w:endnote w:type="continuationSeparator" w:id="0">
    <w:p w14:paraId="53936094" w14:textId="77777777" w:rsidR="00D835A9" w:rsidRDefault="00D835A9" w:rsidP="00D5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8357887"/>
      <w:docPartObj>
        <w:docPartGallery w:val="Page Numbers (Bottom of Page)"/>
        <w:docPartUnique/>
      </w:docPartObj>
    </w:sdtPr>
    <w:sdtEndPr/>
    <w:sdtContent>
      <w:p w14:paraId="612F2EF0" w14:textId="2FEDB363" w:rsidR="00D5475B" w:rsidRDefault="00D5475B">
        <w:pPr>
          <w:pStyle w:val="Footer"/>
          <w:jc w:val="center"/>
        </w:pPr>
        <w:r w:rsidRPr="00D5475B">
          <w:rPr>
            <w:rFonts w:ascii="Times New Roman" w:hAnsi="Times New Roman" w:cs="Times New Roman"/>
            <w:sz w:val="24"/>
            <w:szCs w:val="24"/>
          </w:rPr>
          <w:fldChar w:fldCharType="begin"/>
        </w:r>
        <w:r w:rsidRPr="00D5475B">
          <w:rPr>
            <w:rFonts w:ascii="Times New Roman" w:hAnsi="Times New Roman" w:cs="Times New Roman"/>
            <w:sz w:val="24"/>
            <w:szCs w:val="24"/>
          </w:rPr>
          <w:instrText>PAGE   \* MERGEFORMAT</w:instrText>
        </w:r>
        <w:r w:rsidRPr="00D5475B">
          <w:rPr>
            <w:rFonts w:ascii="Times New Roman" w:hAnsi="Times New Roman" w:cs="Times New Roman"/>
            <w:sz w:val="24"/>
            <w:szCs w:val="24"/>
          </w:rPr>
          <w:fldChar w:fldCharType="separate"/>
        </w:r>
        <w:r w:rsidRPr="00D5475B">
          <w:rPr>
            <w:rFonts w:ascii="Times New Roman" w:hAnsi="Times New Roman" w:cs="Times New Roman"/>
            <w:sz w:val="24"/>
            <w:szCs w:val="24"/>
            <w:lang w:val="de-DE"/>
          </w:rPr>
          <w:t>2</w:t>
        </w:r>
        <w:r w:rsidRPr="00D5475B">
          <w:rPr>
            <w:rFonts w:ascii="Times New Roman" w:hAnsi="Times New Roman" w:cs="Times New Roman"/>
            <w:sz w:val="24"/>
            <w:szCs w:val="24"/>
          </w:rPr>
          <w:fldChar w:fldCharType="end"/>
        </w:r>
      </w:p>
    </w:sdtContent>
  </w:sdt>
  <w:p w14:paraId="46F7E0A5" w14:textId="77777777" w:rsidR="00D5475B" w:rsidRDefault="00D54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5E9B4" w14:textId="77777777" w:rsidR="00D835A9" w:rsidRDefault="00D835A9" w:rsidP="00D5475B">
      <w:pPr>
        <w:spacing w:after="0" w:line="240" w:lineRule="auto"/>
      </w:pPr>
      <w:r>
        <w:separator/>
      </w:r>
    </w:p>
  </w:footnote>
  <w:footnote w:type="continuationSeparator" w:id="0">
    <w:p w14:paraId="77C3EC18" w14:textId="77777777" w:rsidR="00D835A9" w:rsidRDefault="00D835A9" w:rsidP="00D54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02488"/>
    <w:multiLevelType w:val="hybridMultilevel"/>
    <w:tmpl w:val="CA8258C4"/>
    <w:lvl w:ilvl="0" w:tplc="0E74DCC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1AC57F6"/>
    <w:multiLevelType w:val="hybridMultilevel"/>
    <w:tmpl w:val="FED4AFAE"/>
    <w:lvl w:ilvl="0" w:tplc="9D9E23A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am, Martin">
    <w15:presenceInfo w15:providerId="AD" w15:userId="S::m.bram@fz-juelich.de::069659c6-8447-4bba-984a-25a278d1e5cf"/>
  </w15:person>
  <w15:person w15:author="Iliya Angelov Radulov">
    <w15:presenceInfo w15:providerId="AD" w15:userId="S::iliya.angelov.radulov@iwks.fraunhofer.de::2ef1833f-f98e-4b75-9dca-a0ab6a20cd06"/>
  </w15:person>
  <w15:person w15:author="Iliya Angelov Radulov [2]">
    <w15:presenceInfo w15:providerId="AD" w15:userId="S::iliya.angelov.radulov@iwks.fraunhofer.de::2ef1833f-f98e-4b75-9dca-a0ab6a20cd06"/>
  </w15:person>
  <w15:person w15:author="Iliya Angelov Radulov [3]">
    <w15:presenceInfo w15:providerId="AD" w15:userId="S::iliya.angelov.radulov@iwks.fraunhofer.de::2ef1833f-f98e-4b75-9dca-a0ab6a20cd06"/>
  </w15:person>
  <w15:person w15:author="Iliya Angelov Radulov [4]">
    <w15:presenceInfo w15:providerId="AD" w15:userId="S::iliya.angelov.radulov@iwks.fraunhofer.de::2ef1833f-f98e-4b75-9dca-a0ab6a20cd06"/>
  </w15:person>
  <w15:person w15:author="Iliya Angelov Radulov [5]">
    <w15:presenceInfo w15:providerId="AD" w15:userId="S::iliya.angelov.radulov@iwks.fraunhofer.de::2ef1833f-f98e-4b75-9dca-a0ab6a20cd06"/>
  </w15:person>
  <w15:person w15:author="Iliya Angelov Radulov [6]">
    <w15:presenceInfo w15:providerId="AD" w15:userId="S::iliya.angelov.radulov@iwks.fraunhofer.de::2ef1833f-f98e-4b75-9dca-a0ab6a20cd06"/>
  </w15:person>
  <w15:person w15:author="Keszler, Monica">
    <w15:presenceInfo w15:providerId="AD" w15:userId="S::m.keszler@fz-juelich.de::ae7ec634-e714-4323-8d44-b6cca5beb5ac"/>
  </w15:person>
  <w15:person w15:author="Fernando Maccari">
    <w15:presenceInfo w15:providerId="Windows Live" w15:userId="538c496ea1c63465"/>
  </w15:person>
  <w15:person w15:author="Radulov, Iliya Angelov">
    <w15:presenceInfo w15:providerId="AD" w15:userId="S::iliya.angelov.radulov@iwks.fraunhofer.de::2ef1833f-f98e-4b75-9dca-a0ab6a20cd06"/>
  </w15:person>
  <w15:person w15:author="Oliver Gutfleisch | MAGNOTHERM Solutions GmbH">
    <w15:presenceInfo w15:providerId="AD" w15:userId="S::gutfleisch@magnotherm.com::4a185631-0f5e-4eec-a4d4-aa2c8d104df2"/>
  </w15:person>
  <w15:person w15:author="Monica Keszler">
    <w15:presenceInfo w15:providerId="Windows Live" w15:userId="8cb6c83deff2e1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DA"/>
    <w:rsid w:val="00032F9B"/>
    <w:rsid w:val="00033FBD"/>
    <w:rsid w:val="00037A19"/>
    <w:rsid w:val="00056327"/>
    <w:rsid w:val="00095935"/>
    <w:rsid w:val="000B2B77"/>
    <w:rsid w:val="000B445A"/>
    <w:rsid w:val="000D070A"/>
    <w:rsid w:val="000E0B04"/>
    <w:rsid w:val="000E2437"/>
    <w:rsid w:val="000E736E"/>
    <w:rsid w:val="000F10AC"/>
    <w:rsid w:val="00141755"/>
    <w:rsid w:val="00143579"/>
    <w:rsid w:val="00154A48"/>
    <w:rsid w:val="00157701"/>
    <w:rsid w:val="00161D97"/>
    <w:rsid w:val="00190FF6"/>
    <w:rsid w:val="001A0EDF"/>
    <w:rsid w:val="001E2A54"/>
    <w:rsid w:val="001E50F2"/>
    <w:rsid w:val="001E7CA2"/>
    <w:rsid w:val="001F7E6E"/>
    <w:rsid w:val="002031A2"/>
    <w:rsid w:val="00224792"/>
    <w:rsid w:val="0022532D"/>
    <w:rsid w:val="002273B1"/>
    <w:rsid w:val="00227C5B"/>
    <w:rsid w:val="002352BB"/>
    <w:rsid w:val="00237865"/>
    <w:rsid w:val="0024561E"/>
    <w:rsid w:val="002471D6"/>
    <w:rsid w:val="00255271"/>
    <w:rsid w:val="002C63B6"/>
    <w:rsid w:val="002C7BA2"/>
    <w:rsid w:val="002E68DC"/>
    <w:rsid w:val="002F6BEE"/>
    <w:rsid w:val="00314801"/>
    <w:rsid w:val="00316BC0"/>
    <w:rsid w:val="00341B30"/>
    <w:rsid w:val="00343E3F"/>
    <w:rsid w:val="00385D49"/>
    <w:rsid w:val="00396207"/>
    <w:rsid w:val="003C4F9C"/>
    <w:rsid w:val="003C6DF8"/>
    <w:rsid w:val="003E6699"/>
    <w:rsid w:val="0042547A"/>
    <w:rsid w:val="00452D40"/>
    <w:rsid w:val="00460814"/>
    <w:rsid w:val="004644B9"/>
    <w:rsid w:val="00465398"/>
    <w:rsid w:val="00483120"/>
    <w:rsid w:val="004B62EC"/>
    <w:rsid w:val="004D2334"/>
    <w:rsid w:val="004D583E"/>
    <w:rsid w:val="004E7093"/>
    <w:rsid w:val="004F2963"/>
    <w:rsid w:val="004F46E0"/>
    <w:rsid w:val="005058D9"/>
    <w:rsid w:val="0052042A"/>
    <w:rsid w:val="005228E6"/>
    <w:rsid w:val="00557CE1"/>
    <w:rsid w:val="005731DE"/>
    <w:rsid w:val="005806CD"/>
    <w:rsid w:val="00585BA7"/>
    <w:rsid w:val="005A7D49"/>
    <w:rsid w:val="005C64BF"/>
    <w:rsid w:val="005D7B1D"/>
    <w:rsid w:val="005E09E6"/>
    <w:rsid w:val="00603BCA"/>
    <w:rsid w:val="00623868"/>
    <w:rsid w:val="0066767E"/>
    <w:rsid w:val="00674BB3"/>
    <w:rsid w:val="00687724"/>
    <w:rsid w:val="00691A89"/>
    <w:rsid w:val="006B1249"/>
    <w:rsid w:val="006C0F26"/>
    <w:rsid w:val="006D7F6A"/>
    <w:rsid w:val="006F7D36"/>
    <w:rsid w:val="00705CC2"/>
    <w:rsid w:val="007C05C3"/>
    <w:rsid w:val="007D4502"/>
    <w:rsid w:val="007D6952"/>
    <w:rsid w:val="007E202E"/>
    <w:rsid w:val="007E299D"/>
    <w:rsid w:val="00831C39"/>
    <w:rsid w:val="00847ADA"/>
    <w:rsid w:val="00855113"/>
    <w:rsid w:val="00857E73"/>
    <w:rsid w:val="00864A40"/>
    <w:rsid w:val="008742E9"/>
    <w:rsid w:val="008A1D01"/>
    <w:rsid w:val="008B5BBB"/>
    <w:rsid w:val="008B746A"/>
    <w:rsid w:val="008F276B"/>
    <w:rsid w:val="00901081"/>
    <w:rsid w:val="009032D3"/>
    <w:rsid w:val="00931E5E"/>
    <w:rsid w:val="00934FA4"/>
    <w:rsid w:val="00955EC1"/>
    <w:rsid w:val="0096304E"/>
    <w:rsid w:val="00971EBA"/>
    <w:rsid w:val="009904CC"/>
    <w:rsid w:val="009A66DA"/>
    <w:rsid w:val="009B47BF"/>
    <w:rsid w:val="009C6F2F"/>
    <w:rsid w:val="00A0264B"/>
    <w:rsid w:val="00A031AE"/>
    <w:rsid w:val="00A11FFF"/>
    <w:rsid w:val="00A2239E"/>
    <w:rsid w:val="00A3192C"/>
    <w:rsid w:val="00A34075"/>
    <w:rsid w:val="00A43865"/>
    <w:rsid w:val="00A54C52"/>
    <w:rsid w:val="00AB5C93"/>
    <w:rsid w:val="00AC1B70"/>
    <w:rsid w:val="00AC68A3"/>
    <w:rsid w:val="00B02EB3"/>
    <w:rsid w:val="00B66888"/>
    <w:rsid w:val="00B854CA"/>
    <w:rsid w:val="00B93DAF"/>
    <w:rsid w:val="00B95EA7"/>
    <w:rsid w:val="00BA434A"/>
    <w:rsid w:val="00BF38E9"/>
    <w:rsid w:val="00C04831"/>
    <w:rsid w:val="00C16A86"/>
    <w:rsid w:val="00C16E69"/>
    <w:rsid w:val="00C20F4B"/>
    <w:rsid w:val="00C513C8"/>
    <w:rsid w:val="00C668C3"/>
    <w:rsid w:val="00C87C24"/>
    <w:rsid w:val="00C96633"/>
    <w:rsid w:val="00CB5B1B"/>
    <w:rsid w:val="00CD2B24"/>
    <w:rsid w:val="00D12811"/>
    <w:rsid w:val="00D31907"/>
    <w:rsid w:val="00D5475B"/>
    <w:rsid w:val="00D62D6A"/>
    <w:rsid w:val="00D67F88"/>
    <w:rsid w:val="00D835A9"/>
    <w:rsid w:val="00D8393C"/>
    <w:rsid w:val="00D85839"/>
    <w:rsid w:val="00DA426D"/>
    <w:rsid w:val="00DB1753"/>
    <w:rsid w:val="00DC30B2"/>
    <w:rsid w:val="00DD0A3A"/>
    <w:rsid w:val="00DD55B7"/>
    <w:rsid w:val="00E0675A"/>
    <w:rsid w:val="00E14758"/>
    <w:rsid w:val="00E63EC8"/>
    <w:rsid w:val="00E64F11"/>
    <w:rsid w:val="00E94022"/>
    <w:rsid w:val="00EA2571"/>
    <w:rsid w:val="00EA5F01"/>
    <w:rsid w:val="00F25AFE"/>
    <w:rsid w:val="00F42FE9"/>
    <w:rsid w:val="00F43C1F"/>
    <w:rsid w:val="00F7068D"/>
    <w:rsid w:val="00F80834"/>
    <w:rsid w:val="00F9660D"/>
    <w:rsid w:val="00FC0E69"/>
    <w:rsid w:val="00FD19B1"/>
    <w:rsid w:val="00FD1E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9DB"/>
  <w15:chartTrackingRefBased/>
  <w15:docId w15:val="{E87872C9-2251-4DB4-AAB1-A912F73E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B47BF"/>
    <w:rPr>
      <w:sz w:val="16"/>
      <w:szCs w:val="16"/>
    </w:rPr>
  </w:style>
  <w:style w:type="paragraph" w:styleId="CommentText">
    <w:name w:val="annotation text"/>
    <w:basedOn w:val="Normal"/>
    <w:link w:val="CommentTextChar"/>
    <w:uiPriority w:val="99"/>
    <w:unhideWhenUsed/>
    <w:rsid w:val="009B47BF"/>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9B47BF"/>
    <w:rPr>
      <w:sz w:val="20"/>
      <w:szCs w:val="20"/>
      <w:lang w:val="tr-TR"/>
    </w:rPr>
  </w:style>
  <w:style w:type="paragraph" w:styleId="CommentSubject">
    <w:name w:val="annotation subject"/>
    <w:basedOn w:val="CommentText"/>
    <w:next w:val="CommentText"/>
    <w:link w:val="CommentSubjectChar"/>
    <w:uiPriority w:val="99"/>
    <w:semiHidden/>
    <w:unhideWhenUsed/>
    <w:rsid w:val="009B47BF"/>
    <w:pPr>
      <w:spacing w:after="160"/>
    </w:pPr>
    <w:rPr>
      <w:b/>
      <w:bCs/>
      <w:lang w:val="en-GB"/>
    </w:rPr>
  </w:style>
  <w:style w:type="character" w:customStyle="1" w:styleId="CommentSubjectChar">
    <w:name w:val="Comment Subject Char"/>
    <w:basedOn w:val="CommentTextChar"/>
    <w:link w:val="CommentSubject"/>
    <w:uiPriority w:val="99"/>
    <w:semiHidden/>
    <w:rsid w:val="009B47BF"/>
    <w:rPr>
      <w:b/>
      <w:bCs/>
      <w:sz w:val="20"/>
      <w:szCs w:val="20"/>
      <w:lang w:val="tr-TR"/>
    </w:rPr>
  </w:style>
  <w:style w:type="paragraph" w:styleId="Header">
    <w:name w:val="header"/>
    <w:basedOn w:val="Normal"/>
    <w:link w:val="HeaderChar"/>
    <w:uiPriority w:val="99"/>
    <w:unhideWhenUsed/>
    <w:rsid w:val="00D5475B"/>
    <w:pPr>
      <w:tabs>
        <w:tab w:val="center" w:pos="4536"/>
        <w:tab w:val="right" w:pos="9072"/>
      </w:tabs>
      <w:spacing w:after="0" w:line="240" w:lineRule="auto"/>
    </w:pPr>
  </w:style>
  <w:style w:type="character" w:customStyle="1" w:styleId="HeaderChar">
    <w:name w:val="Header Char"/>
    <w:basedOn w:val="DefaultParagraphFont"/>
    <w:link w:val="Header"/>
    <w:uiPriority w:val="99"/>
    <w:rsid w:val="00D5475B"/>
  </w:style>
  <w:style w:type="paragraph" w:styleId="Footer">
    <w:name w:val="footer"/>
    <w:basedOn w:val="Normal"/>
    <w:link w:val="FooterChar"/>
    <w:uiPriority w:val="99"/>
    <w:unhideWhenUsed/>
    <w:rsid w:val="00D5475B"/>
    <w:pPr>
      <w:tabs>
        <w:tab w:val="center" w:pos="4536"/>
        <w:tab w:val="right" w:pos="9072"/>
      </w:tabs>
      <w:spacing w:after="0" w:line="240" w:lineRule="auto"/>
    </w:pPr>
  </w:style>
  <w:style w:type="character" w:customStyle="1" w:styleId="FooterChar">
    <w:name w:val="Footer Char"/>
    <w:basedOn w:val="DefaultParagraphFont"/>
    <w:link w:val="Footer"/>
    <w:uiPriority w:val="99"/>
    <w:rsid w:val="00D5475B"/>
  </w:style>
  <w:style w:type="table" w:styleId="TableGrid">
    <w:name w:val="Table Grid"/>
    <w:basedOn w:val="TableNormal"/>
    <w:uiPriority w:val="39"/>
    <w:rsid w:val="00EA5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5F01"/>
    <w:pPr>
      <w:ind w:left="720"/>
      <w:contextualSpacing/>
    </w:pPr>
  </w:style>
  <w:style w:type="paragraph" w:styleId="Caption">
    <w:name w:val="caption"/>
    <w:basedOn w:val="Normal"/>
    <w:next w:val="Normal"/>
    <w:uiPriority w:val="35"/>
    <w:unhideWhenUsed/>
    <w:qFormat/>
    <w:rsid w:val="00396207"/>
    <w:pPr>
      <w:spacing w:after="200" w:line="240" w:lineRule="auto"/>
    </w:pPr>
    <w:rPr>
      <w:i/>
      <w:iCs/>
      <w:color w:val="44546A" w:themeColor="text2"/>
      <w:sz w:val="18"/>
      <w:szCs w:val="18"/>
    </w:rPr>
  </w:style>
  <w:style w:type="character" w:styleId="Hyperlink">
    <w:name w:val="Hyperlink"/>
    <w:basedOn w:val="DefaultParagraphFont"/>
    <w:uiPriority w:val="99"/>
    <w:unhideWhenUsed/>
    <w:rsid w:val="00B66888"/>
    <w:rPr>
      <w:color w:val="0563C1" w:themeColor="hyperlink"/>
      <w:u w:val="single"/>
    </w:rPr>
  </w:style>
  <w:style w:type="character" w:styleId="UnresolvedMention">
    <w:name w:val="Unresolved Mention"/>
    <w:basedOn w:val="DefaultParagraphFont"/>
    <w:uiPriority w:val="99"/>
    <w:semiHidden/>
    <w:unhideWhenUsed/>
    <w:rsid w:val="00B668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16/S1002-0721(10)60517-0"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oleObject" Target="embeddings/oleObject1.bin"/><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em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10262</Words>
  <Characters>64651</Characters>
  <Application>Microsoft Office Word</Application>
  <DocSecurity>0</DocSecurity>
  <Lines>538</Lines>
  <Paragraphs>149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Radulov, Iliya Angelov</cp:lastModifiedBy>
  <cp:revision>4</cp:revision>
  <cp:lastPrinted>2024-06-27T13:41:00Z</cp:lastPrinted>
  <dcterms:created xsi:type="dcterms:W3CDTF">2024-06-27T15:26:00Z</dcterms:created>
  <dcterms:modified xsi:type="dcterms:W3CDTF">2024-07-05T16:43:00Z</dcterms:modified>
</cp:coreProperties>
</file>