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B7AE0C" w14:textId="51DC1251" w:rsidR="00BA434A" w:rsidRPr="00CE5595"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1340A795"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proofErr w:type="gramStart"/>
      <w:r w:rsidR="005930AC">
        <w:rPr>
          <w:rFonts w:ascii="Times New Roman" w:hAnsi="Times New Roman" w:cs="Times New Roman"/>
          <w:sz w:val="24"/>
          <w:szCs w:val="24"/>
          <w:vertAlign w:val="superscript"/>
        </w:rPr>
        <w:t>,3</w:t>
      </w:r>
      <w:proofErr w:type="gramEnd"/>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T.P. Mishra</w:t>
      </w:r>
      <w:r w:rsidR="00CE5595" w:rsidRPr="00642FAB">
        <w:rPr>
          <w:rFonts w:ascii="Times New Roman" w:hAnsi="Times New Roman" w:cs="Times New Roman"/>
          <w:sz w:val="24"/>
          <w:szCs w:val="24"/>
          <w:vertAlign w:val="superscript"/>
        </w:rPr>
        <w:t>1</w:t>
      </w:r>
      <w:r w:rsidR="00CE5595" w:rsidRPr="00642FAB">
        <w:rPr>
          <w:rFonts w:ascii="Times New Roman" w:hAnsi="Times New Roman" w:cs="Times New Roman"/>
          <w:sz w:val="24"/>
          <w:szCs w:val="24"/>
        </w:rPr>
        <w:t xml:space="preserve">, </w:t>
      </w:r>
      <w:r w:rsidR="00C72E4F"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w:t>
      </w:r>
      <w:proofErr w:type="spellStart"/>
      <w:r w:rsidR="00CE5595" w:rsidRPr="00CE5595">
        <w:rPr>
          <w:rFonts w:ascii="Times New Roman" w:hAnsi="Times New Roman" w:cs="Times New Roman"/>
          <w:sz w:val="24"/>
          <w:szCs w:val="24"/>
        </w:rPr>
        <w:t>Krengel</w:t>
      </w:r>
      <w:proofErr w:type="spellEnd"/>
      <w:r w:rsidR="00CE5595" w:rsidRPr="00CE5595">
        <w:rPr>
          <w:rFonts w:ascii="Times New Roman" w:hAnsi="Times New Roman" w:cs="Times New Roman"/>
          <w:sz w:val="24"/>
          <w:szCs w:val="24"/>
        </w:rPr>
        <w:t xml:space="preserve">,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18520E42"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del w:id="0" w:author="Fernando Maccari" w:date="2023-11-28T06:59:00Z">
        <w:r w:rsidR="0088578B" w:rsidRPr="00E33EC9" w:rsidDel="00584515">
          <w:rPr>
            <w:rFonts w:ascii="Times New Roman" w:hAnsi="Times New Roman" w:cs="Times New Roman"/>
            <w:sz w:val="24"/>
            <w:szCs w:val="24"/>
          </w:rPr>
          <w:delText xml:space="preserve">. Then, </w:delText>
        </w:r>
        <w:r w:rsidR="00686E08" w:rsidRPr="00E33EC9" w:rsidDel="00584515">
          <w:rPr>
            <w:rFonts w:ascii="Times New Roman" w:hAnsi="Times New Roman" w:cs="Times New Roman"/>
            <w:sz w:val="24"/>
            <w:szCs w:val="24"/>
          </w:rPr>
          <w:delText>compacts</w:delText>
        </w:r>
      </w:del>
      <w:ins w:id="1" w:author="Fernando Maccari" w:date="2023-11-28T06:59:00Z">
        <w:r w:rsidR="00584515">
          <w:rPr>
            <w:rFonts w:ascii="Times New Roman" w:hAnsi="Times New Roman" w:cs="Times New Roman"/>
            <w:sz w:val="24"/>
            <w:szCs w:val="24"/>
          </w:rPr>
          <w:t>, followed by</w:t>
        </w:r>
      </w:ins>
      <w:r w:rsidRPr="00E33EC9">
        <w:rPr>
          <w:rFonts w:ascii="Times New Roman" w:hAnsi="Times New Roman" w:cs="Times New Roman"/>
          <w:sz w:val="24"/>
          <w:szCs w:val="24"/>
        </w:rPr>
        <w:t xml:space="preserve"> </w:t>
      </w:r>
      <w:del w:id="2" w:author="Fernando Maccari" w:date="2023-11-28T06:59:00Z">
        <w:r w:rsidRPr="00E33EC9" w:rsidDel="00584515">
          <w:rPr>
            <w:rFonts w:ascii="Times New Roman" w:hAnsi="Times New Roman" w:cs="Times New Roman"/>
            <w:sz w:val="24"/>
            <w:szCs w:val="24"/>
          </w:rPr>
          <w:delText xml:space="preserve">are </w:delText>
        </w:r>
      </w:del>
      <w:r w:rsidRPr="00E33EC9">
        <w:rPr>
          <w:rFonts w:ascii="Times New Roman" w:hAnsi="Times New Roman" w:cs="Times New Roman"/>
          <w:sz w:val="24"/>
          <w:szCs w:val="24"/>
        </w:rPr>
        <w:t>pre-heat</w:t>
      </w:r>
      <w:del w:id="3" w:author="Fernando Maccari" w:date="2023-11-28T06:59:00Z">
        <w:r w:rsidRPr="00E33EC9" w:rsidDel="00584515">
          <w:rPr>
            <w:rFonts w:ascii="Times New Roman" w:hAnsi="Times New Roman" w:cs="Times New Roman"/>
            <w:sz w:val="24"/>
            <w:szCs w:val="24"/>
          </w:rPr>
          <w:delText>ed</w:delText>
        </w:r>
      </w:del>
      <w:ins w:id="4" w:author="Fernando Maccari" w:date="2023-11-28T06:59:00Z">
        <w:r w:rsidR="00584515">
          <w:rPr>
            <w:rFonts w:ascii="Times New Roman" w:hAnsi="Times New Roman" w:cs="Times New Roman"/>
            <w:sz w:val="24"/>
            <w:szCs w:val="24"/>
          </w:rPr>
          <w:t>ing</w:t>
        </w:r>
      </w:ins>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H</w:t>
      </w:r>
      <w:r w:rsidRPr="00E33EC9">
        <w:rPr>
          <w:rFonts w:ascii="Times New Roman" w:hAnsi="Times New Roman" w:cs="Times New Roman"/>
          <w:sz w:val="24"/>
          <w:szCs w:val="24"/>
        </w:rPr>
        <w:t xml:space="preserve">ot deformation </w:t>
      </w:r>
      <w:r w:rsidR="00686E08" w:rsidRPr="00E33EC9">
        <w:rPr>
          <w:rFonts w:ascii="Times New Roman" w:hAnsi="Times New Roman" w:cs="Times New Roman"/>
          <w:sz w:val="24"/>
          <w:szCs w:val="24"/>
        </w:rPr>
        <w:t xml:space="preserve">will be done by either rapid </w:t>
      </w:r>
      <w:commentRangeStart w:id="5"/>
      <w:r w:rsidR="00686E08" w:rsidRPr="00E33EC9">
        <w:rPr>
          <w:rFonts w:ascii="Times New Roman" w:hAnsi="Times New Roman" w:cs="Times New Roman"/>
          <w:sz w:val="24"/>
          <w:szCs w:val="24"/>
        </w:rPr>
        <w:t xml:space="preserve">increase of the load (FAST/SPS) </w:t>
      </w:r>
      <w:commentRangeEnd w:id="5"/>
      <w:r w:rsidR="005930AC">
        <w:rPr>
          <w:rStyle w:val="CommentReference"/>
          <w:lang w:val="tr-TR"/>
        </w:rPr>
        <w:commentReference w:id="5"/>
      </w:r>
      <w:r w:rsidR="00686E08" w:rsidRPr="00E33EC9">
        <w:rPr>
          <w:rFonts w:ascii="Times New Roman" w:hAnsi="Times New Roman" w:cs="Times New Roman"/>
          <w:sz w:val="24"/>
          <w:szCs w:val="24"/>
        </w:rPr>
        <w:t>or by applying</w:t>
      </w:r>
      <w:r w:rsidRPr="00E33EC9">
        <w:rPr>
          <w:rFonts w:ascii="Times New Roman" w:hAnsi="Times New Roman" w:cs="Times New Roman"/>
          <w:sz w:val="24"/>
          <w:szCs w:val="24"/>
        </w:rPr>
        <w:t xml:space="preserve"> </w:t>
      </w:r>
      <w:r w:rsidR="0088578B" w:rsidRPr="00E33EC9">
        <w:rPr>
          <w:rFonts w:ascii="Times New Roman" w:hAnsi="Times New Roman" w:cs="Times New Roman"/>
          <w:sz w:val="24"/>
          <w:szCs w:val="24"/>
        </w:rPr>
        <w:t xml:space="preserve">a well-defined power pulse </w:t>
      </w:r>
      <w:r w:rsidR="00686E08" w:rsidRPr="00E33EC9">
        <w:rPr>
          <w:rFonts w:ascii="Times New Roman" w:hAnsi="Times New Roman" w:cs="Times New Roman"/>
          <w:sz w:val="24"/>
          <w:szCs w:val="24"/>
        </w:rPr>
        <w:t>(Flash SPS)</w:t>
      </w:r>
      <w:r w:rsidR="0088578B" w:rsidRPr="00E33EC9">
        <w:rPr>
          <w:rFonts w:ascii="Times New Roman" w:hAnsi="Times New Roman" w:cs="Times New Roman"/>
          <w:sz w:val="24"/>
          <w:szCs w:val="24"/>
        </w:rPr>
        <w:t xml:space="preserve">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results reveal </w:t>
      </w:r>
      <w:r w:rsidR="0088578B" w:rsidRPr="00E33EC9">
        <w:rPr>
          <w:rFonts w:ascii="Times New Roman" w:hAnsi="Times New Roman" w:cs="Times New Roman"/>
          <w:sz w:val="24"/>
          <w:szCs w:val="24"/>
        </w:rPr>
        <w:lastRenderedPageBreak/>
        <w:t xml:space="preserve">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7F231165"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del w:id="6" w:author="Fernando Maccari" w:date="2023-11-28T07:01:00Z">
        <w:r w:rsidRPr="0088578B" w:rsidDel="00584515">
          <w:rPr>
            <w:rFonts w:ascii="Times New Roman" w:hAnsi="Times New Roman" w:cs="Times New Roman"/>
            <w:sz w:val="24"/>
            <w:szCs w:val="24"/>
          </w:rPr>
          <w:delText xml:space="preserve">energy </w:delText>
        </w:r>
      </w:del>
      <w:ins w:id="7" w:author="Fernando Maccari" w:date="2023-11-28T07:01:00Z">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ins>
      <w:r w:rsidRPr="0088578B">
        <w:rPr>
          <w:rFonts w:ascii="Times New Roman" w:hAnsi="Times New Roman" w:cs="Times New Roman"/>
          <w:sz w:val="24"/>
          <w:szCs w:val="24"/>
        </w:rPr>
        <w:t>product (BH</w:t>
      </w:r>
      <w:proofErr w:type="gramStart"/>
      <w:r w:rsidRPr="0088578B">
        <w:rPr>
          <w:rFonts w:ascii="Times New Roman" w:hAnsi="Times New Roman" w:cs="Times New Roman"/>
          <w:sz w:val="24"/>
          <w:szCs w:val="24"/>
        </w:rPr>
        <w:t>)</w:t>
      </w:r>
      <w:r w:rsidRPr="00254B3C">
        <w:rPr>
          <w:rFonts w:ascii="Times New Roman" w:hAnsi="Times New Roman" w:cs="Times New Roman"/>
          <w:sz w:val="24"/>
          <w:szCs w:val="24"/>
          <w:vertAlign w:val="subscript"/>
        </w:rPr>
        <w:t>max</w:t>
      </w:r>
      <w:proofErr w:type="gramEnd"/>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of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C595C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ins w:id="8" w:author="Fernando Maccari" w:date="2023-11-28T07:02:00Z">
        <w:r w:rsidR="00584515">
          <w:rPr>
            <w:rFonts w:ascii="Times New Roman" w:hAnsi="Times New Roman" w:cs="Times New Roman"/>
            <w:sz w:val="24"/>
            <w:szCs w:val="24"/>
          </w:rPr>
          <w:t xml:space="preserve">melting and strip </w:t>
        </w:r>
      </w:ins>
      <w:r w:rsidRPr="0088578B">
        <w:rPr>
          <w:rFonts w:ascii="Times New Roman" w:hAnsi="Times New Roman" w:cs="Times New Roman"/>
          <w:sz w:val="24"/>
          <w:szCs w:val="24"/>
        </w:rPr>
        <w:t xml:space="preserve">casting </w:t>
      </w:r>
      <w:del w:id="9" w:author="Fernando Maccari" w:date="2023-11-28T07:02:00Z">
        <w:r w:rsidRPr="0088578B" w:rsidDel="00584515">
          <w:rPr>
            <w:rFonts w:ascii="Times New Roman" w:hAnsi="Times New Roman" w:cs="Times New Roman"/>
            <w:sz w:val="24"/>
            <w:szCs w:val="24"/>
          </w:rPr>
          <w:delText>an ingot containing all alloying elements</w:delText>
        </w:r>
      </w:del>
      <w:ins w:id="10" w:author="Fernando Maccari" w:date="2023-11-28T07:02:00Z">
        <w:r w:rsidR="00584515">
          <w:rPr>
            <w:rFonts w:ascii="Times New Roman" w:hAnsi="Times New Roman" w:cs="Times New Roman"/>
            <w:sz w:val="24"/>
            <w:szCs w:val="24"/>
          </w:rPr>
          <w:t>the alloy</w:t>
        </w:r>
      </w:ins>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The</w:t>
      </w:r>
      <w:ins w:id="11" w:author="Fernando Maccari" w:date="2023-11-28T07:03:00Z">
        <w:r w:rsidR="00584515">
          <w:rPr>
            <w:rFonts w:ascii="Times New Roman" w:hAnsi="Times New Roman" w:cs="Times New Roman"/>
            <w:sz w:val="24"/>
            <w:szCs w:val="24"/>
          </w:rPr>
          <w:t xml:space="preserve"> produced</w:t>
        </w:r>
      </w:ins>
      <w:r w:rsidRPr="0088578B">
        <w:rPr>
          <w:rFonts w:ascii="Times New Roman" w:hAnsi="Times New Roman" w:cs="Times New Roman"/>
          <w:sz w:val="24"/>
          <w:szCs w:val="24"/>
        </w:rPr>
        <w:t xml:space="preserve"> </w:t>
      </w:r>
      <w:del w:id="12" w:author="Fernando Maccari" w:date="2023-11-28T07:03:00Z">
        <w:r w:rsidRPr="0088578B" w:rsidDel="00584515">
          <w:rPr>
            <w:rFonts w:ascii="Times New Roman" w:hAnsi="Times New Roman" w:cs="Times New Roman"/>
            <w:sz w:val="24"/>
            <w:szCs w:val="24"/>
          </w:rPr>
          <w:delText xml:space="preserve">ingot </w:delText>
        </w:r>
      </w:del>
      <w:ins w:id="13" w:author="Fernando Maccari" w:date="2023-11-28T07:03:00Z">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ins>
      <w:del w:id="14" w:author="Fernando Maccari" w:date="2023-11-28T07:03:00Z">
        <w:r w:rsidRPr="0088578B" w:rsidDel="00584515">
          <w:rPr>
            <w:rFonts w:ascii="Times New Roman" w:hAnsi="Times New Roman" w:cs="Times New Roman"/>
            <w:sz w:val="24"/>
            <w:szCs w:val="24"/>
          </w:rPr>
          <w:delText xml:space="preserve">is </w:delText>
        </w:r>
      </w:del>
      <w:ins w:id="15" w:author="Fernando Maccari" w:date="2023-11-28T07:03:00Z">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ins>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 resulting in a powder with a particle size in the range of 1 – 10 µm. The shaping of the powder is done by conventional powder metallurgical methods like </w:t>
      </w:r>
      <w:ins w:id="16" w:author="Fernando Maccari" w:date="2023-11-28T07:04:00Z">
        <w:r w:rsidR="00584515">
          <w:rPr>
            <w:rFonts w:ascii="Times New Roman" w:hAnsi="Times New Roman" w:cs="Times New Roman"/>
            <w:sz w:val="24"/>
            <w:szCs w:val="24"/>
          </w:rPr>
          <w:t xml:space="preserve">uniaxial </w:t>
        </w:r>
      </w:ins>
      <w:del w:id="17" w:author="Fernando Maccari" w:date="2023-11-28T07:04:00Z">
        <w:r w:rsidRPr="0088578B" w:rsidDel="00584515">
          <w:rPr>
            <w:rFonts w:ascii="Times New Roman" w:hAnsi="Times New Roman" w:cs="Times New Roman"/>
            <w:sz w:val="24"/>
            <w:szCs w:val="24"/>
          </w:rPr>
          <w:delText xml:space="preserve">pressing, extrusion </w:delText>
        </w:r>
      </w:del>
      <w:r w:rsidRPr="0088578B">
        <w:rPr>
          <w:rFonts w:ascii="Times New Roman" w:hAnsi="Times New Roman" w:cs="Times New Roman"/>
          <w:sz w:val="24"/>
          <w:szCs w:val="24"/>
        </w:rPr>
        <w:t xml:space="preserve">or </w:t>
      </w:r>
      <w:del w:id="18" w:author="Fernando Maccari" w:date="2023-11-28T07:04:00Z">
        <w:r w:rsidRPr="0088578B" w:rsidDel="00584515">
          <w:rPr>
            <w:rFonts w:ascii="Times New Roman" w:hAnsi="Times New Roman" w:cs="Times New Roman"/>
            <w:sz w:val="24"/>
            <w:szCs w:val="24"/>
          </w:rPr>
          <w:delText>metal injection moulding</w:delText>
        </w:r>
      </w:del>
      <w:ins w:id="19" w:author="Fernando Maccari" w:date="2023-11-28T07:04:00Z">
        <w:r w:rsidR="00584515">
          <w:rPr>
            <w:rFonts w:ascii="Times New Roman" w:hAnsi="Times New Roman" w:cs="Times New Roman"/>
            <w:sz w:val="24"/>
            <w:szCs w:val="24"/>
          </w:rPr>
          <w:t>cold isostatic pressing</w:t>
        </w:r>
      </w:ins>
      <w:r w:rsidRPr="0088578B">
        <w:rPr>
          <w:rFonts w:ascii="Times New Roman" w:hAnsi="Times New Roman" w:cs="Times New Roman"/>
          <w:sz w:val="24"/>
          <w:szCs w:val="24"/>
        </w:rPr>
        <w:t xml:space="preserve">.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557A2BE3"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nanocrystalline magnets, the Nd-Fe-B alloy is melt-spun by pouring the melt containing all alloying elements on a rotating copper wheel resulting in quenched ribbons or flakes with a size in the range of several 100 µm. For easing subsequent powder processing, the size of the flakes can be decreased by milling or crushing. Due to rapid solidification, the primary </w:t>
      </w:r>
      <w:r w:rsidRPr="0088578B">
        <w:rPr>
          <w:rFonts w:ascii="Times New Roman" w:hAnsi="Times New Roman" w:cs="Times New Roman"/>
          <w:sz w:val="24"/>
          <w:szCs w:val="24"/>
        </w:rPr>
        <w:lastRenderedPageBreak/>
        <w:t>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316A688F"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6CF4DD66"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w:t>
      </w:r>
      <w:del w:id="20" w:author="Fernando Maccari" w:date="2023-11-28T07:20:00Z">
        <w:r w:rsidRPr="0088578B" w:rsidDel="007D164F">
          <w:rPr>
            <w:rFonts w:ascii="Times New Roman" w:hAnsi="Times New Roman" w:cs="Times New Roman"/>
            <w:sz w:val="24"/>
            <w:szCs w:val="24"/>
          </w:rPr>
          <w:delText xml:space="preserve">either </w:delText>
        </w:r>
      </w:del>
      <w:r w:rsidRPr="0088578B">
        <w:rPr>
          <w:rFonts w:ascii="Times New Roman" w:hAnsi="Times New Roman" w:cs="Times New Roman"/>
          <w:sz w:val="24"/>
          <w:szCs w:val="24"/>
        </w:rPr>
        <w:t xml:space="preserve">directly used in polymer bonded magnets, resulting in a good compromise of isotropic magnetic properties and costs. As an alternative, nanocrystalline Nd-Fe-B powders can be used as starting material for the manufacturing of high-performing </w:t>
      </w:r>
      <w:ins w:id="21" w:author="Fernando Maccari" w:date="2023-11-28T07:21:00Z">
        <w:r w:rsidR="007D164F">
          <w:rPr>
            <w:rFonts w:ascii="Times New Roman" w:hAnsi="Times New Roman" w:cs="Times New Roman"/>
            <w:sz w:val="24"/>
            <w:szCs w:val="24"/>
          </w:rPr>
          <w:t xml:space="preserve">fully dense </w:t>
        </w:r>
      </w:ins>
      <w:r w:rsidRPr="0088578B">
        <w:rPr>
          <w:rFonts w:ascii="Times New Roman" w:hAnsi="Times New Roman" w:cs="Times New Roman"/>
          <w:sz w:val="24"/>
          <w:szCs w:val="24"/>
        </w:rPr>
        <w:t>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w:t>
      </w:r>
      <w:proofErr w:type="gramStart"/>
      <w:r w:rsidR="00FA47DC" w:rsidRPr="00FA47DC">
        <w:rPr>
          <w:rFonts w:ascii="Times New Roman" w:hAnsi="Times New Roman" w:cs="Times New Roman"/>
          <w:b/>
          <w:bCs/>
          <w:color w:val="0000FF"/>
          <w:sz w:val="24"/>
          <w:szCs w:val="24"/>
        </w:rPr>
        <w:t>Croat</w:t>
      </w:r>
      <w:proofErr w:type="gramEnd"/>
      <w:r w:rsidR="00FA47DC" w:rsidRPr="00FA47DC">
        <w:rPr>
          <w:rFonts w:ascii="Times New Roman" w:hAnsi="Times New Roman" w:cs="Times New Roman"/>
          <w:b/>
          <w:bCs/>
          <w:color w:val="0000FF"/>
          <w:sz w:val="24"/>
          <w:szCs w:val="24"/>
        </w:rPr>
        <w:t xml:space="preserve"> 2018</w:t>
      </w:r>
      <w:r w:rsidRPr="0088578B">
        <w:rPr>
          <w:rFonts w:ascii="Times New Roman" w:hAnsi="Times New Roman" w:cs="Times New Roman"/>
          <w:sz w:val="24"/>
          <w:szCs w:val="24"/>
        </w:rPr>
        <w:t>]. As a first step, the powder is cold pressed.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del w:id="22" w:author="Fernando Maccari" w:date="2023-11-28T07:23:00Z">
        <w:r w:rsidRPr="0088578B" w:rsidDel="00BC03A8">
          <w:rPr>
            <w:rFonts w:ascii="Times New Roman" w:hAnsi="Times New Roman" w:cs="Times New Roman"/>
            <w:sz w:val="24"/>
            <w:szCs w:val="24"/>
          </w:rPr>
          <w:delText>result</w:delText>
        </w:r>
      </w:del>
      <w:ins w:id="23" w:author="Fernando Maccari" w:date="2023-11-28T07:23:00Z">
        <w:r w:rsidR="00BC03A8">
          <w:rPr>
            <w:rFonts w:ascii="Times New Roman" w:hAnsi="Times New Roman" w:cs="Times New Roman"/>
            <w:sz w:val="24"/>
            <w:szCs w:val="24"/>
          </w:rPr>
          <w:t>are obtained at this stage</w:t>
        </w:r>
      </w:ins>
      <w:r w:rsidRPr="0088578B">
        <w:rPr>
          <w:rFonts w:ascii="Times New Roman" w:hAnsi="Times New Roman" w:cs="Times New Roman"/>
          <w:sz w:val="24"/>
          <w:szCs w:val="24"/>
        </w:rPr>
        <w:t>. As last step, anisotropic magnetic properties are achieved by hot deformation of the semi-finished parts either by die-upsetting (plane magnets) or hot extrusion (ring magnets)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70 %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 xml:space="preserve">The magnetic properties of the </w:t>
      </w:r>
      <w:proofErr w:type="spellStart"/>
      <w:r w:rsidR="00E55764" w:rsidRPr="00E55764">
        <w:rPr>
          <w:rFonts w:ascii="Times New Roman" w:hAnsi="Times New Roman" w:cs="Times New Roman"/>
          <w:sz w:val="24"/>
          <w:szCs w:val="24"/>
        </w:rPr>
        <w:t>Nd</w:t>
      </w:r>
      <w:proofErr w:type="spellEnd"/>
      <w:ins w:id="24"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25"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proofErr w:type="spellStart"/>
      <w:ins w:id="26" w:author="Fernando Maccari" w:date="2023-11-28T07:28:00Z">
        <w:r w:rsidR="00BC03A8">
          <w:rPr>
            <w:rFonts w:ascii="Times New Roman" w:hAnsi="Times New Roman" w:cs="Times New Roman"/>
            <w:sz w:val="24"/>
            <w:szCs w:val="24"/>
          </w:rPr>
          <w:t>fiber</w:t>
        </w:r>
        <w:proofErr w:type="spellEnd"/>
        <w:r w:rsidR="00BC03A8">
          <w:rPr>
            <w:rFonts w:ascii="Times New Roman" w:hAnsi="Times New Roman" w:cs="Times New Roman"/>
            <w:sz w:val="24"/>
            <w:szCs w:val="24"/>
          </w:rPr>
          <w:t xml:space="preserve"> </w:t>
        </w:r>
      </w:ins>
      <w:r w:rsidR="00E55764" w:rsidRPr="00E55764">
        <w:rPr>
          <w:rFonts w:ascii="Times New Roman" w:hAnsi="Times New Roman" w:cs="Times New Roman"/>
          <w:sz w:val="24"/>
          <w:szCs w:val="24"/>
        </w:rPr>
        <w:t xml:space="preserve">texture </w:t>
      </w:r>
      <w:del w:id="27" w:author="Fernando Maccari" w:date="2023-11-28T07:26:00Z">
        <w:r w:rsidR="00E55764" w:rsidRPr="00E55764" w:rsidDel="00BC03A8">
          <w:rPr>
            <w:rFonts w:ascii="Times New Roman" w:hAnsi="Times New Roman" w:cs="Times New Roman"/>
            <w:sz w:val="24"/>
            <w:szCs w:val="24"/>
          </w:rPr>
          <w:lastRenderedPageBreak/>
          <w:delText xml:space="preserve">parameter </w:delText>
        </w:r>
      </w:del>
      <w:del w:id="28" w:author="Fernando Maccari" w:date="2023-11-28T07:40:00Z">
        <w:r w:rsidR="00E55764" w:rsidRPr="00E55764" w:rsidDel="00665EB8">
          <w:rPr>
            <w:rFonts w:ascii="Times New Roman" w:hAnsi="Times New Roman" w:cs="Times New Roman"/>
            <w:sz w:val="24"/>
            <w:szCs w:val="24"/>
          </w:rPr>
          <w:delText>(</w:delText>
        </w:r>
      </w:del>
      <w:del w:id="29" w:author="Fernando Maccari" w:date="2023-11-28T07:26:00Z">
        <w:r w:rsidR="00E55764" w:rsidRPr="00E55764" w:rsidDel="00BC03A8">
          <w:rPr>
            <w:rFonts w:ascii="Times New Roman" w:hAnsi="Times New Roman" w:cs="Times New Roman"/>
            <w:sz w:val="24"/>
            <w:szCs w:val="24"/>
          </w:rPr>
          <w:delText>Brıı-BrꞱ)/Brıı</w:delText>
        </w:r>
      </w:del>
      <w:del w:id="30" w:author="Fernando Maccari" w:date="2023-11-28T07:28:00Z">
        <w:r w:rsidR="00E55764" w:rsidRPr="00E55764" w:rsidDel="00BC03A8">
          <w:rPr>
            <w:rFonts w:ascii="Times New Roman" w:hAnsi="Times New Roman" w:cs="Times New Roman"/>
            <w:sz w:val="24"/>
            <w:szCs w:val="24"/>
          </w:rPr>
          <w:delText xml:space="preserve"> </w:delText>
        </w:r>
      </w:del>
      <w:r w:rsidR="00E55764" w:rsidRPr="00E55764">
        <w:rPr>
          <w:rFonts w:ascii="Times New Roman" w:hAnsi="Times New Roman" w:cs="Times New Roman"/>
          <w:sz w:val="24"/>
          <w:szCs w:val="24"/>
        </w:rPr>
        <w:t xml:space="preserve">also increases, indicating a higher alignment of the </w:t>
      </w:r>
      <w:ins w:id="31" w:author="Fernando Maccari" w:date="2023-11-28T07:41:00Z">
        <w:r w:rsidR="00665EB8" w:rsidRPr="0088578B">
          <w:rPr>
            <w:rFonts w:ascii="Times New Roman" w:hAnsi="Times New Roman" w:cs="Times New Roman"/>
            <w:sz w:val="24"/>
            <w:szCs w:val="24"/>
          </w:rPr>
          <w:t xml:space="preserve">“c” crystallographic/easy magnetization axis </w:t>
        </w:r>
      </w:ins>
      <w:del w:id="32" w:author="Fernando Maccari" w:date="2023-11-28T07:41:00Z">
        <w:r w:rsidR="00E55764" w:rsidRPr="00E55764" w:rsidDel="00665EB8">
          <w:rPr>
            <w:rFonts w:ascii="Times New Roman" w:hAnsi="Times New Roman" w:cs="Times New Roman"/>
            <w:sz w:val="24"/>
            <w:szCs w:val="24"/>
          </w:rPr>
          <w:delText xml:space="preserve">c-axes </w:delText>
        </w:r>
      </w:del>
      <w:r w:rsidR="00E55764" w:rsidRPr="00E55764">
        <w:rPr>
          <w:rFonts w:ascii="Times New Roman" w:hAnsi="Times New Roman" w:cs="Times New Roman"/>
          <w:sz w:val="24"/>
          <w:szCs w:val="24"/>
        </w:rPr>
        <w:t xml:space="preserve">of the </w:t>
      </w:r>
      <w:proofErr w:type="spellStart"/>
      <w:r w:rsidR="00E55764" w:rsidRPr="00E55764">
        <w:rPr>
          <w:rFonts w:ascii="Times New Roman" w:hAnsi="Times New Roman" w:cs="Times New Roman"/>
          <w:sz w:val="24"/>
          <w:szCs w:val="24"/>
        </w:rPr>
        <w:t>Nd</w:t>
      </w:r>
      <w:proofErr w:type="spellEnd"/>
      <w:ins w:id="33"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34"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grains along the </w:t>
      </w:r>
      <w:del w:id="35" w:author="Fernando Maccari" w:date="2023-11-28T07:28:00Z">
        <w:r w:rsidR="00E55764" w:rsidRPr="00E55764" w:rsidDel="00BC03A8">
          <w:rPr>
            <w:rFonts w:ascii="Times New Roman" w:hAnsi="Times New Roman" w:cs="Times New Roman"/>
            <w:sz w:val="24"/>
            <w:szCs w:val="24"/>
          </w:rPr>
          <w:delText xml:space="preserve">texture </w:delText>
        </w:r>
      </w:del>
      <w:ins w:id="36" w:author="Fernando Maccari" w:date="2023-11-28T07:28:00Z">
        <w:r w:rsidR="00BC03A8">
          <w:rPr>
            <w:rFonts w:ascii="Times New Roman" w:hAnsi="Times New Roman" w:cs="Times New Roman"/>
            <w:sz w:val="24"/>
            <w:szCs w:val="24"/>
          </w:rPr>
          <w:t>pressure direction</w:t>
        </w:r>
      </w:ins>
      <w:del w:id="37" w:author="Fernando Maccari" w:date="2023-11-28T07:28:00Z">
        <w:r w:rsidR="00E55764" w:rsidRPr="00E55764" w:rsidDel="00BC03A8">
          <w:rPr>
            <w:rFonts w:ascii="Times New Roman" w:hAnsi="Times New Roman" w:cs="Times New Roman"/>
            <w:sz w:val="24"/>
            <w:szCs w:val="24"/>
          </w:rPr>
          <w:delText>axis</w:delText>
        </w:r>
      </w:del>
      <w:r w:rsidR="00E55764" w:rsidRPr="00E55764">
        <w:rPr>
          <w:rFonts w:ascii="Times New Roman" w:hAnsi="Times New Roman" w:cs="Times New Roman"/>
          <w:sz w:val="24"/>
          <w:szCs w:val="24"/>
        </w:rPr>
        <w:t xml:space="preserve">. This alignment leads to an increase in </w:t>
      </w:r>
      <w:del w:id="38" w:author="Fernando Maccari" w:date="2023-11-28T07:29:00Z">
        <w:r w:rsidR="00E55764" w:rsidRPr="00E55764" w:rsidDel="00BC03A8">
          <w:rPr>
            <w:rFonts w:ascii="Times New Roman" w:hAnsi="Times New Roman" w:cs="Times New Roman"/>
            <w:sz w:val="24"/>
            <w:szCs w:val="24"/>
          </w:rPr>
          <w:delText>the mean alignment of the grains and results in improved magnetic properties</w:delText>
        </w:r>
      </w:del>
      <w:ins w:id="39" w:author="Fernando Maccari" w:date="2023-11-28T07:29:00Z">
        <w:r w:rsidR="00BC03A8">
          <w:rPr>
            <w:rFonts w:ascii="Times New Roman" w:hAnsi="Times New Roman" w:cs="Times New Roman"/>
            <w:sz w:val="24"/>
            <w:szCs w:val="24"/>
          </w:rPr>
          <w:t>remanence and, consequently, energy-product</w:t>
        </w:r>
      </w:ins>
      <w:r w:rsidR="00E55764" w:rsidRPr="00E55764">
        <w:rPr>
          <w:rFonts w:ascii="Times New Roman" w:hAnsi="Times New Roman" w:cs="Times New Roman"/>
          <w:sz w:val="24"/>
          <w:szCs w:val="24"/>
        </w:rPr>
        <w:t xml:space="preserve">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On the nano-scale, anisotropic grain growth occurs resulting – in the ideal case – in plate-like grains with a width in the range of 200 – 500 nm and a height of 20 – 50 nm. </w:t>
      </w:r>
      <w:del w:id="40" w:author="Fernando Maccari" w:date="2023-11-28T07:41:00Z">
        <w:r w:rsidRPr="0088578B" w:rsidDel="00665EB8">
          <w:rPr>
            <w:rFonts w:ascii="Times New Roman" w:hAnsi="Times New Roman" w:cs="Times New Roman"/>
            <w:sz w:val="24"/>
            <w:szCs w:val="24"/>
          </w:rPr>
          <w:delText xml:space="preserve">It is reported in the literature that the formation of this fibre texture along the “c” crystallographic/easy magnetization axis parallel to the applied pressure is the main reason of improved magnetic properties. </w:delText>
        </w:r>
      </w:del>
      <w:r w:rsidRPr="0088578B">
        <w:rPr>
          <w:rFonts w:ascii="Times New Roman" w:hAnsi="Times New Roman" w:cs="Times New Roman"/>
          <w:sz w:val="24"/>
          <w:szCs w:val="24"/>
        </w:rPr>
        <w:t>Nevertheless, there is no consensus in the literature on the reason behind this phenomenon. Different mechanisms were proposed, including the combination of anisotropic grain growth followed by “rotation and grain boundary sliding”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 xml:space="preserve">excellent review paper of </w:t>
      </w:r>
      <w:proofErr w:type="spellStart"/>
      <w:r w:rsidR="00356EA1">
        <w:rPr>
          <w:rFonts w:ascii="Times New Roman" w:hAnsi="Times New Roman" w:cs="Times New Roman"/>
          <w:sz w:val="24"/>
          <w:szCs w:val="24"/>
        </w:rPr>
        <w:t>Hioki</w:t>
      </w:r>
      <w:proofErr w:type="spellEnd"/>
      <w:r w:rsidR="00356EA1">
        <w:rPr>
          <w:rFonts w:ascii="Times New Roman" w:hAnsi="Times New Roman" w:cs="Times New Roman"/>
          <w:sz w:val="24"/>
          <w:szCs w:val="24"/>
        </w:rPr>
        <w:t xml:space="preserve"> [</w:t>
      </w:r>
      <w:proofErr w:type="spellStart"/>
      <w:r w:rsidR="00356EA1" w:rsidRPr="00356EA1">
        <w:rPr>
          <w:rFonts w:ascii="Times New Roman" w:hAnsi="Times New Roman" w:cs="Times New Roman"/>
          <w:b/>
          <w:bCs/>
          <w:color w:val="0000FF"/>
          <w:sz w:val="24"/>
          <w:szCs w:val="24"/>
        </w:rPr>
        <w:t>Hioki</w:t>
      </w:r>
      <w:proofErr w:type="spellEnd"/>
      <w:r w:rsidR="00356EA1" w:rsidRPr="00356EA1">
        <w:rPr>
          <w:rFonts w:ascii="Times New Roman" w:hAnsi="Times New Roman" w:cs="Times New Roman"/>
          <w:b/>
          <w:bCs/>
          <w:color w:val="0000FF"/>
          <w:sz w:val="24"/>
          <w:szCs w:val="24"/>
        </w:rPr>
        <w:t xml:space="preserve">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20FAE101">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26DC951B"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Flash SPS and alignment of the nanocrystalline grains perpendicular to the pressing direction leads to anisotropic magnetic properties of nanocrystalline Nd-Fe-B magnets. Adapted from </w:t>
      </w:r>
      <w:proofErr w:type="spellStart"/>
      <w:r w:rsidRPr="00704DEC">
        <w:rPr>
          <w:rFonts w:ascii="Times New Roman" w:hAnsi="Times New Roman" w:cs="Times New Roman"/>
          <w:i/>
          <w:iCs/>
          <w:sz w:val="24"/>
          <w:szCs w:val="24"/>
        </w:rPr>
        <w:t>Hioki</w:t>
      </w:r>
      <w:proofErr w:type="spellEnd"/>
      <w:r w:rsidRPr="00704DEC">
        <w:rPr>
          <w:rFonts w:ascii="Times New Roman" w:hAnsi="Times New Roman" w:cs="Times New Roman"/>
          <w:i/>
          <w:iCs/>
          <w:sz w:val="24"/>
          <w:szCs w:val="24"/>
        </w:rPr>
        <w:t xml:space="preserve"> [</w:t>
      </w:r>
      <w:proofErr w:type="spellStart"/>
      <w:r w:rsidRPr="00704DEC">
        <w:rPr>
          <w:rFonts w:ascii="Times New Roman" w:hAnsi="Times New Roman" w:cs="Times New Roman"/>
          <w:b/>
          <w:bCs/>
          <w:i/>
          <w:iCs/>
          <w:color w:val="0000FF"/>
          <w:sz w:val="24"/>
          <w:szCs w:val="24"/>
        </w:rPr>
        <w:t>Hioki</w:t>
      </w:r>
      <w:proofErr w:type="spellEnd"/>
      <w:r w:rsidRPr="00704DEC">
        <w:rPr>
          <w:rFonts w:ascii="Times New Roman" w:hAnsi="Times New Roman" w:cs="Times New Roman"/>
          <w:b/>
          <w:bCs/>
          <w:i/>
          <w:iCs/>
          <w:color w:val="0000FF"/>
          <w:sz w:val="24"/>
          <w:szCs w:val="24"/>
        </w:rPr>
        <w:t xml:space="preserve">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10A18E1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compacts by current flow through the bulk in combination with a moderate load further improves </w:t>
      </w:r>
      <w:r w:rsidRPr="0088578B">
        <w:rPr>
          <w:rFonts w:ascii="Times New Roman" w:hAnsi="Times New Roman" w:cs="Times New Roman"/>
          <w:sz w:val="24"/>
          <w:szCs w:val="24"/>
        </w:rPr>
        <w:lastRenderedPageBreak/>
        <w:t xml:space="preserve">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proofErr w:type="spellStart"/>
      <w:r w:rsidR="00FA47DC" w:rsidRPr="00FA47DC">
        <w:rPr>
          <w:rFonts w:ascii="Times New Roman" w:hAnsi="Times New Roman" w:cs="Times New Roman"/>
          <w:b/>
          <w:bCs/>
          <w:color w:val="0000FF"/>
          <w:sz w:val="24"/>
          <w:szCs w:val="24"/>
        </w:rPr>
        <w:t>Ruszkiewicz</w:t>
      </w:r>
      <w:proofErr w:type="spellEnd"/>
      <w:r w:rsidR="00FA47DC" w:rsidRPr="00FA47DC">
        <w:rPr>
          <w:rFonts w:ascii="Times New Roman" w:hAnsi="Times New Roman" w:cs="Times New Roman"/>
          <w:b/>
          <w:bCs/>
          <w:color w:val="0000FF"/>
          <w:sz w:val="24"/>
          <w:szCs w:val="24"/>
        </w:rPr>
        <w:t xml:space="preserve">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w:t>
      </w:r>
      <w:ins w:id="41" w:author="Fernando Maccari" w:date="2023-11-28T07:45:00Z">
        <w:r w:rsidR="00383001">
          <w:rPr>
            <w:rFonts w:ascii="Times New Roman" w:hAnsi="Times New Roman" w:cs="Times New Roman"/>
            <w:sz w:val="24"/>
            <w:szCs w:val="24"/>
          </w:rPr>
          <w:t xml:space="preserve">a new degree of freedom </w:t>
        </w:r>
      </w:ins>
      <w:r w:rsidRPr="0088578B">
        <w:rPr>
          <w:rFonts w:ascii="Times New Roman" w:hAnsi="Times New Roman" w:cs="Times New Roman"/>
          <w:sz w:val="24"/>
          <w:szCs w:val="24"/>
        </w:rPr>
        <w:t xml:space="preserve">to adjust the microstructure </w:t>
      </w:r>
      <w:del w:id="42" w:author="Fernando Maccari" w:date="2023-11-28T07:45:00Z">
        <w:r w:rsidRPr="0088578B" w:rsidDel="00383001">
          <w:rPr>
            <w:rFonts w:ascii="Times New Roman" w:hAnsi="Times New Roman" w:cs="Times New Roman"/>
            <w:sz w:val="24"/>
            <w:szCs w:val="24"/>
          </w:rPr>
          <w:delText>in a way</w:delText>
        </w:r>
      </w:del>
      <w:ins w:id="43" w:author="Fernando Maccari" w:date="2023-11-28T07:45:00Z">
        <w:r w:rsidR="00383001">
          <w:rPr>
            <w:rFonts w:ascii="Times New Roman" w:hAnsi="Times New Roman" w:cs="Times New Roman"/>
            <w:sz w:val="24"/>
            <w:szCs w:val="24"/>
          </w:rPr>
          <w:t>which is</w:t>
        </w:r>
      </w:ins>
      <w:r w:rsidRPr="0088578B">
        <w:rPr>
          <w:rFonts w:ascii="Times New Roman" w:hAnsi="Times New Roman" w:cs="Times New Roman"/>
          <w:sz w:val="24"/>
          <w:szCs w:val="24"/>
        </w:rPr>
        <w:t xml:space="preserve"> not possible with established manufacturing routes. In 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 xml:space="preserve">Leich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0AE961DA"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r w:rsidR="0088578B" w:rsidRPr="0088578B">
        <w:rPr>
          <w:rFonts w:ascii="Times New Roman" w:hAnsi="Times New Roman" w:cs="Times New Roman"/>
          <w:sz w:val="24"/>
          <w:szCs w:val="24"/>
        </w:rPr>
        <w:t xml:space="preserve">Leich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r w:rsidR="00832A8E" w:rsidRPr="00832A8E">
        <w:rPr>
          <w:rFonts w:ascii="Times New Roman" w:hAnsi="Times New Roman" w:cs="Times New Roman"/>
          <w:b/>
          <w:bCs/>
          <w:color w:val="0000FF"/>
          <w:sz w:val="24"/>
          <w:szCs w:val="24"/>
        </w:rPr>
        <w:t>Leich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Leich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 but achieving high microstructural homogeneity is challenging and there is a limitation of the maximum sample size. At current status of the development, the projected area is below 350 mm</w:t>
      </w:r>
      <w:r w:rsidR="0088578B" w:rsidRPr="00A83BC3">
        <w:rPr>
          <w:rFonts w:ascii="Times New Roman" w:hAnsi="Times New Roman" w:cs="Times New Roman"/>
          <w:sz w:val="24"/>
          <w:szCs w:val="24"/>
          <w:vertAlign w:val="superscript"/>
        </w:rPr>
        <w:t>2</w:t>
      </w:r>
      <w:r w:rsidR="0088578B" w:rsidRPr="0088578B">
        <w:rPr>
          <w:rFonts w:ascii="Times New Roman" w:hAnsi="Times New Roman" w:cs="Times New Roman"/>
          <w:sz w:val="24"/>
          <w:szCs w:val="24"/>
        </w:rPr>
        <w:t xml:space="preserve"> </w:t>
      </w:r>
      <w:r w:rsidR="00832A8E">
        <w:rPr>
          <w:rFonts w:ascii="Times New Roman" w:hAnsi="Times New Roman" w:cs="Times New Roman"/>
          <w:sz w:val="24"/>
          <w:szCs w:val="24"/>
        </w:rPr>
        <w:t>[</w:t>
      </w:r>
      <w:proofErr w:type="spellStart"/>
      <w:r w:rsidR="00832A8E" w:rsidRPr="00832A8E">
        <w:rPr>
          <w:rFonts w:ascii="Times New Roman" w:hAnsi="Times New Roman" w:cs="Times New Roman"/>
          <w:b/>
          <w:bCs/>
          <w:color w:val="0000FF"/>
          <w:sz w:val="24"/>
          <w:szCs w:val="24"/>
        </w:rPr>
        <w:t>Fais</w:t>
      </w:r>
      <w:proofErr w:type="spellEnd"/>
      <w:r w:rsidR="00832A8E" w:rsidRPr="00832A8E">
        <w:rPr>
          <w:rFonts w:ascii="Times New Roman" w:hAnsi="Times New Roman" w:cs="Times New Roman"/>
          <w:b/>
          <w:bCs/>
          <w:color w:val="0000FF"/>
          <w:sz w:val="24"/>
          <w:szCs w:val="24"/>
        </w:rPr>
        <w:t xml:space="preserve"> 2020</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07FB6FB4"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t>
      </w:r>
      <w:proofErr w:type="spellStart"/>
      <w:r w:rsidR="0036156F" w:rsidRPr="0036156F">
        <w:rPr>
          <w:rFonts w:ascii="Times New Roman" w:hAnsi="Times New Roman" w:cs="Times New Roman"/>
          <w:b/>
          <w:bCs/>
          <w:color w:val="0000FF"/>
          <w:sz w:val="24"/>
          <w:szCs w:val="24"/>
        </w:rPr>
        <w:t>Wüst</w:t>
      </w:r>
      <w:proofErr w:type="spellEnd"/>
      <w:r w:rsidR="0036156F" w:rsidRPr="0036156F">
        <w:rPr>
          <w:rFonts w:ascii="Times New Roman" w:hAnsi="Times New Roman" w:cs="Times New Roman"/>
          <w:b/>
          <w:bCs/>
          <w:color w:val="0000FF"/>
          <w:sz w:val="24"/>
          <w:szCs w:val="24"/>
        </w:rPr>
        <w:t xml:space="preserve"> 2015, Wang 2015, </w:t>
      </w:r>
      <w:proofErr w:type="spellStart"/>
      <w:r w:rsidR="00B32404" w:rsidRPr="0036156F">
        <w:rPr>
          <w:rFonts w:ascii="Times New Roman" w:hAnsi="Times New Roman" w:cs="Times New Roman"/>
          <w:b/>
          <w:bCs/>
          <w:color w:val="0000FF"/>
          <w:sz w:val="24"/>
          <w:szCs w:val="24"/>
        </w:rPr>
        <w:t>Tomše</w:t>
      </w:r>
      <w:proofErr w:type="spellEnd"/>
      <w:r w:rsidR="00B32404" w:rsidRPr="0036156F">
        <w:rPr>
          <w:rFonts w:ascii="Times New Roman" w:hAnsi="Times New Roman" w:cs="Times New Roman"/>
          <w:b/>
          <w:bCs/>
          <w:color w:val="0000FF"/>
          <w:sz w:val="24"/>
          <w:szCs w:val="24"/>
        </w:rPr>
        <w:t xml:space="preserve"> 202</w:t>
      </w:r>
      <w:r w:rsidR="00B32404">
        <w:rPr>
          <w:rFonts w:ascii="Times New Roman" w:hAnsi="Times New Roman" w:cs="Times New Roman"/>
          <w:b/>
          <w:bCs/>
          <w:color w:val="0000FF"/>
          <w:sz w:val="24"/>
          <w:szCs w:val="24"/>
        </w:rPr>
        <w:t xml:space="preserve">0, </w:t>
      </w:r>
      <w:proofErr w:type="spellStart"/>
      <w:r w:rsidR="0036156F" w:rsidRPr="0036156F">
        <w:rPr>
          <w:rFonts w:ascii="Times New Roman" w:hAnsi="Times New Roman" w:cs="Times New Roman"/>
          <w:b/>
          <w:bCs/>
          <w:color w:val="0000FF"/>
          <w:sz w:val="24"/>
          <w:szCs w:val="24"/>
        </w:rPr>
        <w:t>Tomše</w:t>
      </w:r>
      <w:proofErr w:type="spellEnd"/>
      <w:r w:rsidR="0036156F" w:rsidRPr="0036156F">
        <w:rPr>
          <w:rFonts w:ascii="Times New Roman" w:hAnsi="Times New Roman" w:cs="Times New Roman"/>
          <w:b/>
          <w:bCs/>
          <w:color w:val="0000FF"/>
          <w:sz w:val="24"/>
          <w:szCs w:val="24"/>
        </w:rPr>
        <w:t xml:space="preserv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For conductive powder – as is the case for Nd-Fe-B powders – indirect heating by thermal conduction is superimposed by direct Joule heating of the powder. In literature, 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 xml:space="preserve">done at temperatures in the range of 600 – 900°C. For </w:t>
      </w:r>
      <w:r w:rsidR="0036156F">
        <w:rPr>
          <w:rFonts w:ascii="Times New Roman" w:hAnsi="Times New Roman" w:cs="Times New Roman"/>
          <w:sz w:val="24"/>
          <w:szCs w:val="24"/>
        </w:rPr>
        <w:lastRenderedPageBreak/>
        <w:t>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del w:id="44" w:author="Fernando Maccari" w:date="2023-11-28T08:30:00Z">
        <w:r w:rsidR="002F1A75" w:rsidDel="00155995">
          <w:rPr>
            <w:rFonts w:ascii="Times New Roman" w:hAnsi="Times New Roman" w:cs="Times New Roman"/>
            <w:sz w:val="24"/>
            <w:szCs w:val="24"/>
          </w:rPr>
          <w:delText>anisotropic grain growth</w:delText>
        </w:r>
      </w:del>
      <w:ins w:id="45" w:author="Fernando Maccari" w:date="2023-11-28T08:30:00Z">
        <w:r w:rsidR="00155995">
          <w:rPr>
            <w:rFonts w:ascii="Times New Roman" w:hAnsi="Times New Roman" w:cs="Times New Roman"/>
            <w:sz w:val="24"/>
            <w:szCs w:val="24"/>
          </w:rPr>
          <w:t>texture development</w:t>
        </w:r>
      </w:ins>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del w:id="46" w:author="Fernando Maccari" w:date="2023-11-28T08:30:00Z">
        <w:r w:rsidR="00093537" w:rsidDel="00155995">
          <w:rPr>
            <w:rFonts w:ascii="Times New Roman" w:hAnsi="Times New Roman" w:cs="Times New Roman"/>
            <w:sz w:val="24"/>
            <w:szCs w:val="24"/>
          </w:rPr>
          <w:delText xml:space="preserve">sintering </w:delText>
        </w:r>
      </w:del>
      <w:ins w:id="47" w:author="Fernando Maccari" w:date="2023-11-28T08:30:00Z">
        <w:r w:rsidR="00155995">
          <w:rPr>
            <w:rFonts w:ascii="Times New Roman" w:hAnsi="Times New Roman" w:cs="Times New Roman"/>
            <w:sz w:val="24"/>
            <w:szCs w:val="24"/>
          </w:rPr>
          <w:t xml:space="preserve">deformation </w:t>
        </w:r>
      </w:ins>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proofErr w:type="spellStart"/>
      <w:r w:rsidR="001B629A" w:rsidRPr="0036156F">
        <w:rPr>
          <w:rFonts w:ascii="Times New Roman" w:hAnsi="Times New Roman" w:cs="Times New Roman"/>
          <w:b/>
          <w:bCs/>
          <w:color w:val="0000FF"/>
          <w:sz w:val="24"/>
          <w:szCs w:val="24"/>
        </w:rPr>
        <w:t>Tomše</w:t>
      </w:r>
      <w:proofErr w:type="spellEnd"/>
      <w:r w:rsidR="001B629A" w:rsidRPr="0036156F">
        <w:rPr>
          <w:rFonts w:ascii="Times New Roman" w:hAnsi="Times New Roman" w:cs="Times New Roman"/>
          <w:b/>
          <w:bCs/>
          <w:color w:val="0000FF"/>
          <w:sz w:val="24"/>
          <w:szCs w:val="24"/>
        </w:rPr>
        <w:t xml:space="preserv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3ACFA361"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commentRangeStart w:id="48"/>
      <w:r w:rsidR="00E33EC9">
        <w:rPr>
          <w:rFonts w:ascii="Times New Roman" w:hAnsi="Times New Roman" w:cs="Times New Roman"/>
          <w:sz w:val="24"/>
          <w:szCs w:val="24"/>
        </w:rPr>
        <w:t xml:space="preserve">In the case of FAST/SPS, sample is pre-heated with a defined heating-rate to the aspired temperature and then the load is applied rapidly. </w:t>
      </w:r>
      <w:commentRangeEnd w:id="48"/>
      <w:r w:rsidR="00093537">
        <w:rPr>
          <w:rStyle w:val="CommentReference"/>
          <w:lang w:val="tr-TR"/>
        </w:rPr>
        <w:commentReference w:id="48"/>
      </w:r>
      <w:r w:rsidR="00E33EC9">
        <w:rPr>
          <w:rFonts w:ascii="Times New Roman" w:hAnsi="Times New Roman" w:cs="Times New Roman"/>
          <w:sz w:val="24"/>
          <w:szCs w:val="24"/>
        </w:rPr>
        <w:t xml:space="preserve">In the case of Flash SPS, sample is 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lastRenderedPageBreak/>
        <w:t xml:space="preserve">As starting material, commercial melt-spun </w:t>
      </w:r>
      <w:proofErr w:type="spellStart"/>
      <w:r w:rsidRPr="00E50560">
        <w:rPr>
          <w:rFonts w:ascii="Times New Roman" w:hAnsi="Times New Roman" w:cs="Times New Roman"/>
          <w:sz w:val="24"/>
          <w:szCs w:val="24"/>
        </w:rPr>
        <w:t>Nd</w:t>
      </w:r>
      <w:proofErr w:type="spellEnd"/>
      <w:r w:rsidRPr="00E50560">
        <w:rPr>
          <w:rFonts w:ascii="Times New Roman" w:hAnsi="Times New Roman" w:cs="Times New Roman"/>
          <w:sz w:val="24"/>
          <w:szCs w:val="24"/>
        </w:rPr>
        <w:t xml:space="preserve">-Fe-B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630EABCB"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CA54BD8" w14:textId="3F9FF44C" w:rsidR="00596C7B" w:rsidRPr="00CB0074" w:rsidRDefault="00596C7B" w:rsidP="0088578B">
      <w:pPr>
        <w:spacing w:after="0" w:line="360" w:lineRule="auto"/>
        <w:jc w:val="both"/>
        <w:rPr>
          <w:rFonts w:ascii="Times New Roman" w:hAnsi="Times New Roman" w:cs="Times New Roman"/>
          <w:color w:val="00B050"/>
          <w:sz w:val="24"/>
          <w:szCs w:val="24"/>
        </w:rPr>
      </w:pPr>
      <w:r w:rsidRPr="00CB0074">
        <w:rPr>
          <w:rFonts w:ascii="Times New Roman" w:hAnsi="Times New Roman" w:cs="Times New Roman"/>
          <w:color w:val="00B050"/>
          <w:sz w:val="24"/>
          <w:szCs w:val="24"/>
        </w:rPr>
        <w:t xml:space="preserve">At Fraunhofer IWKS, pre-sintering was done in </w:t>
      </w:r>
      <w:r w:rsidR="00F7093F" w:rsidRPr="00CB0074">
        <w:rPr>
          <w:rFonts w:ascii="Times New Roman" w:hAnsi="Times New Roman" w:cs="Times New Roman"/>
          <w:color w:val="00B050"/>
          <w:sz w:val="24"/>
          <w:szCs w:val="24"/>
        </w:rPr>
        <w:t>the</w:t>
      </w:r>
      <w:r w:rsidRPr="00CB0074">
        <w:rPr>
          <w:rFonts w:ascii="Times New Roman" w:hAnsi="Times New Roman" w:cs="Times New Roman"/>
          <w:color w:val="00B050"/>
          <w:sz w:val="24"/>
          <w:szCs w:val="24"/>
        </w:rPr>
        <w:t xml:space="preserve"> FAST/SPS </w:t>
      </w:r>
      <w:r w:rsidR="00F7093F" w:rsidRPr="00CB0074">
        <w:rPr>
          <w:rFonts w:ascii="Times New Roman" w:hAnsi="Times New Roman" w:cs="Times New Roman"/>
          <w:color w:val="00B050"/>
          <w:sz w:val="24"/>
          <w:szCs w:val="24"/>
        </w:rPr>
        <w:t xml:space="preserve">device </w:t>
      </w:r>
      <w:r w:rsidRPr="00CB0074">
        <w:rPr>
          <w:rFonts w:ascii="Times New Roman" w:hAnsi="Times New Roman" w:cs="Times New Roman"/>
          <w:color w:val="00B050"/>
          <w:sz w:val="24"/>
          <w:szCs w:val="24"/>
        </w:rPr>
        <w:t>HP-D10</w:t>
      </w:r>
      <w:r w:rsidR="00F7093F" w:rsidRPr="00CB0074">
        <w:rPr>
          <w:rFonts w:ascii="Times New Roman" w:hAnsi="Times New Roman" w:cs="Times New Roman"/>
          <w:color w:val="00B050"/>
          <w:sz w:val="24"/>
          <w:szCs w:val="24"/>
        </w:rPr>
        <w:t xml:space="preserve"> (</w:t>
      </w:r>
      <w:r w:rsidRPr="00CB0074">
        <w:rPr>
          <w:rFonts w:ascii="Times New Roman" w:hAnsi="Times New Roman" w:cs="Times New Roman"/>
          <w:color w:val="00B050"/>
          <w:sz w:val="24"/>
          <w:szCs w:val="24"/>
        </w:rPr>
        <w:t xml:space="preserve">FCT </w:t>
      </w:r>
      <w:proofErr w:type="spellStart"/>
      <w:r w:rsidRPr="00CB0074">
        <w:rPr>
          <w:rFonts w:ascii="Times New Roman" w:hAnsi="Times New Roman" w:cs="Times New Roman"/>
          <w:color w:val="00B050"/>
          <w:sz w:val="24"/>
          <w:szCs w:val="24"/>
        </w:rPr>
        <w:t>Systeme</w:t>
      </w:r>
      <w:proofErr w:type="spellEnd"/>
      <w:r w:rsidRPr="00CB0074">
        <w:rPr>
          <w:rFonts w:ascii="Times New Roman" w:hAnsi="Times New Roman" w:cs="Times New Roman"/>
          <w:color w:val="00B050"/>
          <w:sz w:val="24"/>
          <w:szCs w:val="24"/>
        </w:rPr>
        <w:t xml:space="preserve"> GmbH, Germany). Please add FAST/SPS parameters, photo of sample, microstructure</w:t>
      </w:r>
      <w:r w:rsidR="001A7743">
        <w:rPr>
          <w:rFonts w:ascii="Times New Roman" w:hAnsi="Times New Roman" w:cs="Times New Roman"/>
          <w:color w:val="00B050"/>
          <w:sz w:val="24"/>
          <w:szCs w:val="24"/>
        </w:rPr>
        <w:t xml:space="preserve"> (</w:t>
      </w:r>
      <w:r w:rsidR="001A7743" w:rsidRPr="001A7743">
        <w:rPr>
          <w:rFonts w:ascii="Times New Roman" w:hAnsi="Times New Roman" w:cs="Times New Roman"/>
          <w:b/>
          <w:bCs/>
          <w:color w:val="00B050"/>
          <w:sz w:val="24"/>
          <w:szCs w:val="24"/>
        </w:rPr>
        <w:t>Figure 5</w:t>
      </w:r>
      <w:r w:rsidR="001A7743">
        <w:rPr>
          <w:rFonts w:ascii="Times New Roman" w:hAnsi="Times New Roman" w:cs="Times New Roman"/>
          <w:color w:val="00B050"/>
          <w:sz w:val="24"/>
          <w:szCs w:val="24"/>
        </w:rPr>
        <w:t>)</w:t>
      </w:r>
      <w:r w:rsidRPr="00CB0074">
        <w:rPr>
          <w:rFonts w:ascii="Times New Roman" w:hAnsi="Times New Roman" w:cs="Times New Roman"/>
          <w:color w:val="00B050"/>
          <w:sz w:val="24"/>
          <w:szCs w:val="24"/>
        </w:rPr>
        <w:t>.</w:t>
      </w:r>
    </w:p>
    <w:p w14:paraId="3CB6FC23" w14:textId="52F38FDF" w:rsidR="003174DA" w:rsidRPr="00CB0074" w:rsidRDefault="003174DA"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CB0074" w:rsidRPr="00CB0074" w14:paraId="31FA8DEB" w14:textId="77777777" w:rsidTr="003174DA">
        <w:tc>
          <w:tcPr>
            <w:tcW w:w="9396" w:type="dxa"/>
          </w:tcPr>
          <w:p w14:paraId="71324E81" w14:textId="77777777" w:rsidR="003174DA" w:rsidRPr="00CB0074" w:rsidRDefault="003174DA" w:rsidP="0088578B">
            <w:pPr>
              <w:spacing w:line="360" w:lineRule="auto"/>
              <w:jc w:val="both"/>
              <w:rPr>
                <w:rFonts w:ascii="Times New Roman" w:hAnsi="Times New Roman" w:cs="Times New Roman"/>
                <w:color w:val="00B050"/>
                <w:sz w:val="24"/>
                <w:szCs w:val="24"/>
              </w:rPr>
            </w:pPr>
          </w:p>
        </w:tc>
      </w:tr>
    </w:tbl>
    <w:p w14:paraId="64E350F3" w14:textId="4FF26541" w:rsidR="003174DA" w:rsidRPr="00CB0074" w:rsidRDefault="003174DA" w:rsidP="0088578B">
      <w:pPr>
        <w:spacing w:after="0" w:line="360" w:lineRule="auto"/>
        <w:jc w:val="both"/>
        <w:rPr>
          <w:rFonts w:ascii="Times New Roman" w:hAnsi="Times New Roman" w:cs="Times New Roman"/>
          <w:color w:val="00B050"/>
          <w:sz w:val="24"/>
          <w:szCs w:val="24"/>
        </w:rPr>
      </w:pPr>
      <w:r w:rsidRPr="001A7743">
        <w:rPr>
          <w:rFonts w:ascii="Times New Roman" w:hAnsi="Times New Roman" w:cs="Times New Roman"/>
          <w:b/>
          <w:bCs/>
          <w:i/>
          <w:iCs/>
          <w:color w:val="00B050"/>
          <w:sz w:val="24"/>
          <w:szCs w:val="24"/>
        </w:rPr>
        <w:t>Figure 5:</w:t>
      </w:r>
      <w:r w:rsidRPr="00CB0074">
        <w:rPr>
          <w:rFonts w:ascii="Times New Roman" w:hAnsi="Times New Roman" w:cs="Times New Roman"/>
          <w:i/>
          <w:iCs/>
          <w:color w:val="00B050"/>
          <w:sz w:val="24"/>
          <w:szCs w:val="24"/>
        </w:rPr>
        <w:t xml:space="preserve"> </w:t>
      </w:r>
      <w:r w:rsidR="001D187A" w:rsidRPr="00CB0074">
        <w:rPr>
          <w:rFonts w:ascii="Times New Roman" w:hAnsi="Times New Roman" w:cs="Times New Roman"/>
          <w:i/>
          <w:iCs/>
          <w:color w:val="00B050"/>
          <w:sz w:val="24"/>
          <w:szCs w:val="24"/>
        </w:rPr>
        <w:t>a.) Optical appearance of a Nd-Fe-B sample pre-sintered by FAST/SPS from melt-spun MQU-F powder (100 K</w:t>
      </w:r>
      <w:r w:rsidR="001D187A" w:rsidRPr="00CB0074">
        <w:rPr>
          <w:rFonts w:ascii="Times New Roman" w:hAnsi="Times New Roman" w:cs="Times New Roman"/>
          <w:i/>
          <w:iCs/>
          <w:color w:val="00B050"/>
          <w:sz w:val="24"/>
          <w:szCs w:val="24"/>
        </w:rPr>
        <w:sym w:font="Symbol" w:char="F0D7"/>
      </w:r>
      <w:r w:rsidR="001D187A" w:rsidRPr="00CB0074">
        <w:rPr>
          <w:rFonts w:ascii="Times New Roman" w:hAnsi="Times New Roman" w:cs="Times New Roman"/>
          <w:i/>
          <w:iCs/>
          <w:color w:val="00B050"/>
          <w:sz w:val="24"/>
          <w:szCs w:val="24"/>
        </w:rPr>
        <w:t>min</w:t>
      </w:r>
      <w:r w:rsidR="001D187A" w:rsidRPr="00CB0074">
        <w:rPr>
          <w:rFonts w:ascii="Times New Roman" w:hAnsi="Times New Roman" w:cs="Times New Roman"/>
          <w:i/>
          <w:iCs/>
          <w:color w:val="00B050"/>
          <w:sz w:val="24"/>
          <w:szCs w:val="24"/>
          <w:vertAlign w:val="superscript"/>
        </w:rPr>
        <w:t>-1</w:t>
      </w:r>
      <w:r w:rsidR="001D187A" w:rsidRPr="00CB0074">
        <w:rPr>
          <w:rFonts w:ascii="Times New Roman" w:hAnsi="Times New Roman" w:cs="Times New Roman"/>
          <w:i/>
          <w:iCs/>
          <w:color w:val="00B050"/>
          <w:sz w:val="24"/>
          <w:szCs w:val="24"/>
        </w:rPr>
        <w:t>, 45 MPa, XXX°C, xx s) to almost theoretical density b.) Related microstructure.</w:t>
      </w:r>
    </w:p>
    <w:p w14:paraId="315CFF02" w14:textId="77777777" w:rsidR="00596C7B" w:rsidRPr="00596C7B" w:rsidRDefault="00596C7B" w:rsidP="0088578B">
      <w:pPr>
        <w:spacing w:after="0" w:line="360" w:lineRule="auto"/>
        <w:jc w:val="both"/>
        <w:rPr>
          <w:rFonts w:ascii="Times New Roman" w:hAnsi="Times New Roman" w:cs="Times New Roman"/>
          <w:sz w:val="24"/>
          <w:szCs w:val="24"/>
        </w:rPr>
      </w:pPr>
    </w:p>
    <w:p w14:paraId="018DF282" w14:textId="71EC6635"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77777777"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considered.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2508A535" w:rsidR="00F21BB9" w:rsidRPr="008849B7"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idea of our first attempt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xml:space="preserve"> was to start from a pre-sintered compact where the </w:t>
      </w:r>
      <w:del w:id="49" w:author="Fernando Maccari" w:date="2023-11-28T10:10:00Z">
        <w:r w:rsidDel="00D832AE">
          <w:rPr>
            <w:rFonts w:ascii="Times New Roman" w:hAnsi="Times New Roman" w:cs="Times New Roman"/>
            <w:sz w:val="24"/>
            <w:szCs w:val="24"/>
          </w:rPr>
          <w:delText>primary crystals</w:delText>
        </w:r>
      </w:del>
      <w:ins w:id="50" w:author="Fernando Maccari" w:date="2023-11-28T10:10:00Z">
        <w:r w:rsidR="00D832AE">
          <w:rPr>
            <w:rFonts w:ascii="Times New Roman" w:hAnsi="Times New Roman" w:cs="Times New Roman"/>
            <w:sz w:val="24"/>
            <w:szCs w:val="24"/>
          </w:rPr>
          <w:t>pristine microstructure</w:t>
        </w:r>
      </w:ins>
      <w:r>
        <w:rPr>
          <w:rFonts w:ascii="Times New Roman" w:hAnsi="Times New Roman" w:cs="Times New Roman"/>
          <w:sz w:val="24"/>
          <w:szCs w:val="24"/>
        </w:rPr>
        <w:t xml:space="preserve"> </w:t>
      </w:r>
      <w:del w:id="51" w:author="Fernando Maccari" w:date="2023-11-28T10:10:00Z">
        <w:r w:rsidDel="00D832AE">
          <w:rPr>
            <w:rFonts w:ascii="Times New Roman" w:hAnsi="Times New Roman" w:cs="Times New Roman"/>
            <w:sz w:val="24"/>
            <w:szCs w:val="24"/>
          </w:rPr>
          <w:delText xml:space="preserve">are </w:delText>
        </w:r>
      </w:del>
      <w:ins w:id="52" w:author="Fernando Maccari" w:date="2023-11-28T10:10:00Z">
        <w:r w:rsidR="00D832AE">
          <w:rPr>
            <w:rFonts w:ascii="Times New Roman" w:hAnsi="Times New Roman" w:cs="Times New Roman"/>
            <w:sz w:val="24"/>
            <w:szCs w:val="24"/>
          </w:rPr>
          <w:t xml:space="preserve">is </w:t>
        </w:r>
      </w:ins>
      <w:r>
        <w:rPr>
          <w:rFonts w:ascii="Times New Roman" w:hAnsi="Times New Roman" w:cs="Times New Roman"/>
          <w:sz w:val="24"/>
          <w:szCs w:val="24"/>
        </w:rPr>
        <w:t xml:space="preserve">maintained to a large extent. Then, anisotropic grain growth is initiated by rapid heating to deformation temperature under the pre-load required for operating the FAST/SPS device </w:t>
      </w:r>
      <w:r w:rsidR="003174DA">
        <w:rPr>
          <w:rFonts w:ascii="Times New Roman" w:hAnsi="Times New Roman" w:cs="Times New Roman"/>
          <w:sz w:val="24"/>
          <w:szCs w:val="24"/>
        </w:rPr>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 xml:space="preserve">) </w:t>
      </w:r>
      <w:r>
        <w:rPr>
          <w:rFonts w:ascii="Times New Roman" w:hAnsi="Times New Roman" w:cs="Times New Roman"/>
          <w:sz w:val="24"/>
          <w:szCs w:val="24"/>
        </w:rPr>
        <w:t>and then applying high loads up to 500 MPa</w:t>
      </w:r>
      <w:r w:rsidR="003174DA">
        <w:rPr>
          <w:rFonts w:ascii="Times New Roman" w:hAnsi="Times New Roman" w:cs="Times New Roman"/>
          <w:sz w:val="24"/>
          <w:szCs w:val="24"/>
        </w:rPr>
        <w:t xml:space="preserve"> followed by a short dwell time of 10 s. 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w:t>
      </w:r>
      <w:r w:rsidR="008849B7" w:rsidRPr="008849B7">
        <w:rPr>
          <w:rFonts w:ascii="Times New Roman" w:hAnsi="Times New Roman" w:cs="Times New Roman"/>
          <w:sz w:val="24"/>
          <w:szCs w:val="24"/>
        </w:rPr>
        <w:lastRenderedPageBreak/>
        <w:t>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53"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53"/>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commentRangeStart w:id="54"/>
      <w:r w:rsidR="005F7F4D">
        <w:rPr>
          <w:rFonts w:ascii="Times New Roman" w:hAnsi="Times New Roman" w:cs="Times New Roman"/>
          <w:sz w:val="24"/>
          <w:szCs w:val="24"/>
        </w:rPr>
        <w:t>100 MPa</w:t>
      </w:r>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w:t>
      </w:r>
      <w:commentRangeEnd w:id="54"/>
      <w:r w:rsidR="001A6C0B">
        <w:rPr>
          <w:rStyle w:val="CommentReference"/>
          <w:lang w:val="tr-TR"/>
        </w:rPr>
        <w:commentReference w:id="54"/>
      </w:r>
      <w:r w:rsidR="001D1944">
        <w:rPr>
          <w:rFonts w:ascii="Times New Roman" w:hAnsi="Times New Roman" w:cs="Times New Roman"/>
          <w:sz w:val="24"/>
          <w:szCs w:val="24"/>
        </w:rPr>
        <w:t xml:space="preserve">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55"/>
      <w:r w:rsidR="00916620">
        <w:rPr>
          <w:rFonts w:ascii="Times New Roman" w:hAnsi="Times New Roman" w:cs="Times New Roman"/>
          <w:sz w:val="24"/>
          <w:szCs w:val="24"/>
        </w:rPr>
        <w:t>12:2</w:t>
      </w:r>
      <w:commentRangeEnd w:id="55"/>
      <w:r w:rsidR="00916620">
        <w:rPr>
          <w:rStyle w:val="CommentReference"/>
          <w:lang w:val="tr-TR"/>
        </w:rPr>
        <w:commentReference w:id="55"/>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010779B0"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of porous Nd-Fe-B samples (pre-sintering 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0E48D832"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ate [K/min]</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74ECADD4" w14:textId="77777777" w:rsidR="003174DA" w:rsidRDefault="003174DA" w:rsidP="0088578B">
      <w:pPr>
        <w:spacing w:after="0" w:line="360" w:lineRule="auto"/>
        <w:jc w:val="both"/>
        <w:rPr>
          <w:rFonts w:ascii="Times New Roman" w:hAnsi="Times New Roman" w:cs="Times New Roman"/>
          <w:sz w:val="24"/>
          <w:szCs w:val="24"/>
        </w:rPr>
      </w:pPr>
    </w:p>
    <w:p w14:paraId="53A1749F" w14:textId="47AB41C3" w:rsidR="00784596" w:rsidRPr="00CB0074" w:rsidRDefault="003174DA" w:rsidP="0088578B">
      <w:pPr>
        <w:spacing w:after="0" w:line="360" w:lineRule="auto"/>
        <w:jc w:val="both"/>
        <w:rPr>
          <w:rFonts w:ascii="Times New Roman" w:hAnsi="Times New Roman" w:cs="Times New Roman"/>
          <w:color w:val="00B050"/>
          <w:sz w:val="24"/>
          <w:szCs w:val="24"/>
        </w:rPr>
      </w:pPr>
      <w:r w:rsidRPr="00CB0074">
        <w:rPr>
          <w:rFonts w:ascii="Times New Roman" w:hAnsi="Times New Roman" w:cs="Times New Roman"/>
          <w:color w:val="00B050"/>
          <w:sz w:val="24"/>
          <w:szCs w:val="24"/>
        </w:rPr>
        <w:t xml:space="preserve">The second attempt done at Fraunhofer IWKS is based on the conventional hot deformation of anisotropic Nd-Fe-B magnets. Therefore, samples were pre-sintered firstly by FAST/SPS to almost theoretical density. </w:t>
      </w:r>
      <w:r w:rsidR="00F7093F" w:rsidRPr="00CB0074">
        <w:rPr>
          <w:rFonts w:ascii="Times New Roman" w:hAnsi="Times New Roman" w:cs="Times New Roman"/>
          <w:color w:val="00B050"/>
          <w:sz w:val="24"/>
          <w:szCs w:val="24"/>
        </w:rPr>
        <w:t>In this case</w:t>
      </w:r>
      <w:r w:rsidRPr="00CB0074">
        <w:rPr>
          <w:rFonts w:ascii="Times New Roman" w:hAnsi="Times New Roman" w:cs="Times New Roman"/>
          <w:color w:val="00B050"/>
          <w:sz w:val="24"/>
          <w:szCs w:val="24"/>
        </w:rPr>
        <w:t xml:space="preserve">, grain growth already starts at </w:t>
      </w:r>
      <w:r w:rsidR="00F7093F" w:rsidRPr="00CB0074">
        <w:rPr>
          <w:rFonts w:ascii="Times New Roman" w:hAnsi="Times New Roman" w:cs="Times New Roman"/>
          <w:color w:val="00B050"/>
          <w:sz w:val="24"/>
          <w:szCs w:val="24"/>
        </w:rPr>
        <w:t>the pre-sintering</w:t>
      </w:r>
      <w:r w:rsidRPr="00CB0074">
        <w:rPr>
          <w:rFonts w:ascii="Times New Roman" w:hAnsi="Times New Roman" w:cs="Times New Roman"/>
          <w:color w:val="00B050"/>
          <w:sz w:val="24"/>
          <w:szCs w:val="24"/>
        </w:rPr>
        <w:t xml:space="preserve"> step. </w:t>
      </w:r>
      <w:r w:rsidR="001D187A" w:rsidRPr="00CB0074">
        <w:rPr>
          <w:rFonts w:ascii="Times New Roman" w:hAnsi="Times New Roman" w:cs="Times New Roman"/>
          <w:color w:val="00B050"/>
          <w:sz w:val="24"/>
          <w:szCs w:val="24"/>
        </w:rPr>
        <w:t>For hot-</w:t>
      </w:r>
      <w:r w:rsidR="001D187A" w:rsidRPr="00CB0074">
        <w:rPr>
          <w:rFonts w:ascii="Times New Roman" w:hAnsi="Times New Roman" w:cs="Times New Roman"/>
          <w:color w:val="00B050"/>
          <w:sz w:val="24"/>
          <w:szCs w:val="24"/>
        </w:rPr>
        <w:lastRenderedPageBreak/>
        <w:t xml:space="preserve">deformation in the FAST/SPS device, </w:t>
      </w:r>
      <w:r w:rsidR="00F7093F" w:rsidRPr="00CB0074">
        <w:rPr>
          <w:rFonts w:ascii="Times New Roman" w:hAnsi="Times New Roman" w:cs="Times New Roman"/>
          <w:color w:val="00B050"/>
          <w:sz w:val="24"/>
          <w:szCs w:val="24"/>
        </w:rPr>
        <w:sym w:font="Symbol" w:char="F0C6"/>
      </w:r>
      <w:r w:rsidR="00F7093F" w:rsidRPr="00CB0074">
        <w:rPr>
          <w:rFonts w:ascii="Times New Roman" w:hAnsi="Times New Roman" w:cs="Times New Roman"/>
          <w:color w:val="00B050"/>
          <w:sz w:val="24"/>
          <w:szCs w:val="24"/>
        </w:rPr>
        <w:t xml:space="preserve"> xx </w:t>
      </w:r>
      <w:r w:rsidR="001D187A" w:rsidRPr="00CB0074">
        <w:rPr>
          <w:rFonts w:ascii="Times New Roman" w:hAnsi="Times New Roman" w:cs="Times New Roman"/>
          <w:color w:val="00B050"/>
          <w:sz w:val="24"/>
          <w:szCs w:val="24"/>
        </w:rPr>
        <w:t xml:space="preserve">mm samples were placed in a </w:t>
      </w:r>
      <w:r w:rsidR="00F7093F" w:rsidRPr="00CB0074">
        <w:rPr>
          <w:rFonts w:ascii="Times New Roman" w:hAnsi="Times New Roman" w:cs="Times New Roman"/>
          <w:color w:val="00B050"/>
          <w:sz w:val="24"/>
          <w:szCs w:val="24"/>
        </w:rPr>
        <w:sym w:font="Symbol" w:char="F0C6"/>
      </w:r>
      <w:r w:rsidR="00F7093F" w:rsidRPr="00CB0074">
        <w:rPr>
          <w:rFonts w:ascii="Times New Roman" w:hAnsi="Times New Roman" w:cs="Times New Roman"/>
          <w:color w:val="00B050"/>
          <w:sz w:val="24"/>
          <w:szCs w:val="24"/>
        </w:rPr>
        <w:t xml:space="preserve"> xx </w:t>
      </w:r>
      <w:r w:rsidR="001D187A" w:rsidRPr="00CB0074">
        <w:rPr>
          <w:rFonts w:ascii="Times New Roman" w:hAnsi="Times New Roman" w:cs="Times New Roman"/>
          <w:color w:val="00B050"/>
          <w:sz w:val="24"/>
          <w:szCs w:val="24"/>
        </w:rPr>
        <w:t>mm graphite tool (</w:t>
      </w:r>
      <w:r w:rsidR="00F7093F" w:rsidRPr="00CB0074">
        <w:rPr>
          <w:rFonts w:ascii="Times New Roman" w:hAnsi="Times New Roman" w:cs="Times New Roman"/>
          <w:color w:val="00B050"/>
          <w:sz w:val="24"/>
          <w:szCs w:val="24"/>
        </w:rPr>
        <w:t xml:space="preserve">please add </w:t>
      </w:r>
      <w:r w:rsidR="001D187A" w:rsidRPr="00CB0074">
        <w:rPr>
          <w:rFonts w:ascii="Times New Roman" w:hAnsi="Times New Roman" w:cs="Times New Roman"/>
          <w:color w:val="00B050"/>
          <w:sz w:val="24"/>
          <w:szCs w:val="24"/>
        </w:rPr>
        <w:t xml:space="preserve">graphite quality). Hot deformation was done in the FAST/SPS device HP-D10 (FCT </w:t>
      </w:r>
      <w:proofErr w:type="spellStart"/>
      <w:r w:rsidR="001D187A" w:rsidRPr="00CB0074">
        <w:rPr>
          <w:rFonts w:ascii="Times New Roman" w:hAnsi="Times New Roman" w:cs="Times New Roman"/>
          <w:color w:val="00B050"/>
          <w:sz w:val="24"/>
          <w:szCs w:val="24"/>
        </w:rPr>
        <w:t>Systeme</w:t>
      </w:r>
      <w:proofErr w:type="spellEnd"/>
      <w:r w:rsidR="001D187A" w:rsidRPr="00CB0074">
        <w:rPr>
          <w:rFonts w:ascii="Times New Roman" w:hAnsi="Times New Roman" w:cs="Times New Roman"/>
          <w:color w:val="00B050"/>
          <w:sz w:val="24"/>
          <w:szCs w:val="24"/>
        </w:rPr>
        <w:t xml:space="preserve"> GmbH, Germany). Pre-load, kind of </w:t>
      </w:r>
      <w:r w:rsidR="00F7093F" w:rsidRPr="00CB0074">
        <w:rPr>
          <w:rFonts w:ascii="Times New Roman" w:hAnsi="Times New Roman" w:cs="Times New Roman"/>
          <w:color w:val="00B050"/>
          <w:sz w:val="24"/>
          <w:szCs w:val="24"/>
        </w:rPr>
        <w:t xml:space="preserve">applying the pressure </w:t>
      </w:r>
      <w:proofErr w:type="spellStart"/>
      <w:r w:rsidR="001D187A" w:rsidRPr="00CB0074">
        <w:rPr>
          <w:rFonts w:ascii="Times New Roman" w:hAnsi="Times New Roman" w:cs="Times New Roman"/>
          <w:color w:val="00B050"/>
          <w:sz w:val="24"/>
          <w:szCs w:val="24"/>
        </w:rPr>
        <w:t>pressure</w:t>
      </w:r>
      <w:proofErr w:type="spellEnd"/>
      <w:r w:rsidR="00F7093F" w:rsidRPr="00CB0074">
        <w:rPr>
          <w:rFonts w:ascii="Times New Roman" w:hAnsi="Times New Roman" w:cs="Times New Roman"/>
          <w:color w:val="00B050"/>
          <w:sz w:val="24"/>
          <w:szCs w:val="24"/>
        </w:rPr>
        <w:t>, parameter variation to show the trends of this approach, summary of parameters in form of a table.</w:t>
      </w:r>
    </w:p>
    <w:p w14:paraId="3C568870" w14:textId="5EBCF445" w:rsidR="00F7093F" w:rsidRPr="00CB0074" w:rsidRDefault="00F7093F" w:rsidP="0088578B">
      <w:pPr>
        <w:spacing w:after="0" w:line="360" w:lineRule="auto"/>
        <w:jc w:val="both"/>
        <w:rPr>
          <w:rFonts w:ascii="Times New Roman" w:hAnsi="Times New Roman" w:cs="Times New Roman"/>
          <w:color w:val="00B050"/>
          <w:sz w:val="24"/>
          <w:szCs w:val="24"/>
        </w:rPr>
      </w:pPr>
    </w:p>
    <w:p w14:paraId="570FA258" w14:textId="2D35B48D" w:rsidR="00F7093F" w:rsidRPr="00CB0074" w:rsidRDefault="00F7093F" w:rsidP="00F7093F">
      <w:pPr>
        <w:spacing w:after="0" w:line="360" w:lineRule="auto"/>
        <w:jc w:val="both"/>
        <w:rPr>
          <w:rFonts w:ascii="Times New Roman" w:hAnsi="Times New Roman" w:cs="Times New Roman"/>
          <w:i/>
          <w:iCs/>
          <w:color w:val="00B050"/>
          <w:sz w:val="24"/>
          <w:szCs w:val="24"/>
        </w:rPr>
      </w:pPr>
      <w:r w:rsidRPr="00CB0074">
        <w:rPr>
          <w:rFonts w:ascii="Times New Roman" w:hAnsi="Times New Roman" w:cs="Times New Roman"/>
          <w:b/>
          <w:bCs/>
          <w:i/>
          <w:iCs/>
          <w:color w:val="00B050"/>
          <w:sz w:val="24"/>
          <w:szCs w:val="24"/>
        </w:rPr>
        <w:t>Table 2.</w:t>
      </w:r>
      <w:r w:rsidRPr="00CB0074">
        <w:rPr>
          <w:rFonts w:ascii="Times New Roman" w:hAnsi="Times New Roman" w:cs="Times New Roman"/>
          <w:i/>
          <w:iCs/>
          <w:color w:val="00B050"/>
          <w:sz w:val="24"/>
          <w:szCs w:val="24"/>
        </w:rPr>
        <w:t xml:space="preserve"> FAST/SPS parameters used for hot deformation of almost dense </w:t>
      </w:r>
      <w:proofErr w:type="spellStart"/>
      <w:r w:rsidRPr="00CB0074">
        <w:rPr>
          <w:rFonts w:ascii="Times New Roman" w:hAnsi="Times New Roman" w:cs="Times New Roman"/>
          <w:i/>
          <w:iCs/>
          <w:color w:val="00B050"/>
          <w:sz w:val="24"/>
          <w:szCs w:val="24"/>
        </w:rPr>
        <w:t>Nd</w:t>
      </w:r>
      <w:proofErr w:type="spellEnd"/>
      <w:r w:rsidRPr="00CB0074">
        <w:rPr>
          <w:rFonts w:ascii="Times New Roman" w:hAnsi="Times New Roman" w:cs="Times New Roman"/>
          <w:i/>
          <w:iCs/>
          <w:color w:val="00B050"/>
          <w:sz w:val="24"/>
          <w:szCs w:val="24"/>
        </w:rPr>
        <w:t>-Fe-B samples (</w:t>
      </w:r>
      <w:proofErr w:type="spellStart"/>
      <w:r w:rsidRPr="00CB0074">
        <w:rPr>
          <w:rFonts w:ascii="Times New Roman" w:hAnsi="Times New Roman" w:cs="Times New Roman"/>
          <w:i/>
          <w:iCs/>
          <w:color w:val="00B050"/>
          <w:sz w:val="24"/>
          <w:szCs w:val="24"/>
        </w:rPr>
        <w:t>xxx°C</w:t>
      </w:r>
      <w:proofErr w:type="spellEnd"/>
      <w:r w:rsidRPr="00CB0074">
        <w:rPr>
          <w:rFonts w:ascii="Times New Roman" w:hAnsi="Times New Roman" w:cs="Times New Roman"/>
          <w:i/>
          <w:iCs/>
          <w:color w:val="00B050"/>
          <w:sz w:val="24"/>
          <w:szCs w:val="24"/>
        </w:rPr>
        <w:t xml:space="preserve">, 45 MPa, xx min). </w:t>
      </w:r>
      <w:r w:rsidRPr="00CB0074">
        <w:rPr>
          <w:rFonts w:ascii="Times New Roman" w:hAnsi="Times New Roman" w:cs="Times New Roman"/>
          <w:bCs/>
          <w:i/>
          <w:iCs/>
          <w:color w:val="00B050"/>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CB0074" w:rsidRPr="00CB0074" w14:paraId="4A15B4A7" w14:textId="77777777" w:rsidTr="00BC03A8">
        <w:tc>
          <w:tcPr>
            <w:tcW w:w="1173" w:type="dxa"/>
            <w:tcBorders>
              <w:top w:val="single" w:sz="4" w:space="0" w:color="auto"/>
              <w:left w:val="nil"/>
              <w:bottom w:val="single" w:sz="4" w:space="0" w:color="auto"/>
              <w:right w:val="nil"/>
            </w:tcBorders>
          </w:tcPr>
          <w:p w14:paraId="0DD3DC05" w14:textId="77777777" w:rsidR="00F7093F" w:rsidRPr="00CB0074" w:rsidRDefault="00F7093F" w:rsidP="00BC03A8">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Sample code</w:t>
            </w:r>
          </w:p>
        </w:tc>
        <w:tc>
          <w:tcPr>
            <w:tcW w:w="1172" w:type="dxa"/>
            <w:tcBorders>
              <w:top w:val="single" w:sz="4" w:space="0" w:color="auto"/>
              <w:left w:val="nil"/>
              <w:bottom w:val="single" w:sz="4" w:space="0" w:color="auto"/>
              <w:right w:val="nil"/>
            </w:tcBorders>
          </w:tcPr>
          <w:p w14:paraId="13AC5B53"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Heating rate [K/min]</w:t>
            </w:r>
          </w:p>
        </w:tc>
        <w:tc>
          <w:tcPr>
            <w:tcW w:w="1173" w:type="dxa"/>
            <w:tcBorders>
              <w:top w:val="single" w:sz="4" w:space="0" w:color="auto"/>
              <w:left w:val="nil"/>
              <w:bottom w:val="single" w:sz="4" w:space="0" w:color="auto"/>
              <w:right w:val="nil"/>
            </w:tcBorders>
          </w:tcPr>
          <w:p w14:paraId="563838C5"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Max. tempera-</w:t>
            </w:r>
            <w:proofErr w:type="spellStart"/>
            <w:r w:rsidRPr="00CB0074">
              <w:rPr>
                <w:rFonts w:ascii="Times New Roman" w:hAnsi="Times New Roman" w:cs="Times New Roman"/>
                <w:color w:val="00B050"/>
                <w:sz w:val="20"/>
                <w:szCs w:val="20"/>
              </w:rPr>
              <w:t>ture</w:t>
            </w:r>
            <w:proofErr w:type="spellEnd"/>
          </w:p>
          <w:p w14:paraId="45E6D18E"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[°C]</w:t>
            </w:r>
          </w:p>
        </w:tc>
        <w:tc>
          <w:tcPr>
            <w:tcW w:w="1172" w:type="dxa"/>
            <w:tcBorders>
              <w:top w:val="single" w:sz="4" w:space="0" w:color="auto"/>
              <w:left w:val="nil"/>
              <w:bottom w:val="single" w:sz="4" w:space="0" w:color="auto"/>
              <w:right w:val="nil"/>
            </w:tcBorders>
          </w:tcPr>
          <w:p w14:paraId="43021552"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Pressure</w:t>
            </w:r>
          </w:p>
          <w:p w14:paraId="41F8B15F"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[MPa]</w:t>
            </w:r>
          </w:p>
        </w:tc>
        <w:tc>
          <w:tcPr>
            <w:tcW w:w="1174" w:type="dxa"/>
            <w:tcBorders>
              <w:top w:val="single" w:sz="4" w:space="0" w:color="auto"/>
              <w:left w:val="nil"/>
              <w:bottom w:val="single" w:sz="4" w:space="0" w:color="auto"/>
              <w:right w:val="nil"/>
            </w:tcBorders>
          </w:tcPr>
          <w:p w14:paraId="7CB96765"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Hold time</w:t>
            </w:r>
          </w:p>
          <w:p w14:paraId="6FC07E62"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[s]</w:t>
            </w:r>
          </w:p>
        </w:tc>
        <w:tc>
          <w:tcPr>
            <w:tcW w:w="1169" w:type="dxa"/>
            <w:tcBorders>
              <w:top w:val="single" w:sz="4" w:space="0" w:color="auto"/>
              <w:left w:val="nil"/>
              <w:bottom w:val="single" w:sz="4" w:space="0" w:color="auto"/>
              <w:right w:val="nil"/>
            </w:tcBorders>
          </w:tcPr>
          <w:p w14:paraId="46BD56A2"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Height Reduction</w:t>
            </w:r>
          </w:p>
          <w:p w14:paraId="68B16761"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w:t>
            </w:r>
          </w:p>
        </w:tc>
        <w:tc>
          <w:tcPr>
            <w:tcW w:w="1169" w:type="dxa"/>
            <w:tcBorders>
              <w:top w:val="single" w:sz="4" w:space="0" w:color="auto"/>
              <w:left w:val="nil"/>
              <w:bottom w:val="single" w:sz="4" w:space="0" w:color="auto"/>
              <w:right w:val="nil"/>
            </w:tcBorders>
          </w:tcPr>
          <w:p w14:paraId="78D7EEF8"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Relative Density</w:t>
            </w:r>
          </w:p>
          <w:p w14:paraId="0EF78E2B" w14:textId="77777777" w:rsidR="00F7093F" w:rsidRPr="00CB0074" w:rsidRDefault="00F7093F" w:rsidP="00BC03A8">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w:t>
            </w:r>
          </w:p>
        </w:tc>
      </w:tr>
      <w:tr w:rsidR="00CB0074" w:rsidRPr="00CB0074" w14:paraId="3F0E5489" w14:textId="77777777" w:rsidTr="00BC03A8">
        <w:tc>
          <w:tcPr>
            <w:tcW w:w="1173" w:type="dxa"/>
            <w:tcBorders>
              <w:top w:val="single" w:sz="4" w:space="0" w:color="auto"/>
              <w:left w:val="nil"/>
              <w:bottom w:val="nil"/>
              <w:right w:val="nil"/>
            </w:tcBorders>
            <w:shd w:val="clear" w:color="auto" w:fill="FFFFFF" w:themeFill="background1"/>
          </w:tcPr>
          <w:p w14:paraId="3DC04AE0" w14:textId="62970106" w:rsidR="00F7093F" w:rsidRPr="00CB0074" w:rsidRDefault="00F7093F" w:rsidP="00BC03A8">
            <w:pPr>
              <w:spacing w:line="360" w:lineRule="auto"/>
              <w:jc w:val="both"/>
              <w:rPr>
                <w:rFonts w:ascii="Times New Roman" w:hAnsi="Times New Roman" w:cs="Times New Roman"/>
                <w:color w:val="00B050"/>
                <w:sz w:val="20"/>
                <w:szCs w:val="20"/>
              </w:rPr>
            </w:pPr>
          </w:p>
        </w:tc>
        <w:tc>
          <w:tcPr>
            <w:tcW w:w="1172" w:type="dxa"/>
            <w:tcBorders>
              <w:top w:val="single" w:sz="4" w:space="0" w:color="auto"/>
              <w:left w:val="nil"/>
              <w:bottom w:val="nil"/>
              <w:right w:val="nil"/>
            </w:tcBorders>
            <w:shd w:val="clear" w:color="auto" w:fill="FFFFFF" w:themeFill="background1"/>
          </w:tcPr>
          <w:p w14:paraId="150555E9" w14:textId="7A6DD526" w:rsidR="00F7093F" w:rsidRPr="00CB0074" w:rsidRDefault="00F7093F" w:rsidP="00BC03A8">
            <w:pPr>
              <w:spacing w:line="360" w:lineRule="auto"/>
              <w:jc w:val="center"/>
              <w:rPr>
                <w:rFonts w:ascii="Times New Roman" w:hAnsi="Times New Roman" w:cs="Times New Roman"/>
                <w:color w:val="00B050"/>
                <w:sz w:val="20"/>
                <w:szCs w:val="20"/>
              </w:rPr>
            </w:pPr>
          </w:p>
        </w:tc>
        <w:tc>
          <w:tcPr>
            <w:tcW w:w="1173" w:type="dxa"/>
            <w:tcBorders>
              <w:top w:val="single" w:sz="4" w:space="0" w:color="auto"/>
              <w:left w:val="nil"/>
              <w:bottom w:val="nil"/>
              <w:right w:val="nil"/>
            </w:tcBorders>
            <w:shd w:val="clear" w:color="auto" w:fill="FFFFFF" w:themeFill="background1"/>
          </w:tcPr>
          <w:p w14:paraId="08BD79A7" w14:textId="539E4946" w:rsidR="00F7093F" w:rsidRPr="00CB0074" w:rsidRDefault="00F7093F" w:rsidP="00BC03A8">
            <w:pPr>
              <w:spacing w:line="360" w:lineRule="auto"/>
              <w:jc w:val="center"/>
              <w:rPr>
                <w:rFonts w:ascii="Times New Roman" w:hAnsi="Times New Roman" w:cs="Times New Roman"/>
                <w:color w:val="00B050"/>
                <w:sz w:val="20"/>
                <w:szCs w:val="20"/>
              </w:rPr>
            </w:pPr>
          </w:p>
        </w:tc>
        <w:tc>
          <w:tcPr>
            <w:tcW w:w="1172" w:type="dxa"/>
            <w:tcBorders>
              <w:top w:val="single" w:sz="4" w:space="0" w:color="auto"/>
              <w:left w:val="nil"/>
              <w:bottom w:val="nil"/>
              <w:right w:val="nil"/>
            </w:tcBorders>
            <w:shd w:val="clear" w:color="auto" w:fill="FFFFFF" w:themeFill="background1"/>
          </w:tcPr>
          <w:p w14:paraId="67F0C35F" w14:textId="0A3CA54E" w:rsidR="00F7093F" w:rsidRPr="00CB0074" w:rsidRDefault="00F7093F" w:rsidP="00BC03A8">
            <w:pPr>
              <w:spacing w:line="360" w:lineRule="auto"/>
              <w:jc w:val="center"/>
              <w:rPr>
                <w:rFonts w:ascii="Times New Roman" w:hAnsi="Times New Roman" w:cs="Times New Roman"/>
                <w:color w:val="00B050"/>
                <w:sz w:val="20"/>
                <w:szCs w:val="20"/>
              </w:rPr>
            </w:pPr>
          </w:p>
        </w:tc>
        <w:tc>
          <w:tcPr>
            <w:tcW w:w="1174" w:type="dxa"/>
            <w:tcBorders>
              <w:top w:val="single" w:sz="4" w:space="0" w:color="auto"/>
              <w:left w:val="nil"/>
              <w:bottom w:val="nil"/>
              <w:right w:val="nil"/>
            </w:tcBorders>
            <w:shd w:val="clear" w:color="auto" w:fill="FFFFFF" w:themeFill="background1"/>
          </w:tcPr>
          <w:p w14:paraId="1A840D33" w14:textId="6E8F4AFC"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single" w:sz="4" w:space="0" w:color="auto"/>
              <w:left w:val="nil"/>
              <w:bottom w:val="nil"/>
              <w:right w:val="nil"/>
            </w:tcBorders>
            <w:shd w:val="clear" w:color="auto" w:fill="FFFFFF" w:themeFill="background1"/>
          </w:tcPr>
          <w:p w14:paraId="56FB1067" w14:textId="6F2B6359"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single" w:sz="4" w:space="0" w:color="auto"/>
              <w:left w:val="nil"/>
              <w:bottom w:val="nil"/>
              <w:right w:val="nil"/>
            </w:tcBorders>
            <w:shd w:val="clear" w:color="auto" w:fill="FFFFFF" w:themeFill="background1"/>
          </w:tcPr>
          <w:p w14:paraId="78B12611" w14:textId="005C4763" w:rsidR="00F7093F" w:rsidRPr="00CB0074" w:rsidRDefault="00F7093F" w:rsidP="00BC03A8">
            <w:pPr>
              <w:spacing w:line="360" w:lineRule="auto"/>
              <w:jc w:val="center"/>
              <w:rPr>
                <w:rFonts w:ascii="Times New Roman" w:hAnsi="Times New Roman" w:cs="Times New Roman"/>
                <w:color w:val="00B050"/>
                <w:sz w:val="20"/>
                <w:szCs w:val="20"/>
              </w:rPr>
            </w:pPr>
          </w:p>
        </w:tc>
      </w:tr>
      <w:tr w:rsidR="00CB0074" w:rsidRPr="00CB0074" w14:paraId="2A148603" w14:textId="77777777" w:rsidTr="00BC03A8">
        <w:tc>
          <w:tcPr>
            <w:tcW w:w="1173" w:type="dxa"/>
            <w:tcBorders>
              <w:top w:val="nil"/>
              <w:left w:val="nil"/>
              <w:bottom w:val="nil"/>
              <w:right w:val="nil"/>
            </w:tcBorders>
            <w:shd w:val="clear" w:color="auto" w:fill="FFFFFF" w:themeFill="background1"/>
          </w:tcPr>
          <w:p w14:paraId="23CDD713" w14:textId="7E94FD2D" w:rsidR="00F7093F" w:rsidRPr="00CB0074" w:rsidRDefault="00F7093F" w:rsidP="00BC03A8">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2AC0BC6F" w14:textId="6901A147" w:rsidR="00F7093F" w:rsidRPr="00CB0074" w:rsidRDefault="00F7093F" w:rsidP="00BC03A8">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3F09C192" w14:textId="294C23AE" w:rsidR="00F7093F" w:rsidRPr="00CB0074" w:rsidRDefault="00F7093F" w:rsidP="00BC03A8">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7453D04F" w14:textId="441308F9" w:rsidR="00F7093F" w:rsidRPr="00CB0074" w:rsidRDefault="00F7093F" w:rsidP="00BC03A8">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4E6B5179" w14:textId="635B63DD"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062162A8" w14:textId="1DF88D8F"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49D27663" w14:textId="560F2483" w:rsidR="00F7093F" w:rsidRPr="00CB0074" w:rsidRDefault="00F7093F" w:rsidP="00BC03A8">
            <w:pPr>
              <w:spacing w:line="360" w:lineRule="auto"/>
              <w:jc w:val="center"/>
              <w:rPr>
                <w:rFonts w:ascii="Times New Roman" w:hAnsi="Times New Roman" w:cs="Times New Roman"/>
                <w:color w:val="00B050"/>
                <w:sz w:val="20"/>
                <w:szCs w:val="20"/>
              </w:rPr>
            </w:pPr>
          </w:p>
        </w:tc>
      </w:tr>
      <w:tr w:rsidR="00CB0074" w:rsidRPr="00CB0074" w14:paraId="4C2B14CD" w14:textId="77777777" w:rsidTr="00BC03A8">
        <w:tc>
          <w:tcPr>
            <w:tcW w:w="1173" w:type="dxa"/>
            <w:tcBorders>
              <w:top w:val="nil"/>
              <w:left w:val="nil"/>
              <w:bottom w:val="nil"/>
              <w:right w:val="nil"/>
            </w:tcBorders>
            <w:shd w:val="clear" w:color="auto" w:fill="FFFFFF" w:themeFill="background1"/>
          </w:tcPr>
          <w:p w14:paraId="7065F6F4" w14:textId="7095B214" w:rsidR="00F7093F" w:rsidRPr="00CB0074" w:rsidRDefault="00F7093F" w:rsidP="00BC03A8">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12BFF4FD" w14:textId="3AEEA751" w:rsidR="00F7093F" w:rsidRPr="00CB0074" w:rsidRDefault="00F7093F" w:rsidP="00BC03A8">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69265B9C" w14:textId="0F07D7CE" w:rsidR="00F7093F" w:rsidRPr="00CB0074" w:rsidRDefault="00F7093F" w:rsidP="00BC03A8">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7F95575E" w14:textId="1F68B581" w:rsidR="00F7093F" w:rsidRPr="00CB0074" w:rsidRDefault="00F7093F" w:rsidP="00BC03A8">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1F45C057" w14:textId="4E8D57A8"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51F08193" w14:textId="040F005B"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12A7D88B" w14:textId="34C1A621" w:rsidR="00F7093F" w:rsidRPr="00CB0074" w:rsidRDefault="00F7093F" w:rsidP="00BC03A8">
            <w:pPr>
              <w:spacing w:line="360" w:lineRule="auto"/>
              <w:jc w:val="center"/>
              <w:rPr>
                <w:rFonts w:ascii="Times New Roman" w:hAnsi="Times New Roman" w:cs="Times New Roman"/>
                <w:color w:val="00B050"/>
                <w:sz w:val="20"/>
                <w:szCs w:val="20"/>
              </w:rPr>
            </w:pPr>
          </w:p>
        </w:tc>
      </w:tr>
      <w:tr w:rsidR="00CB0074" w:rsidRPr="00CB0074" w14:paraId="43C4128E" w14:textId="77777777" w:rsidTr="00BC03A8">
        <w:tc>
          <w:tcPr>
            <w:tcW w:w="1173" w:type="dxa"/>
            <w:tcBorders>
              <w:top w:val="nil"/>
              <w:left w:val="nil"/>
              <w:bottom w:val="nil"/>
              <w:right w:val="nil"/>
            </w:tcBorders>
            <w:shd w:val="clear" w:color="auto" w:fill="FFFFFF" w:themeFill="background1"/>
          </w:tcPr>
          <w:p w14:paraId="2BC9E12E" w14:textId="7C8FB6D0" w:rsidR="00F7093F" w:rsidRPr="00CB0074" w:rsidRDefault="00F7093F" w:rsidP="00BC03A8">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7AD059FB" w14:textId="60BAE27D" w:rsidR="00F7093F" w:rsidRPr="00CB0074" w:rsidRDefault="00F7093F" w:rsidP="00BC03A8">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2618DBD6" w14:textId="315338E8" w:rsidR="00F7093F" w:rsidRPr="00CB0074" w:rsidRDefault="00F7093F" w:rsidP="00BC03A8">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22B658B7" w14:textId="1E4AA972" w:rsidR="00F7093F" w:rsidRPr="00CB0074" w:rsidRDefault="00F7093F" w:rsidP="00BC03A8">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48763241" w14:textId="04AA8F5E"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7972D647" w14:textId="05540E05"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45936CDC" w14:textId="39DD996F" w:rsidR="00F7093F" w:rsidRPr="00CB0074" w:rsidRDefault="00F7093F" w:rsidP="00BC03A8">
            <w:pPr>
              <w:spacing w:line="360" w:lineRule="auto"/>
              <w:jc w:val="center"/>
              <w:rPr>
                <w:rFonts w:ascii="Times New Roman" w:hAnsi="Times New Roman" w:cs="Times New Roman"/>
                <w:color w:val="00B050"/>
                <w:sz w:val="20"/>
                <w:szCs w:val="20"/>
              </w:rPr>
            </w:pPr>
          </w:p>
        </w:tc>
      </w:tr>
      <w:tr w:rsidR="00CB0074" w:rsidRPr="00CB0074" w14:paraId="74F8671E" w14:textId="77777777" w:rsidTr="00BC03A8">
        <w:tc>
          <w:tcPr>
            <w:tcW w:w="1173" w:type="dxa"/>
            <w:tcBorders>
              <w:top w:val="nil"/>
              <w:left w:val="nil"/>
              <w:bottom w:val="nil"/>
              <w:right w:val="nil"/>
            </w:tcBorders>
            <w:shd w:val="clear" w:color="auto" w:fill="FFFFFF" w:themeFill="background1"/>
          </w:tcPr>
          <w:p w14:paraId="5408BB3C" w14:textId="2E63C9CC" w:rsidR="00F7093F" w:rsidRPr="00CB0074" w:rsidRDefault="00F7093F" w:rsidP="00BC03A8">
            <w:pPr>
              <w:spacing w:line="360" w:lineRule="auto"/>
              <w:jc w:val="both"/>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6E03CAFB" w14:textId="364FCC77" w:rsidR="00F7093F" w:rsidRPr="00CB0074" w:rsidRDefault="00F7093F" w:rsidP="00BC03A8">
            <w:pPr>
              <w:spacing w:line="360" w:lineRule="auto"/>
              <w:jc w:val="center"/>
              <w:rPr>
                <w:rFonts w:ascii="Times New Roman" w:hAnsi="Times New Roman" w:cs="Times New Roman"/>
                <w:color w:val="00B050"/>
                <w:sz w:val="20"/>
                <w:szCs w:val="20"/>
              </w:rPr>
            </w:pPr>
          </w:p>
        </w:tc>
        <w:tc>
          <w:tcPr>
            <w:tcW w:w="1173" w:type="dxa"/>
            <w:tcBorders>
              <w:top w:val="nil"/>
              <w:left w:val="nil"/>
              <w:bottom w:val="nil"/>
              <w:right w:val="nil"/>
            </w:tcBorders>
            <w:shd w:val="clear" w:color="auto" w:fill="FFFFFF" w:themeFill="background1"/>
          </w:tcPr>
          <w:p w14:paraId="228EE563" w14:textId="2438E903" w:rsidR="00F7093F" w:rsidRPr="00CB0074" w:rsidRDefault="00F7093F" w:rsidP="00BC03A8">
            <w:pPr>
              <w:spacing w:line="360" w:lineRule="auto"/>
              <w:jc w:val="center"/>
              <w:rPr>
                <w:rFonts w:ascii="Times New Roman" w:hAnsi="Times New Roman" w:cs="Times New Roman"/>
                <w:color w:val="00B050"/>
                <w:sz w:val="20"/>
                <w:szCs w:val="20"/>
              </w:rPr>
            </w:pPr>
          </w:p>
        </w:tc>
        <w:tc>
          <w:tcPr>
            <w:tcW w:w="1172" w:type="dxa"/>
            <w:tcBorders>
              <w:top w:val="nil"/>
              <w:left w:val="nil"/>
              <w:bottom w:val="nil"/>
              <w:right w:val="nil"/>
            </w:tcBorders>
            <w:shd w:val="clear" w:color="auto" w:fill="FFFFFF" w:themeFill="background1"/>
          </w:tcPr>
          <w:p w14:paraId="5F02D783" w14:textId="34E0841C" w:rsidR="00F7093F" w:rsidRPr="00CB0074" w:rsidRDefault="00F7093F" w:rsidP="00BC03A8">
            <w:pPr>
              <w:spacing w:line="360" w:lineRule="auto"/>
              <w:jc w:val="center"/>
              <w:rPr>
                <w:rFonts w:ascii="Times New Roman" w:hAnsi="Times New Roman" w:cs="Times New Roman"/>
                <w:color w:val="00B050"/>
                <w:sz w:val="20"/>
                <w:szCs w:val="20"/>
              </w:rPr>
            </w:pPr>
          </w:p>
        </w:tc>
        <w:tc>
          <w:tcPr>
            <w:tcW w:w="1174" w:type="dxa"/>
            <w:tcBorders>
              <w:top w:val="nil"/>
              <w:left w:val="nil"/>
              <w:bottom w:val="nil"/>
              <w:right w:val="nil"/>
            </w:tcBorders>
            <w:shd w:val="clear" w:color="auto" w:fill="FFFFFF" w:themeFill="background1"/>
          </w:tcPr>
          <w:p w14:paraId="0B12A08C" w14:textId="44C42C33"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64A5DA2C" w14:textId="398F2D28"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nil"/>
              <w:right w:val="nil"/>
            </w:tcBorders>
            <w:shd w:val="clear" w:color="auto" w:fill="FFFFFF" w:themeFill="background1"/>
          </w:tcPr>
          <w:p w14:paraId="49AFB67B" w14:textId="30654EDC" w:rsidR="00F7093F" w:rsidRPr="00CB0074" w:rsidRDefault="00F7093F" w:rsidP="00BC03A8">
            <w:pPr>
              <w:spacing w:line="360" w:lineRule="auto"/>
              <w:jc w:val="center"/>
              <w:rPr>
                <w:rFonts w:ascii="Times New Roman" w:hAnsi="Times New Roman" w:cs="Times New Roman"/>
                <w:color w:val="00B050"/>
                <w:sz w:val="20"/>
                <w:szCs w:val="20"/>
              </w:rPr>
            </w:pPr>
          </w:p>
        </w:tc>
      </w:tr>
      <w:tr w:rsidR="00CB0074" w:rsidRPr="00CB0074" w14:paraId="74D1404B" w14:textId="77777777" w:rsidTr="00BC03A8">
        <w:tc>
          <w:tcPr>
            <w:tcW w:w="1173" w:type="dxa"/>
            <w:tcBorders>
              <w:top w:val="nil"/>
              <w:left w:val="nil"/>
              <w:bottom w:val="single" w:sz="4" w:space="0" w:color="auto"/>
              <w:right w:val="nil"/>
            </w:tcBorders>
            <w:shd w:val="clear" w:color="auto" w:fill="FFFFFF" w:themeFill="background1"/>
          </w:tcPr>
          <w:p w14:paraId="7898F350" w14:textId="660C3864" w:rsidR="00F7093F" w:rsidRPr="00CB0074" w:rsidRDefault="00F7093F" w:rsidP="00BC03A8">
            <w:pPr>
              <w:spacing w:line="360" w:lineRule="auto"/>
              <w:jc w:val="both"/>
              <w:rPr>
                <w:rFonts w:ascii="Times New Roman" w:hAnsi="Times New Roman" w:cs="Times New Roman"/>
                <w:color w:val="00B050"/>
                <w:sz w:val="20"/>
                <w:szCs w:val="20"/>
              </w:rPr>
            </w:pPr>
          </w:p>
        </w:tc>
        <w:tc>
          <w:tcPr>
            <w:tcW w:w="1172" w:type="dxa"/>
            <w:tcBorders>
              <w:top w:val="nil"/>
              <w:left w:val="nil"/>
              <w:bottom w:val="single" w:sz="4" w:space="0" w:color="auto"/>
              <w:right w:val="nil"/>
            </w:tcBorders>
            <w:shd w:val="clear" w:color="auto" w:fill="FFFFFF" w:themeFill="background1"/>
          </w:tcPr>
          <w:p w14:paraId="1EBB495D" w14:textId="62D02444" w:rsidR="00F7093F" w:rsidRPr="00CB0074" w:rsidRDefault="00F7093F" w:rsidP="00BC03A8">
            <w:pPr>
              <w:spacing w:line="360" w:lineRule="auto"/>
              <w:jc w:val="center"/>
              <w:rPr>
                <w:rFonts w:ascii="Times New Roman" w:hAnsi="Times New Roman" w:cs="Times New Roman"/>
                <w:color w:val="00B050"/>
                <w:sz w:val="20"/>
                <w:szCs w:val="20"/>
              </w:rPr>
            </w:pPr>
          </w:p>
        </w:tc>
        <w:tc>
          <w:tcPr>
            <w:tcW w:w="1173" w:type="dxa"/>
            <w:tcBorders>
              <w:top w:val="nil"/>
              <w:left w:val="nil"/>
              <w:bottom w:val="single" w:sz="4" w:space="0" w:color="auto"/>
              <w:right w:val="nil"/>
            </w:tcBorders>
            <w:shd w:val="clear" w:color="auto" w:fill="FFFFFF" w:themeFill="background1"/>
          </w:tcPr>
          <w:p w14:paraId="11FA2DA9" w14:textId="62549B21" w:rsidR="00F7093F" w:rsidRPr="00CB0074" w:rsidRDefault="00F7093F" w:rsidP="00BC03A8">
            <w:pPr>
              <w:spacing w:line="360" w:lineRule="auto"/>
              <w:jc w:val="center"/>
              <w:rPr>
                <w:rFonts w:ascii="Times New Roman" w:hAnsi="Times New Roman" w:cs="Times New Roman"/>
                <w:color w:val="00B050"/>
                <w:sz w:val="20"/>
                <w:szCs w:val="20"/>
              </w:rPr>
            </w:pPr>
          </w:p>
        </w:tc>
        <w:tc>
          <w:tcPr>
            <w:tcW w:w="1172" w:type="dxa"/>
            <w:tcBorders>
              <w:top w:val="nil"/>
              <w:left w:val="nil"/>
              <w:bottom w:val="single" w:sz="4" w:space="0" w:color="auto"/>
              <w:right w:val="nil"/>
            </w:tcBorders>
            <w:shd w:val="clear" w:color="auto" w:fill="FFFFFF" w:themeFill="background1"/>
          </w:tcPr>
          <w:p w14:paraId="45B65AB3" w14:textId="51130932" w:rsidR="00F7093F" w:rsidRPr="00CB0074" w:rsidRDefault="00F7093F" w:rsidP="00BC03A8">
            <w:pPr>
              <w:spacing w:line="360" w:lineRule="auto"/>
              <w:jc w:val="center"/>
              <w:rPr>
                <w:rFonts w:ascii="Times New Roman" w:hAnsi="Times New Roman" w:cs="Times New Roman"/>
                <w:color w:val="00B050"/>
                <w:sz w:val="20"/>
                <w:szCs w:val="20"/>
              </w:rPr>
            </w:pPr>
          </w:p>
        </w:tc>
        <w:tc>
          <w:tcPr>
            <w:tcW w:w="1174" w:type="dxa"/>
            <w:tcBorders>
              <w:top w:val="nil"/>
              <w:left w:val="nil"/>
              <w:bottom w:val="single" w:sz="4" w:space="0" w:color="auto"/>
              <w:right w:val="nil"/>
            </w:tcBorders>
            <w:shd w:val="clear" w:color="auto" w:fill="FFFFFF" w:themeFill="background1"/>
          </w:tcPr>
          <w:p w14:paraId="7FC2689A" w14:textId="348AEF81"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single" w:sz="4" w:space="0" w:color="auto"/>
              <w:right w:val="nil"/>
            </w:tcBorders>
            <w:shd w:val="clear" w:color="auto" w:fill="FFFFFF" w:themeFill="background1"/>
          </w:tcPr>
          <w:p w14:paraId="6033EB82" w14:textId="78DC3FDD" w:rsidR="00F7093F" w:rsidRPr="00CB0074" w:rsidRDefault="00F7093F" w:rsidP="00BC03A8">
            <w:pPr>
              <w:spacing w:line="360" w:lineRule="auto"/>
              <w:jc w:val="center"/>
              <w:rPr>
                <w:rFonts w:ascii="Times New Roman" w:hAnsi="Times New Roman" w:cs="Times New Roman"/>
                <w:color w:val="00B050"/>
                <w:sz w:val="20"/>
                <w:szCs w:val="20"/>
              </w:rPr>
            </w:pPr>
          </w:p>
        </w:tc>
        <w:tc>
          <w:tcPr>
            <w:tcW w:w="1169" w:type="dxa"/>
            <w:tcBorders>
              <w:top w:val="nil"/>
              <w:left w:val="nil"/>
              <w:bottom w:val="single" w:sz="4" w:space="0" w:color="auto"/>
              <w:right w:val="nil"/>
            </w:tcBorders>
            <w:shd w:val="clear" w:color="auto" w:fill="FFFFFF" w:themeFill="background1"/>
          </w:tcPr>
          <w:p w14:paraId="42DEB4F7" w14:textId="45416569" w:rsidR="00F7093F" w:rsidRPr="00CB0074" w:rsidRDefault="00F7093F" w:rsidP="00BC03A8">
            <w:pPr>
              <w:spacing w:line="360" w:lineRule="auto"/>
              <w:jc w:val="center"/>
              <w:rPr>
                <w:rFonts w:ascii="Times New Roman" w:hAnsi="Times New Roman" w:cs="Times New Roman"/>
                <w:color w:val="00B050"/>
                <w:sz w:val="20"/>
                <w:szCs w:val="20"/>
              </w:rPr>
            </w:pPr>
          </w:p>
        </w:tc>
      </w:tr>
    </w:tbl>
    <w:p w14:paraId="1A9C71E9" w14:textId="77777777" w:rsidR="00F7093F" w:rsidRPr="00CB0074" w:rsidRDefault="00F7093F" w:rsidP="00F7093F">
      <w:pPr>
        <w:spacing w:after="0" w:line="360" w:lineRule="auto"/>
        <w:jc w:val="both"/>
        <w:rPr>
          <w:rFonts w:ascii="Times New Roman" w:hAnsi="Times New Roman" w:cs="Times New Roman"/>
          <w:color w:val="00B050"/>
          <w:sz w:val="24"/>
          <w:szCs w:val="24"/>
        </w:rPr>
      </w:pPr>
    </w:p>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2.3. Hot deformation via Flash SPS</w:t>
      </w:r>
    </w:p>
    <w:p w14:paraId="4EFE5846" w14:textId="54C68E62"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samples </w:t>
      </w:r>
      <w:r w:rsidR="001D187A">
        <w:rPr>
          <w:rFonts w:ascii="Times New Roman" w:hAnsi="Times New Roman" w:cs="Times New Roman"/>
          <w:sz w:val="24"/>
          <w:szCs w:val="24"/>
        </w:rPr>
        <w:t xml:space="preserve">pre-sintered by FAST/SPS at 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w:t>
      </w:r>
      <w:r w:rsidR="003F4A76">
        <w:rPr>
          <w:rFonts w:ascii="Times New Roman" w:hAnsi="Times New Roman" w:cs="Times New Roman"/>
          <w:sz w:val="24"/>
          <w:szCs w:val="24"/>
        </w:rPr>
        <w:t>again</w:t>
      </w:r>
      <w:r w:rsidR="00E50560" w:rsidRPr="00E50560">
        <w:rPr>
          <w:rFonts w:ascii="Times New Roman" w:hAnsi="Times New Roman" w:cs="Times New Roman"/>
          <w:sz w:val="24"/>
          <w:szCs w:val="24"/>
        </w:rPr>
        <w:t xml:space="preserv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compacts. Pre-heating was done below the melting temperature of a Nd-rich liquid phase, which is reported in literature to appear above 655°C [</w:t>
      </w:r>
      <w:proofErr w:type="spellStart"/>
      <w:r w:rsidR="00832A8E" w:rsidRPr="00832A8E">
        <w:rPr>
          <w:rFonts w:ascii="Times New Roman" w:hAnsi="Times New Roman" w:cs="Times New Roman"/>
          <w:b/>
          <w:bCs/>
          <w:color w:val="0000FF"/>
          <w:sz w:val="24"/>
          <w:szCs w:val="24"/>
        </w:rPr>
        <w:t>Grieb</w:t>
      </w:r>
      <w:proofErr w:type="spellEnd"/>
      <w:r w:rsidR="00832A8E" w:rsidRPr="00832A8E">
        <w:rPr>
          <w:rFonts w:ascii="Times New Roman" w:hAnsi="Times New Roman" w:cs="Times New Roman"/>
          <w:b/>
          <w:bCs/>
          <w:color w:val="0000FF"/>
          <w:sz w:val="24"/>
          <w:szCs w:val="24"/>
        </w:rPr>
        <w:t xml:space="preserve"> 1992</w:t>
      </w:r>
      <w:r w:rsidR="00E50560" w:rsidRPr="00E50560">
        <w:rPr>
          <w:rFonts w:ascii="Times New Roman" w:hAnsi="Times New Roman" w:cs="Times New Roman"/>
          <w:sz w:val="24"/>
          <w:szCs w:val="24"/>
        </w:rPr>
        <w:t xml:space="preserve">]. Formation of a liquid phase already in the pre-heating stage is expected to cause 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 xml:space="preserve">at this processing stage </w:t>
      </w:r>
      <w:r w:rsidR="00E50560" w:rsidRPr="00E50560">
        <w:rPr>
          <w:rFonts w:ascii="Times New Roman" w:hAnsi="Times New Roman" w:cs="Times New Roman"/>
          <w:sz w:val="24"/>
          <w:szCs w:val="24"/>
        </w:rPr>
        <w:t xml:space="preserve">and should be therefore avoided. In our experiments, the pre-heating temperature was controlled by a pyrometer, which was focused on the bottom of a drilling in the upper punch. The measuring range of the pyrometer used in this study limited the lower pre-heating </w:t>
      </w:r>
      <w:r w:rsidR="00E50560" w:rsidRPr="00E50560">
        <w:rPr>
          <w:rFonts w:ascii="Times New Roman" w:hAnsi="Times New Roman" w:cs="Times New Roman"/>
          <w:sz w:val="24"/>
          <w:szCs w:val="24"/>
        </w:rPr>
        <w:lastRenderedPageBreak/>
        <w:t xml:space="preserve">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3F4A76">
        <w:rPr>
          <w:rFonts w:ascii="Times New Roman" w:hAnsi="Times New Roman" w:cs="Times New Roman"/>
          <w:b/>
          <w:bCs/>
          <w:sz w:val="24"/>
          <w:szCs w:val="24"/>
        </w:rPr>
        <w:t>6</w:t>
      </w:r>
      <w:r w:rsidR="00E50560" w:rsidRPr="00E50560">
        <w:rPr>
          <w:rFonts w:ascii="Times New Roman" w:hAnsi="Times New Roman" w:cs="Times New Roman"/>
          <w:sz w:val="24"/>
          <w:szCs w:val="24"/>
        </w:rPr>
        <w:t>.</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6C925AAC"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3F4A76">
        <w:rPr>
          <w:rFonts w:ascii="Times New Roman" w:hAnsi="Times New Roman" w:cs="Times New Roman"/>
          <w:b/>
          <w:bCs/>
          <w:i/>
          <w:iCs/>
          <w:sz w:val="24"/>
          <w:szCs w:val="24"/>
        </w:rPr>
        <w:t>6</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4F07C100"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 xml:space="preserve">Table </w:t>
      </w:r>
      <w:r w:rsidR="003F4A76">
        <w:rPr>
          <w:rFonts w:ascii="Times New Roman" w:hAnsi="Times New Roman" w:cs="Times New Roman"/>
          <w:b/>
          <w:bCs/>
          <w:i/>
          <w:iCs/>
          <w:sz w:val="24"/>
          <w:szCs w:val="24"/>
        </w:rPr>
        <w:t>3</w:t>
      </w:r>
      <w:r w:rsidRPr="00F06972">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lastRenderedPageBreak/>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649A1A45"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FEG-SEM JEOL JSM-7600 device (JEOL, Japan) was used to characterize the microstructure depending on the processing conditions. Before microstructure characterization, all samples were broken into two halves. For investigation of 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52819401"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del w:id="56" w:author="Fernando Maccari" w:date="2023-11-28T14:40:00Z">
        <w:r w:rsidRPr="00771FA6" w:rsidDel="00ED4863">
          <w:rPr>
            <w:rFonts w:ascii="Times New Roman" w:hAnsi="Times New Roman" w:cs="Times New Roman"/>
            <w:sz w:val="24"/>
            <w:szCs w:val="24"/>
          </w:rPr>
          <w:delText xml:space="preserve">energy </w:delText>
        </w:r>
      </w:del>
      <w:ins w:id="57" w:author="Fernando Maccari" w:date="2023-11-28T14:40:00Z">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ins>
      <w:r w:rsidRPr="00771FA6">
        <w:rPr>
          <w:rFonts w:ascii="Times New Roman" w:hAnsi="Times New Roman" w:cs="Times New Roman"/>
          <w:sz w:val="24"/>
          <w:szCs w:val="24"/>
        </w:rPr>
        <w:t>product (BH</w:t>
      </w:r>
      <w:proofErr w:type="gramStart"/>
      <w:r w:rsidRPr="00771FA6">
        <w:rPr>
          <w:rFonts w:ascii="Times New Roman" w:hAnsi="Times New Roman" w:cs="Times New Roman"/>
          <w:sz w:val="24"/>
          <w:szCs w:val="24"/>
        </w:rPr>
        <w:t>)</w:t>
      </w:r>
      <w:r w:rsidRPr="00771FA6">
        <w:rPr>
          <w:rFonts w:ascii="Times New Roman" w:hAnsi="Times New Roman" w:cs="Times New Roman"/>
          <w:sz w:val="24"/>
          <w:szCs w:val="24"/>
          <w:vertAlign w:val="subscript"/>
        </w:rPr>
        <w:t>max</w:t>
      </w:r>
      <w:proofErr w:type="gramEnd"/>
      <w:r w:rsidRPr="00771FA6">
        <w:rPr>
          <w:rFonts w:ascii="Times New Roman" w:hAnsi="Times New Roman" w:cs="Times New Roman"/>
          <w:sz w:val="24"/>
          <w:szCs w:val="24"/>
        </w:rPr>
        <w:t xml:space="preserve"> of </w:t>
      </w:r>
      <w:proofErr w:type="spellStart"/>
      <w:r w:rsidRPr="00771FA6">
        <w:rPr>
          <w:rFonts w:ascii="Times New Roman" w:hAnsi="Times New Roman" w:cs="Times New Roman"/>
          <w:sz w:val="24"/>
          <w:szCs w:val="24"/>
        </w:rPr>
        <w:t>Nd</w:t>
      </w:r>
      <w:proofErr w:type="spellEnd"/>
      <w:r w:rsidRPr="00771FA6">
        <w:rPr>
          <w:rFonts w:ascii="Times New Roman" w:hAnsi="Times New Roman" w:cs="Times New Roman"/>
          <w:sz w:val="24"/>
          <w:szCs w:val="24"/>
        </w:rPr>
        <w:t xml:space="preserve">-Fe-B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In the latter case, it must be considered that not always MQU-F powder was used as starting material. Nevertheless, trends how field assisted sintering parameters influence final microstructure and magnetic properties are obvious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ins w:id="58" w:author="Fernando Maccari" w:date="2023-11-28T15:03:00Z">
        <w:r w:rsidR="00DF589D">
          <w:rPr>
            <w:rFonts w:ascii="Times New Roman" w:hAnsi="Times New Roman" w:cs="Times New Roman"/>
            <w:sz w:val="24"/>
            <w:szCs w:val="24"/>
          </w:rPr>
          <w:t xml:space="preserve">a </w:t>
        </w:r>
      </w:ins>
      <w:r w:rsidR="007A43D6">
        <w:rPr>
          <w:rFonts w:ascii="Times New Roman" w:hAnsi="Times New Roman" w:cs="Times New Roman"/>
          <w:sz w:val="24"/>
          <w:szCs w:val="24"/>
        </w:rPr>
        <w:t xml:space="preserve">MQU-F </w:t>
      </w:r>
      <w:del w:id="59" w:author="Fernando Maccari" w:date="2023-11-28T15:02:00Z">
        <w:r w:rsidR="007A43D6" w:rsidDel="00DF589D">
          <w:rPr>
            <w:rFonts w:ascii="Times New Roman" w:hAnsi="Times New Roman" w:cs="Times New Roman"/>
            <w:sz w:val="24"/>
            <w:szCs w:val="24"/>
          </w:rPr>
          <w:delText>starting powder and of</w:delText>
        </w:r>
      </w:del>
      <w:ins w:id="60" w:author="Fernando Maccari" w:date="2023-11-28T15:02:00Z">
        <w:r w:rsidR="00DF589D">
          <w:rPr>
            <w:rFonts w:ascii="Times New Roman" w:hAnsi="Times New Roman" w:cs="Times New Roman"/>
            <w:sz w:val="24"/>
            <w:szCs w:val="24"/>
          </w:rPr>
          <w:t>based die</w:t>
        </w:r>
      </w:ins>
      <w:ins w:id="61" w:author="Fernando Maccari" w:date="2023-11-28T15:03:00Z">
        <w:r w:rsidR="00DF589D">
          <w:rPr>
            <w:rFonts w:ascii="Times New Roman" w:hAnsi="Times New Roman" w:cs="Times New Roman"/>
            <w:sz w:val="24"/>
            <w:szCs w:val="24"/>
          </w:rPr>
          <w:t>-</w:t>
        </w:r>
      </w:ins>
      <w:proofErr w:type="spellStart"/>
      <w:ins w:id="62" w:author="Fernando Maccari" w:date="2023-11-28T15:02:00Z">
        <w:r w:rsidR="00DF589D">
          <w:rPr>
            <w:rFonts w:ascii="Times New Roman" w:hAnsi="Times New Roman" w:cs="Times New Roman"/>
            <w:sz w:val="24"/>
            <w:szCs w:val="24"/>
          </w:rPr>
          <w:t>upset</w:t>
        </w:r>
      </w:ins>
      <w:ins w:id="63" w:author="Fernando Maccari" w:date="2023-11-28T15:04:00Z">
        <w:r w:rsidR="00DF589D">
          <w:rPr>
            <w:rFonts w:ascii="Times New Roman" w:hAnsi="Times New Roman" w:cs="Times New Roman"/>
            <w:sz w:val="24"/>
            <w:szCs w:val="24"/>
          </w:rPr>
          <w:t>ted</w:t>
        </w:r>
      </w:ins>
      <w:proofErr w:type="spellEnd"/>
      <w:ins w:id="64" w:author="Fernando Maccari" w:date="2023-11-28T15:03:00Z">
        <w:r w:rsidR="00DF589D">
          <w:rPr>
            <w:rFonts w:ascii="Times New Roman" w:hAnsi="Times New Roman" w:cs="Times New Roman"/>
            <w:sz w:val="24"/>
            <w:szCs w:val="24"/>
          </w:rPr>
          <w:t xml:space="preserve"> magnets from a </w:t>
        </w:r>
      </w:ins>
      <w:del w:id="65" w:author="Fernando Maccari" w:date="2023-11-28T15:03:00Z">
        <w:r w:rsidR="007A43D6" w:rsidDel="00DF589D">
          <w:rPr>
            <w:rFonts w:ascii="Times New Roman" w:hAnsi="Times New Roman" w:cs="Times New Roman"/>
            <w:sz w:val="24"/>
            <w:szCs w:val="24"/>
          </w:rPr>
          <w:delText xml:space="preserve"> </w:delText>
        </w:r>
      </w:del>
      <w:r w:rsidR="007A43D6">
        <w:rPr>
          <w:rFonts w:ascii="Times New Roman" w:hAnsi="Times New Roman" w:cs="Times New Roman"/>
          <w:sz w:val="24"/>
          <w:szCs w:val="24"/>
        </w:rPr>
        <w:t xml:space="preserve">commercial </w:t>
      </w:r>
      <w:del w:id="66" w:author="Fernando Maccari" w:date="2023-11-28T15:07:00Z">
        <w:r w:rsidR="007A43D6" w:rsidDel="00DF589D">
          <w:rPr>
            <w:rFonts w:ascii="Times New Roman" w:hAnsi="Times New Roman" w:cs="Times New Roman"/>
            <w:sz w:val="24"/>
            <w:szCs w:val="24"/>
          </w:rPr>
          <w:delText>pump magnets</w:delText>
        </w:r>
      </w:del>
      <w:ins w:id="67" w:author="Fernando Maccari" w:date="2023-11-28T15:07:00Z">
        <w:r w:rsidR="00DF589D">
          <w:rPr>
            <w:rFonts w:ascii="Times New Roman" w:hAnsi="Times New Roman" w:cs="Times New Roman"/>
            <w:sz w:val="24"/>
            <w:szCs w:val="24"/>
          </w:rPr>
          <w:t>water pump</w:t>
        </w:r>
      </w:ins>
      <w:r w:rsidR="007A43D6">
        <w:rPr>
          <w:rFonts w:ascii="Times New Roman" w:hAnsi="Times New Roman" w:cs="Times New Roman"/>
          <w:sz w:val="24"/>
          <w:szCs w:val="24"/>
        </w:rPr>
        <w:t xml:space="preserve"> from</w:t>
      </w:r>
      <w:ins w:id="68" w:author="Fernando Maccari" w:date="2023-11-28T15:07:00Z">
        <w:r w:rsidR="00DF589D">
          <w:rPr>
            <w:rFonts w:ascii="Times New Roman" w:hAnsi="Times New Roman" w:cs="Times New Roman"/>
            <w:sz w:val="24"/>
            <w:szCs w:val="24"/>
          </w:rPr>
          <w:t xml:space="preserve"> the company</w:t>
        </w:r>
      </w:ins>
      <w:r w:rsidR="007A43D6">
        <w:rPr>
          <w:rFonts w:ascii="Times New Roman" w:hAnsi="Times New Roman" w:cs="Times New Roman"/>
          <w:sz w:val="24"/>
          <w:szCs w:val="24"/>
        </w:rPr>
        <w:t xml:space="preserve"> WILO </w:t>
      </w:r>
      <w:del w:id="69" w:author="Fernando Maccari" w:date="2023-11-28T15:03:00Z">
        <w:r w:rsidR="007A43D6" w:rsidDel="00DF589D">
          <w:rPr>
            <w:rFonts w:ascii="Times New Roman" w:hAnsi="Times New Roman" w:cs="Times New Roman"/>
            <w:sz w:val="24"/>
            <w:szCs w:val="24"/>
          </w:rPr>
          <w:delText xml:space="preserve">made by die-upsetting </w:delText>
        </w:r>
      </w:del>
      <w:r w:rsidR="007A43D6">
        <w:rPr>
          <w:rFonts w:ascii="Times New Roman" w:hAnsi="Times New Roman" w:cs="Times New Roman"/>
          <w:sz w:val="24"/>
          <w:szCs w:val="24"/>
        </w:rPr>
        <w:t xml:space="preserve">are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xml:space="preserve">, magnets should combine a </w:t>
      </w:r>
      <w:r w:rsidR="003C14DD">
        <w:rPr>
          <w:rFonts w:ascii="Times New Roman" w:hAnsi="Times New Roman" w:cs="Times New Roman"/>
          <w:sz w:val="24"/>
          <w:szCs w:val="24"/>
        </w:rPr>
        <w:lastRenderedPageBreak/>
        <w:t>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Onset of grain growth 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 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7D41D53A"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 not available).</w:t>
      </w: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280"/>
        <w:gridCol w:w="1131"/>
        <w:gridCol w:w="1132"/>
        <w:gridCol w:w="1131"/>
        <w:gridCol w:w="1132"/>
        <w:gridCol w:w="1132"/>
      </w:tblGrid>
      <w:tr w:rsidR="0039450F" w14:paraId="3B27026D" w14:textId="77777777" w:rsidTr="001B24BE">
        <w:tc>
          <w:tcPr>
            <w:tcW w:w="1483" w:type="dxa"/>
            <w:tcBorders>
              <w:top w:val="single" w:sz="4" w:space="0" w:color="auto"/>
              <w:bottom w:val="single" w:sz="4" w:space="0" w:color="auto"/>
            </w:tcBorders>
          </w:tcPr>
          <w:p w14:paraId="11765668" w14:textId="738A9569"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280" w:type="dxa"/>
            <w:tcBorders>
              <w:top w:val="single" w:sz="4" w:space="0" w:color="auto"/>
              <w:bottom w:val="single" w:sz="4" w:space="0" w:color="auto"/>
            </w:tcBorders>
          </w:tcPr>
          <w:p w14:paraId="03DD7ECC" w14:textId="7694566E" w:rsidR="0039450F" w:rsidRPr="0039450F" w:rsidRDefault="0039450F"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39450F" w:rsidRPr="0039450F" w:rsidRDefault="0039450F"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39450F" w14:paraId="219E3921" w14:textId="77777777" w:rsidTr="001B24BE">
        <w:tc>
          <w:tcPr>
            <w:tcW w:w="1483" w:type="dxa"/>
            <w:tcBorders>
              <w:top w:val="single" w:sz="4" w:space="0" w:color="auto"/>
            </w:tcBorders>
          </w:tcPr>
          <w:p w14:paraId="6294DB46" w14:textId="7839A9E6"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280" w:type="dxa"/>
            <w:tcBorders>
              <w:top w:val="single" w:sz="4" w:space="0" w:color="auto"/>
            </w:tcBorders>
          </w:tcPr>
          <w:p w14:paraId="03ACF7CE" w14:textId="2185413B"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Melt-spin</w:t>
            </w:r>
            <w:r w:rsidR="00A61326">
              <w:rPr>
                <w:rFonts w:ascii="Times New Roman" w:hAnsi="Times New Roman" w:cs="Times New Roman"/>
                <w:sz w:val="20"/>
                <w:szCs w:val="20"/>
              </w:rPr>
              <w:t>n</w:t>
            </w:r>
            <w:r>
              <w:rPr>
                <w:rFonts w:ascii="Times New Roman" w:hAnsi="Times New Roman" w:cs="Times New Roman"/>
                <w:sz w:val="20"/>
                <w:szCs w:val="20"/>
              </w:rPr>
              <w:t>ing</w:t>
            </w:r>
          </w:p>
        </w:tc>
        <w:tc>
          <w:tcPr>
            <w:tcW w:w="1131" w:type="dxa"/>
            <w:tcBorders>
              <w:top w:val="single" w:sz="4" w:space="0" w:color="auto"/>
            </w:tcBorders>
          </w:tcPr>
          <w:p w14:paraId="1DAB587A" w14:textId="6379791C"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39450F" w:rsidRPr="0039450F" w:rsidRDefault="00EC65CA"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39450F" w14:paraId="76FFBC04" w14:textId="77777777" w:rsidTr="001B24BE">
        <w:tc>
          <w:tcPr>
            <w:tcW w:w="1483" w:type="dxa"/>
            <w:shd w:val="clear" w:color="auto" w:fill="auto"/>
          </w:tcPr>
          <w:p w14:paraId="787FEB19"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lastRenderedPageBreak/>
              <w:t>Commercial magnet</w:t>
            </w:r>
          </w:p>
          <w:p w14:paraId="4E026C26" w14:textId="5E6B14C4"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Pr>
          <w:p w14:paraId="4DFBBA62" w14:textId="68ABA2DC"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r>
              <w:rPr>
                <w:rFonts w:ascii="Times New Roman" w:hAnsi="Times New Roman" w:cs="Times New Roman"/>
                <w:sz w:val="20"/>
                <w:szCs w:val="20"/>
              </w:rPr>
              <w:t>.</w:t>
            </w:r>
          </w:p>
        </w:tc>
        <w:tc>
          <w:tcPr>
            <w:tcW w:w="1131" w:type="dxa"/>
          </w:tcPr>
          <w:p w14:paraId="77759C63" w14:textId="559EA6CF"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39450F" w14:paraId="7FE46783" w14:textId="77777777" w:rsidTr="001B24BE">
        <w:tc>
          <w:tcPr>
            <w:tcW w:w="1483" w:type="dxa"/>
            <w:tcBorders>
              <w:bottom w:val="single" w:sz="4" w:space="0" w:color="auto"/>
            </w:tcBorders>
            <w:shd w:val="clear" w:color="auto" w:fill="auto"/>
          </w:tcPr>
          <w:p w14:paraId="4D08989E"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Borders>
              <w:bottom w:val="single" w:sz="4" w:space="0" w:color="auto"/>
            </w:tcBorders>
          </w:tcPr>
          <w:p w14:paraId="74F8A90D" w14:textId="4A3ACED9"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 + die upsetting</w:t>
            </w:r>
          </w:p>
        </w:tc>
        <w:tc>
          <w:tcPr>
            <w:tcW w:w="1131" w:type="dxa"/>
            <w:tcBorders>
              <w:bottom w:val="single" w:sz="4" w:space="0" w:color="auto"/>
            </w:tcBorders>
          </w:tcPr>
          <w:p w14:paraId="027A47F8" w14:textId="0117A445"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r>
              <w:rPr>
                <w:rFonts w:ascii="Times New Roman" w:hAnsi="Times New Roman" w:cs="Times New Roman"/>
                <w:sz w:val="20"/>
                <w:szCs w:val="20"/>
              </w:rPr>
              <w:t>.</w:t>
            </w:r>
          </w:p>
        </w:tc>
        <w:tc>
          <w:tcPr>
            <w:tcW w:w="1131" w:type="dxa"/>
            <w:tcBorders>
              <w:bottom w:val="single" w:sz="4" w:space="0" w:color="auto"/>
            </w:tcBorders>
          </w:tcPr>
          <w:p w14:paraId="18F62344" w14:textId="427236C7"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39450F" w14:paraId="4AE38FA7" w14:textId="77777777" w:rsidTr="001B24BE">
        <w:tc>
          <w:tcPr>
            <w:tcW w:w="1483" w:type="dxa"/>
            <w:tcBorders>
              <w:top w:val="single" w:sz="4" w:space="0" w:color="auto"/>
              <w:bottom w:val="single" w:sz="4" w:space="0" w:color="auto"/>
            </w:tcBorders>
            <w:shd w:val="clear" w:color="auto" w:fill="auto"/>
          </w:tcPr>
          <w:p w14:paraId="1D3D1147"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Leich et al.</w:t>
            </w:r>
          </w:p>
          <w:p w14:paraId="7864018D" w14:textId="785578D1"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t>
            </w:r>
            <w:r w:rsidR="00A61326">
              <w:rPr>
                <w:rFonts w:ascii="Times New Roman" w:hAnsi="Times New Roman" w:cs="Times New Roman"/>
                <w:b/>
                <w:bCs/>
                <w:color w:val="0000FF"/>
                <w:sz w:val="20"/>
                <w:szCs w:val="20"/>
              </w:rPr>
              <w:t>Leich 2018</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tcPr>
          <w:p w14:paraId="2F9C6CE5" w14:textId="441F1553" w:rsidR="0039450F" w:rsidRPr="0039450F" w:rsidRDefault="00A61326"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39450F" w:rsidRPr="0039450F" w:rsidRDefault="00A61326"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r>
              <w:rPr>
                <w:rFonts w:ascii="Times New Roman" w:hAnsi="Times New Roman" w:cs="Times New Roman"/>
                <w:sz w:val="20"/>
                <w:szCs w:val="20"/>
              </w:rPr>
              <w:t>.</w:t>
            </w:r>
          </w:p>
        </w:tc>
        <w:tc>
          <w:tcPr>
            <w:tcW w:w="1131" w:type="dxa"/>
            <w:tcBorders>
              <w:top w:val="single" w:sz="4" w:space="0" w:color="auto"/>
              <w:bottom w:val="single" w:sz="4" w:space="0" w:color="auto"/>
            </w:tcBorders>
          </w:tcPr>
          <w:p w14:paraId="4768F8F8" w14:textId="32AC597E"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4F5367" w14:paraId="795B80AC" w14:textId="77777777" w:rsidTr="001B24BE">
        <w:tc>
          <w:tcPr>
            <w:tcW w:w="1483" w:type="dxa"/>
            <w:tcBorders>
              <w:top w:val="single" w:sz="4" w:space="0" w:color="auto"/>
            </w:tcBorders>
            <w:shd w:val="clear" w:color="auto" w:fill="auto"/>
          </w:tcPr>
          <w:p w14:paraId="1B1515C9"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top w:val="single" w:sz="4" w:space="0" w:color="auto"/>
            </w:tcBorders>
          </w:tcPr>
          <w:p w14:paraId="5126753C" w14:textId="77777777"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4F5367"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r>
              <w:rPr>
                <w:rFonts w:ascii="Times New Roman" w:hAnsi="Times New Roman" w:cs="Times New Roman"/>
                <w:sz w:val="20"/>
                <w:szCs w:val="20"/>
              </w:rPr>
              <w:t>.</w:t>
            </w:r>
          </w:p>
        </w:tc>
        <w:tc>
          <w:tcPr>
            <w:tcW w:w="1131" w:type="dxa"/>
            <w:tcBorders>
              <w:top w:val="single" w:sz="4" w:space="0" w:color="auto"/>
            </w:tcBorders>
          </w:tcPr>
          <w:p w14:paraId="50310775" w14:textId="429B91BF" w:rsidR="004F5367" w:rsidRPr="0039450F" w:rsidRDefault="004F5367"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4F5367" w14:paraId="30A7BCBA" w14:textId="77777777" w:rsidTr="001B24BE">
        <w:tc>
          <w:tcPr>
            <w:tcW w:w="1483" w:type="dxa"/>
            <w:tcBorders>
              <w:bottom w:val="single" w:sz="4" w:space="0" w:color="auto"/>
            </w:tcBorders>
            <w:shd w:val="clear" w:color="auto" w:fill="auto"/>
          </w:tcPr>
          <w:p w14:paraId="3D3D0414"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bottom w:val="single" w:sz="4" w:space="0" w:color="auto"/>
            </w:tcBorders>
          </w:tcPr>
          <w:p w14:paraId="033014F9" w14:textId="77777777" w:rsidR="00C1744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488721FF" w:rsidR="004F5367" w:rsidRPr="004F5367"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E61C08E" w14:textId="0919AC1D" w:rsidR="004F5367" w:rsidRPr="004F536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sidR="00721D09">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4F5367" w14:paraId="648ED0F4" w14:textId="77777777" w:rsidTr="001B24BE">
        <w:tc>
          <w:tcPr>
            <w:tcW w:w="1483" w:type="dxa"/>
            <w:tcBorders>
              <w:top w:val="single" w:sz="4" w:space="0" w:color="auto"/>
            </w:tcBorders>
            <w:shd w:val="clear" w:color="auto" w:fill="auto"/>
          </w:tcPr>
          <w:p w14:paraId="48FDE181" w14:textId="456D3FC6" w:rsidR="004F5367" w:rsidRDefault="00721D09"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721D09" w:rsidRPr="0039450F" w:rsidRDefault="00721D09"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top w:val="single" w:sz="4" w:space="0" w:color="auto"/>
            </w:tcBorders>
          </w:tcPr>
          <w:p w14:paraId="66A3CBD0" w14:textId="77777777" w:rsidR="004F5367"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721D09"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4F5367" w:rsidRPr="0039450F" w:rsidRDefault="00721D09"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r>
              <w:rPr>
                <w:rFonts w:ascii="Times New Roman" w:hAnsi="Times New Roman" w:cs="Times New Roman"/>
                <w:sz w:val="20"/>
                <w:szCs w:val="20"/>
              </w:rPr>
              <w:t>.</w:t>
            </w:r>
          </w:p>
        </w:tc>
        <w:tc>
          <w:tcPr>
            <w:tcW w:w="1131" w:type="dxa"/>
            <w:tcBorders>
              <w:top w:val="single" w:sz="4" w:space="0" w:color="auto"/>
            </w:tcBorders>
          </w:tcPr>
          <w:p w14:paraId="035BD881" w14:textId="4D8F92FA"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4F5367" w14:paraId="3A56785A" w14:textId="77777777" w:rsidTr="001B24BE">
        <w:tc>
          <w:tcPr>
            <w:tcW w:w="1483" w:type="dxa"/>
            <w:tcBorders>
              <w:bottom w:val="single" w:sz="4" w:space="0" w:color="auto"/>
            </w:tcBorders>
            <w:shd w:val="clear" w:color="auto" w:fill="auto"/>
          </w:tcPr>
          <w:p w14:paraId="733FCA29" w14:textId="737AE731" w:rsidR="00721D09" w:rsidRDefault="00721D09"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4F5367" w:rsidRPr="0039450F" w:rsidRDefault="00721D09"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bottom w:val="single" w:sz="4" w:space="0" w:color="auto"/>
            </w:tcBorders>
          </w:tcPr>
          <w:p w14:paraId="540990BB" w14:textId="77777777" w:rsidR="00C17447"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66A1460F" w:rsidR="00721D09" w:rsidRPr="004F5367" w:rsidRDefault="00721D09"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2AAEE62" w14:textId="5D3978A3" w:rsidR="004F5367" w:rsidRPr="00EC65CA"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w:t>
            </w:r>
            <w:r w:rsidR="00EC65CA">
              <w:rPr>
                <w:rFonts w:ascii="Times New Roman" w:hAnsi="Times New Roman" w:cs="Times New Roman"/>
                <w:sz w:val="20"/>
                <w:szCs w:val="20"/>
                <w:lang w:val="de-DE"/>
              </w:rPr>
              <w:t>5</w:t>
            </w:r>
            <w:r>
              <w:rPr>
                <w:rFonts w:ascii="Times New Roman" w:hAnsi="Times New Roman" w:cs="Times New Roman"/>
                <w:sz w:val="20"/>
                <w:szCs w:val="20"/>
                <w:lang w:val="de-DE"/>
              </w:rPr>
              <w:t>0</w:t>
            </w:r>
            <w:r w:rsidRPr="004F5367">
              <w:rPr>
                <w:rFonts w:ascii="Times New Roman" w:hAnsi="Times New Roman" w:cs="Times New Roman"/>
                <w:sz w:val="20"/>
                <w:szCs w:val="20"/>
                <w:lang w:val="de-DE"/>
              </w:rPr>
              <w:t xml:space="preserve">°C, </w:t>
            </w:r>
            <w:r w:rsidR="00EC65CA">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4F5367" w:rsidRPr="0039450F" w:rsidRDefault="008059BE"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C17447" w14:paraId="11E4B8C5" w14:textId="77777777" w:rsidTr="001B24BE">
        <w:tc>
          <w:tcPr>
            <w:tcW w:w="1483" w:type="dxa"/>
            <w:tcBorders>
              <w:top w:val="single" w:sz="4" w:space="0" w:color="auto"/>
            </w:tcBorders>
            <w:shd w:val="clear" w:color="auto" w:fill="auto"/>
          </w:tcPr>
          <w:p w14:paraId="24A76978"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top w:val="single" w:sz="4" w:space="0" w:color="auto"/>
            </w:tcBorders>
            <w:shd w:val="clear" w:color="auto" w:fill="auto"/>
          </w:tcPr>
          <w:p w14:paraId="3F1AFF43"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C17447" w:rsidRPr="00C17447" w:rsidRDefault="00C17447"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top w:val="single" w:sz="4" w:space="0" w:color="auto"/>
            </w:tcBorders>
          </w:tcPr>
          <w:p w14:paraId="7F7346F6" w14:textId="18F2118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C17447" w14:paraId="1D980FAF" w14:textId="77777777" w:rsidTr="00CB0074">
        <w:tc>
          <w:tcPr>
            <w:tcW w:w="1483" w:type="dxa"/>
            <w:tcBorders>
              <w:bottom w:val="single" w:sz="4" w:space="0" w:color="auto"/>
            </w:tcBorders>
            <w:shd w:val="clear" w:color="auto" w:fill="auto"/>
          </w:tcPr>
          <w:p w14:paraId="3FCB6729"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bottom w:val="single" w:sz="4" w:space="0" w:color="auto"/>
            </w:tcBorders>
            <w:shd w:val="clear" w:color="auto" w:fill="auto"/>
          </w:tcPr>
          <w:p w14:paraId="13FF5DE5"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C17447" w:rsidRPr="00C17447" w:rsidRDefault="00C17447"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bottom w:val="single" w:sz="4" w:space="0" w:color="auto"/>
            </w:tcBorders>
          </w:tcPr>
          <w:p w14:paraId="48357DAF" w14:textId="1996A728"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C17447" w14:paraId="22DFC285" w14:textId="77777777" w:rsidTr="00CB0074">
        <w:tc>
          <w:tcPr>
            <w:tcW w:w="1483" w:type="dxa"/>
            <w:tcBorders>
              <w:top w:val="single" w:sz="4" w:space="0" w:color="auto"/>
              <w:bottom w:val="single" w:sz="4" w:space="0" w:color="auto"/>
            </w:tcBorders>
            <w:shd w:val="clear" w:color="auto" w:fill="auto"/>
          </w:tcPr>
          <w:p w14:paraId="5D4005F1" w14:textId="6DC8B7E3"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6D9E6238" w14:textId="09825FFB"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Borders>
              <w:top w:val="single" w:sz="4" w:space="0" w:color="auto"/>
              <w:bottom w:val="single" w:sz="4" w:space="0" w:color="auto"/>
            </w:tcBorders>
            <w:shd w:val="clear" w:color="auto" w:fill="auto"/>
          </w:tcPr>
          <w:p w14:paraId="147D44FA" w14:textId="18AF212E" w:rsidR="00C17447" w:rsidRPr="00CB0074" w:rsidRDefault="00C17447" w:rsidP="00C17447">
            <w:pPr>
              <w:jc w:val="center"/>
              <w:rPr>
                <w:rFonts w:ascii="Times New Roman" w:hAnsi="Times New Roman" w:cs="Times New Roman"/>
                <w:color w:val="00B050"/>
                <w:sz w:val="20"/>
                <w:szCs w:val="20"/>
              </w:rPr>
            </w:pPr>
            <w:r w:rsidRPr="00CB0074">
              <w:rPr>
                <w:rFonts w:ascii="Times New Roman" w:hAnsi="Times New Roman" w:cs="Times New Roman"/>
                <w:color w:val="00B050"/>
                <w:sz w:val="20"/>
                <w:szCs w:val="20"/>
              </w:rPr>
              <w:t>FAST/SPS</w:t>
            </w:r>
          </w:p>
          <w:p w14:paraId="702B00A4" w14:textId="768ED525" w:rsidR="00C17447" w:rsidRPr="00905D36" w:rsidRDefault="00CB0074" w:rsidP="00C17447">
            <w:pPr>
              <w:jc w:val="center"/>
              <w:rPr>
                <w:rFonts w:ascii="Times New Roman" w:hAnsi="Times New Roman" w:cs="Times New Roman"/>
                <w:color w:val="00B050"/>
                <w:sz w:val="20"/>
                <w:szCs w:val="20"/>
                <w:lang w:val="en-US"/>
                <w:rPrChange w:id="70" w:author="Fernando Maccari" w:date="2023-11-30T08:28:00Z">
                  <w:rPr>
                    <w:rFonts w:ascii="Times New Roman" w:hAnsi="Times New Roman" w:cs="Times New Roman"/>
                    <w:color w:val="00B050"/>
                    <w:sz w:val="20"/>
                    <w:szCs w:val="20"/>
                  </w:rPr>
                </w:rPrChange>
              </w:rPr>
            </w:pPr>
            <w:r w:rsidRPr="00905D36">
              <w:rPr>
                <w:rFonts w:ascii="Times New Roman" w:hAnsi="Times New Roman" w:cs="Times New Roman"/>
                <w:color w:val="00B050"/>
                <w:sz w:val="20"/>
                <w:szCs w:val="20"/>
                <w:lang w:val="en-US"/>
                <w:rPrChange w:id="71" w:author="Fernando Maccari" w:date="2023-11-30T08:28:00Z">
                  <w:rPr>
                    <w:rFonts w:ascii="Times New Roman" w:hAnsi="Times New Roman" w:cs="Times New Roman"/>
                    <w:color w:val="00B050"/>
                    <w:sz w:val="20"/>
                    <w:szCs w:val="20"/>
                  </w:rPr>
                </w:rPrChange>
              </w:rPr>
              <w:t>(</w:t>
            </w:r>
            <w:proofErr w:type="spellStart"/>
            <w:r w:rsidRPr="00905D36">
              <w:rPr>
                <w:rFonts w:ascii="Times New Roman" w:hAnsi="Times New Roman" w:cs="Times New Roman"/>
                <w:color w:val="00B050"/>
                <w:sz w:val="20"/>
                <w:szCs w:val="20"/>
                <w:lang w:val="en-US"/>
                <w:rPrChange w:id="72" w:author="Fernando Maccari" w:date="2023-11-30T08:28:00Z">
                  <w:rPr>
                    <w:rFonts w:ascii="Times New Roman" w:hAnsi="Times New Roman" w:cs="Times New Roman"/>
                    <w:color w:val="00B050"/>
                    <w:sz w:val="20"/>
                    <w:szCs w:val="20"/>
                  </w:rPr>
                </w:rPrChange>
              </w:rPr>
              <w:t>xxx°C</w:t>
            </w:r>
            <w:proofErr w:type="spellEnd"/>
            <w:r w:rsidRPr="00905D36">
              <w:rPr>
                <w:rFonts w:ascii="Times New Roman" w:hAnsi="Times New Roman" w:cs="Times New Roman"/>
                <w:color w:val="00B050"/>
                <w:sz w:val="20"/>
                <w:szCs w:val="20"/>
                <w:lang w:val="en-US"/>
                <w:rPrChange w:id="73" w:author="Fernando Maccari" w:date="2023-11-30T08:28:00Z">
                  <w:rPr>
                    <w:rFonts w:ascii="Times New Roman" w:hAnsi="Times New Roman" w:cs="Times New Roman"/>
                    <w:color w:val="00B050"/>
                    <w:sz w:val="20"/>
                    <w:szCs w:val="20"/>
                  </w:rPr>
                </w:rPrChange>
              </w:rPr>
              <w:t>, 45 MPa, xx s)</w:t>
            </w:r>
            <w:r w:rsidR="00C17447" w:rsidRPr="00905D36">
              <w:rPr>
                <w:rFonts w:ascii="Times New Roman" w:hAnsi="Times New Roman" w:cs="Times New Roman"/>
                <w:color w:val="00B050"/>
                <w:sz w:val="20"/>
                <w:szCs w:val="20"/>
                <w:lang w:val="en-US"/>
                <w:rPrChange w:id="74" w:author="Fernando Maccari" w:date="2023-11-30T08:28:00Z">
                  <w:rPr>
                    <w:rFonts w:ascii="Times New Roman" w:hAnsi="Times New Roman" w:cs="Times New Roman"/>
                    <w:color w:val="00B050"/>
                    <w:sz w:val="20"/>
                    <w:szCs w:val="20"/>
                  </w:rPr>
                </w:rPrChange>
              </w:rPr>
              <w:t>C</w:t>
            </w:r>
          </w:p>
        </w:tc>
        <w:tc>
          <w:tcPr>
            <w:tcW w:w="1131" w:type="dxa"/>
            <w:tcBorders>
              <w:top w:val="single" w:sz="4" w:space="0" w:color="auto"/>
              <w:bottom w:val="single" w:sz="4" w:space="0" w:color="auto"/>
            </w:tcBorders>
          </w:tcPr>
          <w:p w14:paraId="3CC48EFC" w14:textId="19B67455" w:rsidR="00C17447" w:rsidRPr="00CB0074" w:rsidRDefault="00C17447" w:rsidP="00C17447">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MQU-F</w:t>
            </w:r>
          </w:p>
        </w:tc>
        <w:tc>
          <w:tcPr>
            <w:tcW w:w="1132" w:type="dxa"/>
            <w:tcBorders>
              <w:top w:val="single" w:sz="4" w:space="0" w:color="auto"/>
              <w:bottom w:val="single" w:sz="4" w:space="0" w:color="auto"/>
            </w:tcBorders>
          </w:tcPr>
          <w:p w14:paraId="5BAE39AE" w14:textId="310B3D21" w:rsidR="00C17447" w:rsidRPr="00CB0074" w:rsidRDefault="00C17447" w:rsidP="00C17447">
            <w:pPr>
              <w:jc w:val="center"/>
              <w:rPr>
                <w:rFonts w:ascii="Times New Roman" w:hAnsi="Times New Roman" w:cs="Times New Roman"/>
                <w:color w:val="00B050"/>
                <w:sz w:val="20"/>
                <w:szCs w:val="20"/>
              </w:rPr>
            </w:pPr>
            <w:commentRangeStart w:id="75"/>
          </w:p>
        </w:tc>
        <w:tc>
          <w:tcPr>
            <w:tcW w:w="1131" w:type="dxa"/>
            <w:tcBorders>
              <w:top w:val="single" w:sz="4" w:space="0" w:color="auto"/>
              <w:bottom w:val="single" w:sz="4" w:space="0" w:color="auto"/>
            </w:tcBorders>
          </w:tcPr>
          <w:p w14:paraId="37B65CB0" w14:textId="105BE920" w:rsidR="00C17447" w:rsidRPr="00CB0074" w:rsidRDefault="00C17447" w:rsidP="00C17447">
            <w:pPr>
              <w:jc w:val="center"/>
              <w:rPr>
                <w:rFonts w:ascii="Times New Roman" w:hAnsi="Times New Roman" w:cs="Times New Roman"/>
                <w:color w:val="00B050"/>
                <w:sz w:val="20"/>
                <w:szCs w:val="20"/>
              </w:rPr>
            </w:pPr>
          </w:p>
        </w:tc>
        <w:commentRangeEnd w:id="75"/>
        <w:tc>
          <w:tcPr>
            <w:tcW w:w="1132" w:type="dxa"/>
            <w:tcBorders>
              <w:top w:val="single" w:sz="4" w:space="0" w:color="auto"/>
              <w:bottom w:val="single" w:sz="4" w:space="0" w:color="auto"/>
            </w:tcBorders>
          </w:tcPr>
          <w:p w14:paraId="22AE6F0E" w14:textId="24B6B574" w:rsidR="00C17447" w:rsidRPr="00CB0074" w:rsidRDefault="00CB0074" w:rsidP="00C17447">
            <w:pPr>
              <w:jc w:val="center"/>
              <w:rPr>
                <w:rFonts w:ascii="Times New Roman" w:hAnsi="Times New Roman" w:cs="Times New Roman"/>
                <w:color w:val="00B050"/>
                <w:sz w:val="20"/>
                <w:szCs w:val="20"/>
              </w:rPr>
            </w:pPr>
            <w:r w:rsidRPr="00CB0074">
              <w:rPr>
                <w:rStyle w:val="CommentReference"/>
                <w:color w:val="00B050"/>
                <w:lang w:val="tr-TR"/>
              </w:rPr>
              <w:commentReference w:id="75"/>
            </w:r>
          </w:p>
        </w:tc>
        <w:tc>
          <w:tcPr>
            <w:tcW w:w="1132" w:type="dxa"/>
            <w:tcBorders>
              <w:top w:val="single" w:sz="4" w:space="0" w:color="auto"/>
              <w:bottom w:val="single" w:sz="4" w:space="0" w:color="auto"/>
            </w:tcBorders>
          </w:tcPr>
          <w:p w14:paraId="0159F44B" w14:textId="6093E4A0" w:rsidR="00C17447" w:rsidRPr="00CB0074" w:rsidRDefault="00C17447" w:rsidP="00C17447">
            <w:pPr>
              <w:jc w:val="center"/>
              <w:rPr>
                <w:rFonts w:ascii="Times New Roman" w:hAnsi="Times New Roman" w:cs="Times New Roman"/>
                <w:color w:val="00B050"/>
                <w:sz w:val="20"/>
                <w:szCs w:val="20"/>
              </w:rPr>
            </w:pPr>
          </w:p>
        </w:tc>
      </w:tr>
      <w:tr w:rsidR="00C17447" w14:paraId="3A7A2179" w14:textId="77777777" w:rsidTr="001B24BE">
        <w:tc>
          <w:tcPr>
            <w:tcW w:w="1483" w:type="dxa"/>
            <w:tcBorders>
              <w:top w:val="single" w:sz="4" w:space="0" w:color="auto"/>
              <w:bottom w:val="single" w:sz="4" w:space="0" w:color="auto"/>
            </w:tcBorders>
            <w:shd w:val="clear" w:color="auto" w:fill="auto"/>
          </w:tcPr>
          <w:p w14:paraId="792AD77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shd w:val="clear" w:color="auto" w:fill="auto"/>
          </w:tcPr>
          <w:p w14:paraId="3CFEF111" w14:textId="77777777"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Flash SPS</w:t>
            </w:r>
          </w:p>
          <w:p w14:paraId="22D489E4" w14:textId="1B72DFE9"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C17447" w:rsidRPr="0039450F" w:rsidRDefault="00C17447"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r>
              <w:rPr>
                <w:rFonts w:ascii="Times New Roman" w:hAnsi="Times New Roman" w:cs="Times New Roman"/>
                <w:sz w:val="20"/>
                <w:szCs w:val="20"/>
              </w:rPr>
              <w:t>.</w:t>
            </w:r>
          </w:p>
        </w:tc>
        <w:tc>
          <w:tcPr>
            <w:tcW w:w="1131" w:type="dxa"/>
            <w:tcBorders>
              <w:top w:val="single" w:sz="4" w:space="0" w:color="auto"/>
              <w:bottom w:val="single" w:sz="4" w:space="0" w:color="auto"/>
            </w:tcBorders>
          </w:tcPr>
          <w:p w14:paraId="4F7BEF25" w14:textId="24DCF91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C17447" w14:paraId="0C7DEAF4" w14:textId="77777777" w:rsidTr="001B24BE">
        <w:tc>
          <w:tcPr>
            <w:tcW w:w="1483" w:type="dxa"/>
            <w:tcBorders>
              <w:top w:val="single" w:sz="4" w:space="0" w:color="auto"/>
            </w:tcBorders>
            <w:shd w:val="clear" w:color="auto" w:fill="auto"/>
          </w:tcPr>
          <w:p w14:paraId="55C9F503" w14:textId="77777777" w:rsidR="00C17447" w:rsidRDefault="00C17447" w:rsidP="00C17447">
            <w:pPr>
              <w:rPr>
                <w:rFonts w:ascii="Times New Roman" w:hAnsi="Times New Roman" w:cs="Times New Roman"/>
                <w:sz w:val="20"/>
                <w:szCs w:val="20"/>
              </w:rPr>
            </w:pPr>
            <w:commentRangeStart w:id="76"/>
            <w:r>
              <w:rPr>
                <w:rFonts w:ascii="Times New Roman" w:hAnsi="Times New Roman" w:cs="Times New Roman"/>
                <w:sz w:val="20"/>
                <w:szCs w:val="20"/>
              </w:rPr>
              <w:t>This work</w:t>
            </w:r>
          </w:p>
          <w:p w14:paraId="7A630348" w14:textId="0FCB72BA"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T700-50</w:t>
            </w:r>
            <w:commentRangeEnd w:id="76"/>
            <w:r w:rsidR="00D04C29">
              <w:rPr>
                <w:rStyle w:val="CommentReference"/>
                <w:lang w:val="tr-TR"/>
              </w:rPr>
              <w:commentReference w:id="76"/>
            </w:r>
          </w:p>
        </w:tc>
        <w:tc>
          <w:tcPr>
            <w:tcW w:w="2280" w:type="dxa"/>
            <w:tcBorders>
              <w:top w:val="single" w:sz="4" w:space="0" w:color="auto"/>
            </w:tcBorders>
          </w:tcPr>
          <w:p w14:paraId="7FE861F3" w14:textId="1102AFCD" w:rsidR="00C17447" w:rsidRDefault="00C17447" w:rsidP="005D1E87">
            <w:pPr>
              <w:jc w:val="center"/>
              <w:rPr>
                <w:rFonts w:ascii="Times New Roman" w:hAnsi="Times New Roman" w:cs="Times New Roman"/>
                <w:sz w:val="20"/>
                <w:szCs w:val="20"/>
                <w:lang w:val="de-DE"/>
              </w:rPr>
            </w:pPr>
            <w:commentRangeStart w:id="77"/>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4B225A20" w:rsidR="00C17447" w:rsidRPr="004F5367" w:rsidRDefault="00C1744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commentRangeEnd w:id="77"/>
            <w:r w:rsidR="007B3E2F">
              <w:rPr>
                <w:rStyle w:val="CommentReference"/>
                <w:lang w:val="tr-TR"/>
              </w:rPr>
              <w:commentReference w:id="77"/>
            </w:r>
          </w:p>
          <w:p w14:paraId="4381E9AD" w14:textId="44BCB058" w:rsidR="00C17447" w:rsidRPr="0039450F" w:rsidRDefault="00C1744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sidR="005D1E87">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sidR="005D1E87">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5F2F0D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~1250</w:t>
            </w:r>
          </w:p>
        </w:tc>
        <w:tc>
          <w:tcPr>
            <w:tcW w:w="1132" w:type="dxa"/>
            <w:tcBorders>
              <w:top w:val="single" w:sz="4" w:space="0" w:color="auto"/>
            </w:tcBorders>
          </w:tcPr>
          <w:p w14:paraId="5329DBDD" w14:textId="67FEA390"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7FA3C4E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~200</w:t>
            </w:r>
          </w:p>
        </w:tc>
      </w:tr>
      <w:tr w:rsidR="00C17447" w14:paraId="42B9502C" w14:textId="77777777" w:rsidTr="001B24BE">
        <w:tc>
          <w:tcPr>
            <w:tcW w:w="1483" w:type="dxa"/>
            <w:shd w:val="clear" w:color="auto" w:fill="auto"/>
          </w:tcPr>
          <w:p w14:paraId="002504C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T750-50</w:t>
            </w:r>
          </w:p>
        </w:tc>
        <w:tc>
          <w:tcPr>
            <w:tcW w:w="2280" w:type="dxa"/>
          </w:tcPr>
          <w:p w14:paraId="582AA94D"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B7FDDD6" w14:textId="15C5E8A7"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5EF5DCE9"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~1080</w:t>
            </w:r>
          </w:p>
        </w:tc>
        <w:tc>
          <w:tcPr>
            <w:tcW w:w="1132" w:type="dxa"/>
          </w:tcPr>
          <w:p w14:paraId="3F7EECD5" w14:textId="2F78586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4498B02D"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~190</w:t>
            </w:r>
          </w:p>
        </w:tc>
      </w:tr>
      <w:tr w:rsidR="00C17447" w14:paraId="2037C104" w14:textId="77777777" w:rsidTr="001B24BE">
        <w:tc>
          <w:tcPr>
            <w:tcW w:w="1483" w:type="dxa"/>
            <w:shd w:val="clear" w:color="auto" w:fill="auto"/>
          </w:tcPr>
          <w:p w14:paraId="0B250928"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T800-50</w:t>
            </w:r>
          </w:p>
        </w:tc>
        <w:tc>
          <w:tcPr>
            <w:tcW w:w="2280" w:type="dxa"/>
          </w:tcPr>
          <w:p w14:paraId="500EB4E0"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62F4443" w14:textId="647B097C"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123B2481"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~1100</w:t>
            </w:r>
          </w:p>
        </w:tc>
        <w:tc>
          <w:tcPr>
            <w:tcW w:w="1132" w:type="dxa"/>
          </w:tcPr>
          <w:p w14:paraId="66BBB5CD" w14:textId="08F2AC0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1.11</w:t>
            </w:r>
          </w:p>
        </w:tc>
        <w:tc>
          <w:tcPr>
            <w:tcW w:w="1132" w:type="dxa"/>
          </w:tcPr>
          <w:p w14:paraId="592ED6C0" w14:textId="2B29CB2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C17447" w14:paraId="645AD5F3" w14:textId="77777777" w:rsidTr="001B24BE">
        <w:tc>
          <w:tcPr>
            <w:tcW w:w="1483" w:type="dxa"/>
            <w:shd w:val="clear" w:color="auto" w:fill="auto"/>
          </w:tcPr>
          <w:p w14:paraId="66EC39D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C17447" w:rsidRPr="0039450F" w:rsidRDefault="00C17447" w:rsidP="00C17447">
            <w:pPr>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800-100</w:t>
            </w:r>
          </w:p>
        </w:tc>
        <w:tc>
          <w:tcPr>
            <w:tcW w:w="2280" w:type="dxa"/>
          </w:tcPr>
          <w:p w14:paraId="58174B52"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7F14455E" w14:textId="6025BDF0"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30306EF7" w14:textId="3C8CCAC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65CBA1BF"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~1200</w:t>
            </w:r>
          </w:p>
        </w:tc>
        <w:tc>
          <w:tcPr>
            <w:tcW w:w="1132" w:type="dxa"/>
          </w:tcPr>
          <w:p w14:paraId="2323BB09" w14:textId="436B71C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1.18</w:t>
            </w:r>
          </w:p>
        </w:tc>
        <w:tc>
          <w:tcPr>
            <w:tcW w:w="1132" w:type="dxa"/>
          </w:tcPr>
          <w:p w14:paraId="23861323" w14:textId="04AAA78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~250</w:t>
            </w:r>
          </w:p>
        </w:tc>
      </w:tr>
      <w:tr w:rsidR="00C17447" w14:paraId="59C31CB6" w14:textId="77777777" w:rsidTr="001B24BE">
        <w:tc>
          <w:tcPr>
            <w:tcW w:w="1483" w:type="dxa"/>
          </w:tcPr>
          <w:p w14:paraId="26431347" w14:textId="77777777" w:rsidR="00C17447" w:rsidRDefault="00C17447" w:rsidP="00C17447">
            <w:pPr>
              <w:jc w:val="both"/>
              <w:rPr>
                <w:rFonts w:ascii="Times New Roman" w:hAnsi="Times New Roman" w:cs="Times New Roman"/>
                <w:sz w:val="20"/>
                <w:szCs w:val="20"/>
              </w:rPr>
            </w:pPr>
            <w:commentRangeStart w:id="78"/>
            <w:r>
              <w:rPr>
                <w:rFonts w:ascii="Times New Roman" w:hAnsi="Times New Roman" w:cs="Times New Roman"/>
                <w:sz w:val="20"/>
                <w:szCs w:val="20"/>
              </w:rPr>
              <w:t>This work</w:t>
            </w:r>
          </w:p>
          <w:p w14:paraId="0BCEA63E" w14:textId="10F1E76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800-200</w:t>
            </w:r>
          </w:p>
        </w:tc>
        <w:tc>
          <w:tcPr>
            <w:tcW w:w="2280" w:type="dxa"/>
          </w:tcPr>
          <w:p w14:paraId="65211BC0"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11CC5FA2" w14:textId="099C97C8"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61</w:t>
            </w:r>
            <w:commentRangeEnd w:id="78"/>
            <w:r w:rsidR="00D04C29">
              <w:rPr>
                <w:rStyle w:val="CommentReference"/>
                <w:lang w:val="tr-TR"/>
              </w:rPr>
              <w:commentReference w:id="78"/>
            </w:r>
          </w:p>
        </w:tc>
        <w:tc>
          <w:tcPr>
            <w:tcW w:w="1131" w:type="dxa"/>
          </w:tcPr>
          <w:p w14:paraId="0DCAEF19" w14:textId="0B6D8BB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Pr>
          <w:p w14:paraId="0716874A" w14:textId="25EA8FB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1.05</w:t>
            </w:r>
          </w:p>
        </w:tc>
        <w:tc>
          <w:tcPr>
            <w:tcW w:w="1132" w:type="dxa"/>
          </w:tcPr>
          <w:p w14:paraId="2D431FC0" w14:textId="0FB02D3B"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~180</w:t>
            </w:r>
          </w:p>
        </w:tc>
      </w:tr>
      <w:tr w:rsidR="00C17447" w14:paraId="2CF71697" w14:textId="77777777" w:rsidTr="001B24BE">
        <w:tc>
          <w:tcPr>
            <w:tcW w:w="1483" w:type="dxa"/>
            <w:tcBorders>
              <w:bottom w:val="single" w:sz="4" w:space="0" w:color="auto"/>
            </w:tcBorders>
          </w:tcPr>
          <w:p w14:paraId="40DCE731" w14:textId="77777777" w:rsidR="00C17447" w:rsidRDefault="00C17447"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800-500</w:t>
            </w:r>
          </w:p>
        </w:tc>
        <w:tc>
          <w:tcPr>
            <w:tcW w:w="2280" w:type="dxa"/>
            <w:tcBorders>
              <w:bottom w:val="single" w:sz="4" w:space="0" w:color="auto"/>
            </w:tcBorders>
          </w:tcPr>
          <w:p w14:paraId="577776DF"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5AB9BF74" w14:textId="2731C063"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56A3EE8A"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Borders>
              <w:bottom w:val="single" w:sz="4" w:space="0" w:color="auto"/>
            </w:tcBorders>
          </w:tcPr>
          <w:p w14:paraId="651BE758" w14:textId="5C685B8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1.25</w:t>
            </w:r>
          </w:p>
        </w:tc>
        <w:tc>
          <w:tcPr>
            <w:tcW w:w="1132" w:type="dxa"/>
            <w:tcBorders>
              <w:bottom w:val="single" w:sz="4" w:space="0" w:color="auto"/>
            </w:tcBorders>
          </w:tcPr>
          <w:p w14:paraId="5ECEB3E6" w14:textId="5C28B021"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275</w:t>
            </w:r>
          </w:p>
        </w:tc>
      </w:tr>
      <w:tr w:rsidR="003F4A76" w14:paraId="7C49AE17" w14:textId="77777777" w:rsidTr="003F4A76">
        <w:tc>
          <w:tcPr>
            <w:tcW w:w="1483" w:type="dxa"/>
            <w:tcBorders>
              <w:top w:val="single" w:sz="4" w:space="0" w:color="auto"/>
            </w:tcBorders>
          </w:tcPr>
          <w:p w14:paraId="2D3A1478" w14:textId="77777777" w:rsidR="003F4A76" w:rsidRPr="00CB0074" w:rsidRDefault="003F4A76" w:rsidP="00C17447">
            <w:pPr>
              <w:rPr>
                <w:rFonts w:ascii="Times New Roman" w:hAnsi="Times New Roman" w:cs="Times New Roman"/>
                <w:color w:val="00B050"/>
                <w:sz w:val="20"/>
                <w:szCs w:val="20"/>
              </w:rPr>
            </w:pPr>
            <w:commentRangeStart w:id="79"/>
            <w:r w:rsidRPr="00CB0074">
              <w:rPr>
                <w:rFonts w:ascii="Times New Roman" w:hAnsi="Times New Roman" w:cs="Times New Roman"/>
                <w:color w:val="00B050"/>
                <w:sz w:val="20"/>
                <w:szCs w:val="20"/>
              </w:rPr>
              <w:t>This work</w:t>
            </w:r>
          </w:p>
          <w:p w14:paraId="33C6E156" w14:textId="3B3DE0ED" w:rsidR="003F4A76"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commentRangeEnd w:id="79"/>
            <w:r w:rsidR="00CB0074">
              <w:rPr>
                <w:rStyle w:val="CommentReference"/>
                <w:lang w:val="tr-TR"/>
              </w:rPr>
              <w:commentReference w:id="79"/>
            </w:r>
          </w:p>
        </w:tc>
        <w:tc>
          <w:tcPr>
            <w:tcW w:w="2280" w:type="dxa"/>
            <w:tcBorders>
              <w:top w:val="single" w:sz="4" w:space="0" w:color="auto"/>
            </w:tcBorders>
            <w:shd w:val="clear" w:color="auto" w:fill="auto"/>
          </w:tcPr>
          <w:p w14:paraId="6FBF77AE"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top w:val="single" w:sz="4" w:space="0" w:color="auto"/>
            </w:tcBorders>
          </w:tcPr>
          <w:p w14:paraId="1F5F4D71" w14:textId="77777777" w:rsidR="003F4A76" w:rsidRPr="00CB0074" w:rsidRDefault="003F4A76" w:rsidP="00C17447">
            <w:pPr>
              <w:jc w:val="both"/>
              <w:rPr>
                <w:rFonts w:ascii="Times New Roman" w:hAnsi="Times New Roman" w:cs="Times New Roman"/>
                <w:color w:val="00B050"/>
                <w:sz w:val="20"/>
                <w:szCs w:val="20"/>
              </w:rPr>
            </w:pPr>
          </w:p>
        </w:tc>
        <w:tc>
          <w:tcPr>
            <w:tcW w:w="1132" w:type="dxa"/>
            <w:tcBorders>
              <w:top w:val="single" w:sz="4" w:space="0" w:color="auto"/>
            </w:tcBorders>
          </w:tcPr>
          <w:p w14:paraId="262AAC03"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top w:val="single" w:sz="4" w:space="0" w:color="auto"/>
            </w:tcBorders>
          </w:tcPr>
          <w:p w14:paraId="4E15BF43"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top w:val="single" w:sz="4" w:space="0" w:color="auto"/>
            </w:tcBorders>
          </w:tcPr>
          <w:p w14:paraId="335754D1"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top w:val="single" w:sz="4" w:space="0" w:color="auto"/>
            </w:tcBorders>
          </w:tcPr>
          <w:p w14:paraId="385DA9D9" w14:textId="77777777" w:rsidR="003F4A76" w:rsidRPr="00CB0074" w:rsidRDefault="003F4A76" w:rsidP="00C17447">
            <w:pPr>
              <w:jc w:val="center"/>
              <w:rPr>
                <w:rFonts w:ascii="Times New Roman" w:hAnsi="Times New Roman" w:cs="Times New Roman"/>
                <w:color w:val="00B050"/>
                <w:sz w:val="20"/>
                <w:szCs w:val="20"/>
              </w:rPr>
            </w:pPr>
          </w:p>
        </w:tc>
      </w:tr>
      <w:tr w:rsidR="003F4A76" w14:paraId="00E183BC" w14:textId="77777777" w:rsidTr="003F4A76">
        <w:tc>
          <w:tcPr>
            <w:tcW w:w="1483" w:type="dxa"/>
          </w:tcPr>
          <w:p w14:paraId="6C3135BC" w14:textId="77777777" w:rsidR="003F4A76" w:rsidRPr="00CB0074" w:rsidRDefault="003F4A76" w:rsidP="00C17447">
            <w:pPr>
              <w:rPr>
                <w:rFonts w:ascii="Times New Roman" w:hAnsi="Times New Roman" w:cs="Times New Roman"/>
                <w:color w:val="00B050"/>
                <w:sz w:val="20"/>
                <w:szCs w:val="20"/>
              </w:rPr>
            </w:pPr>
          </w:p>
        </w:tc>
        <w:tc>
          <w:tcPr>
            <w:tcW w:w="2280" w:type="dxa"/>
            <w:shd w:val="clear" w:color="auto" w:fill="auto"/>
          </w:tcPr>
          <w:p w14:paraId="36E76F86" w14:textId="77777777" w:rsidR="003F4A76" w:rsidRPr="00CB0074" w:rsidRDefault="003F4A76" w:rsidP="00C17447">
            <w:pPr>
              <w:jc w:val="center"/>
              <w:rPr>
                <w:rFonts w:ascii="Times New Roman" w:hAnsi="Times New Roman" w:cs="Times New Roman"/>
                <w:color w:val="00B050"/>
                <w:sz w:val="20"/>
                <w:szCs w:val="20"/>
              </w:rPr>
            </w:pPr>
          </w:p>
        </w:tc>
        <w:tc>
          <w:tcPr>
            <w:tcW w:w="1131" w:type="dxa"/>
          </w:tcPr>
          <w:p w14:paraId="67AE35D4" w14:textId="77777777" w:rsidR="003F4A76" w:rsidRPr="00CB0074" w:rsidRDefault="003F4A76" w:rsidP="00C17447">
            <w:pPr>
              <w:jc w:val="both"/>
              <w:rPr>
                <w:rFonts w:ascii="Times New Roman" w:hAnsi="Times New Roman" w:cs="Times New Roman"/>
                <w:color w:val="00B050"/>
                <w:sz w:val="20"/>
                <w:szCs w:val="20"/>
              </w:rPr>
            </w:pPr>
          </w:p>
        </w:tc>
        <w:tc>
          <w:tcPr>
            <w:tcW w:w="1132" w:type="dxa"/>
          </w:tcPr>
          <w:p w14:paraId="2153F12A" w14:textId="77777777" w:rsidR="003F4A76" w:rsidRPr="00CB0074" w:rsidRDefault="003F4A76" w:rsidP="00C17447">
            <w:pPr>
              <w:jc w:val="center"/>
              <w:rPr>
                <w:rFonts w:ascii="Times New Roman" w:hAnsi="Times New Roman" w:cs="Times New Roman"/>
                <w:color w:val="00B050"/>
                <w:sz w:val="20"/>
                <w:szCs w:val="20"/>
              </w:rPr>
            </w:pPr>
          </w:p>
        </w:tc>
        <w:tc>
          <w:tcPr>
            <w:tcW w:w="1131" w:type="dxa"/>
          </w:tcPr>
          <w:p w14:paraId="2C57A85C" w14:textId="77777777" w:rsidR="003F4A76" w:rsidRPr="00CB0074" w:rsidRDefault="003F4A76" w:rsidP="00C17447">
            <w:pPr>
              <w:jc w:val="center"/>
              <w:rPr>
                <w:rFonts w:ascii="Times New Roman" w:hAnsi="Times New Roman" w:cs="Times New Roman"/>
                <w:color w:val="00B050"/>
                <w:sz w:val="20"/>
                <w:szCs w:val="20"/>
              </w:rPr>
            </w:pPr>
          </w:p>
        </w:tc>
        <w:tc>
          <w:tcPr>
            <w:tcW w:w="1132" w:type="dxa"/>
          </w:tcPr>
          <w:p w14:paraId="39E28B91" w14:textId="77777777" w:rsidR="003F4A76" w:rsidRPr="00CB0074" w:rsidRDefault="003F4A76" w:rsidP="00C17447">
            <w:pPr>
              <w:jc w:val="center"/>
              <w:rPr>
                <w:rFonts w:ascii="Times New Roman" w:hAnsi="Times New Roman" w:cs="Times New Roman"/>
                <w:color w:val="00B050"/>
                <w:sz w:val="20"/>
                <w:szCs w:val="20"/>
              </w:rPr>
            </w:pPr>
          </w:p>
        </w:tc>
        <w:tc>
          <w:tcPr>
            <w:tcW w:w="1132" w:type="dxa"/>
          </w:tcPr>
          <w:p w14:paraId="431111B7" w14:textId="77777777" w:rsidR="003F4A76" w:rsidRPr="00CB0074" w:rsidRDefault="003F4A76" w:rsidP="00C17447">
            <w:pPr>
              <w:jc w:val="center"/>
              <w:rPr>
                <w:rFonts w:ascii="Times New Roman" w:hAnsi="Times New Roman" w:cs="Times New Roman"/>
                <w:color w:val="00B050"/>
                <w:sz w:val="20"/>
                <w:szCs w:val="20"/>
              </w:rPr>
            </w:pPr>
          </w:p>
        </w:tc>
      </w:tr>
      <w:tr w:rsidR="003F4A76" w14:paraId="7D8DD196" w14:textId="77777777" w:rsidTr="003F4A76">
        <w:tc>
          <w:tcPr>
            <w:tcW w:w="1483" w:type="dxa"/>
          </w:tcPr>
          <w:p w14:paraId="25366E80" w14:textId="77777777" w:rsidR="003F4A76" w:rsidRPr="00CB0074" w:rsidRDefault="003F4A76" w:rsidP="00C17447">
            <w:pPr>
              <w:rPr>
                <w:rFonts w:ascii="Times New Roman" w:hAnsi="Times New Roman" w:cs="Times New Roman"/>
                <w:color w:val="00B050"/>
                <w:sz w:val="20"/>
                <w:szCs w:val="20"/>
              </w:rPr>
            </w:pPr>
          </w:p>
        </w:tc>
        <w:tc>
          <w:tcPr>
            <w:tcW w:w="2280" w:type="dxa"/>
            <w:shd w:val="clear" w:color="auto" w:fill="auto"/>
          </w:tcPr>
          <w:p w14:paraId="3439DAC0" w14:textId="77777777" w:rsidR="003F4A76" w:rsidRPr="00CB0074" w:rsidRDefault="003F4A76" w:rsidP="00C17447">
            <w:pPr>
              <w:jc w:val="center"/>
              <w:rPr>
                <w:rFonts w:ascii="Times New Roman" w:hAnsi="Times New Roman" w:cs="Times New Roman"/>
                <w:color w:val="00B050"/>
                <w:sz w:val="20"/>
                <w:szCs w:val="20"/>
              </w:rPr>
            </w:pPr>
          </w:p>
        </w:tc>
        <w:tc>
          <w:tcPr>
            <w:tcW w:w="1131" w:type="dxa"/>
          </w:tcPr>
          <w:p w14:paraId="2A89BEB5" w14:textId="77777777" w:rsidR="003F4A76" w:rsidRPr="00CB0074" w:rsidRDefault="003F4A76" w:rsidP="00C17447">
            <w:pPr>
              <w:jc w:val="both"/>
              <w:rPr>
                <w:rFonts w:ascii="Times New Roman" w:hAnsi="Times New Roman" w:cs="Times New Roman"/>
                <w:color w:val="00B050"/>
                <w:sz w:val="20"/>
                <w:szCs w:val="20"/>
              </w:rPr>
            </w:pPr>
          </w:p>
        </w:tc>
        <w:tc>
          <w:tcPr>
            <w:tcW w:w="1132" w:type="dxa"/>
          </w:tcPr>
          <w:p w14:paraId="0166001F" w14:textId="77777777" w:rsidR="003F4A76" w:rsidRPr="00CB0074" w:rsidRDefault="003F4A76" w:rsidP="00C17447">
            <w:pPr>
              <w:jc w:val="center"/>
              <w:rPr>
                <w:rFonts w:ascii="Times New Roman" w:hAnsi="Times New Roman" w:cs="Times New Roman"/>
                <w:color w:val="00B050"/>
                <w:sz w:val="20"/>
                <w:szCs w:val="20"/>
              </w:rPr>
            </w:pPr>
          </w:p>
        </w:tc>
        <w:tc>
          <w:tcPr>
            <w:tcW w:w="1131" w:type="dxa"/>
          </w:tcPr>
          <w:p w14:paraId="411F5AFC" w14:textId="77777777" w:rsidR="003F4A76" w:rsidRPr="00CB0074" w:rsidRDefault="003F4A76" w:rsidP="00C17447">
            <w:pPr>
              <w:jc w:val="center"/>
              <w:rPr>
                <w:rFonts w:ascii="Times New Roman" w:hAnsi="Times New Roman" w:cs="Times New Roman"/>
                <w:color w:val="00B050"/>
                <w:sz w:val="20"/>
                <w:szCs w:val="20"/>
              </w:rPr>
            </w:pPr>
          </w:p>
        </w:tc>
        <w:tc>
          <w:tcPr>
            <w:tcW w:w="1132" w:type="dxa"/>
          </w:tcPr>
          <w:p w14:paraId="6AF25873" w14:textId="77777777" w:rsidR="003F4A76" w:rsidRPr="00CB0074" w:rsidRDefault="003F4A76" w:rsidP="00C17447">
            <w:pPr>
              <w:jc w:val="center"/>
              <w:rPr>
                <w:rFonts w:ascii="Times New Roman" w:hAnsi="Times New Roman" w:cs="Times New Roman"/>
                <w:color w:val="00B050"/>
                <w:sz w:val="20"/>
                <w:szCs w:val="20"/>
              </w:rPr>
            </w:pPr>
          </w:p>
        </w:tc>
        <w:tc>
          <w:tcPr>
            <w:tcW w:w="1132" w:type="dxa"/>
          </w:tcPr>
          <w:p w14:paraId="6E383673" w14:textId="77777777" w:rsidR="003F4A76" w:rsidRPr="00CB0074" w:rsidRDefault="003F4A76" w:rsidP="00C17447">
            <w:pPr>
              <w:jc w:val="center"/>
              <w:rPr>
                <w:rFonts w:ascii="Times New Roman" w:hAnsi="Times New Roman" w:cs="Times New Roman"/>
                <w:color w:val="00B050"/>
                <w:sz w:val="20"/>
                <w:szCs w:val="20"/>
              </w:rPr>
            </w:pPr>
          </w:p>
        </w:tc>
      </w:tr>
      <w:tr w:rsidR="003F4A76" w14:paraId="16A21351" w14:textId="77777777" w:rsidTr="003F4A76">
        <w:tc>
          <w:tcPr>
            <w:tcW w:w="1483" w:type="dxa"/>
            <w:tcBorders>
              <w:bottom w:val="single" w:sz="4" w:space="0" w:color="auto"/>
            </w:tcBorders>
          </w:tcPr>
          <w:p w14:paraId="4331A9BE" w14:textId="77777777" w:rsidR="003F4A76" w:rsidRPr="00CB0074" w:rsidRDefault="003F4A76" w:rsidP="00C17447">
            <w:pPr>
              <w:rPr>
                <w:rFonts w:ascii="Times New Roman" w:hAnsi="Times New Roman" w:cs="Times New Roman"/>
                <w:color w:val="00B050"/>
                <w:sz w:val="20"/>
                <w:szCs w:val="20"/>
              </w:rPr>
            </w:pPr>
          </w:p>
        </w:tc>
        <w:tc>
          <w:tcPr>
            <w:tcW w:w="2280" w:type="dxa"/>
            <w:tcBorders>
              <w:bottom w:val="single" w:sz="4" w:space="0" w:color="auto"/>
            </w:tcBorders>
            <w:shd w:val="clear" w:color="auto" w:fill="auto"/>
          </w:tcPr>
          <w:p w14:paraId="6349BB02"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1E982587" w14:textId="77777777" w:rsidR="003F4A76" w:rsidRPr="00CB0074" w:rsidRDefault="003F4A76" w:rsidP="00C17447">
            <w:pPr>
              <w:jc w:val="both"/>
              <w:rPr>
                <w:rFonts w:ascii="Times New Roman" w:hAnsi="Times New Roman" w:cs="Times New Roman"/>
                <w:color w:val="00B050"/>
                <w:sz w:val="20"/>
                <w:szCs w:val="20"/>
              </w:rPr>
            </w:pPr>
          </w:p>
        </w:tc>
        <w:tc>
          <w:tcPr>
            <w:tcW w:w="1132" w:type="dxa"/>
            <w:tcBorders>
              <w:bottom w:val="single" w:sz="4" w:space="0" w:color="auto"/>
            </w:tcBorders>
          </w:tcPr>
          <w:p w14:paraId="4DE471CD"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4FEEA36F"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1100AAA0"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619E72AC" w14:textId="77777777" w:rsidR="003F4A76" w:rsidRPr="00CB0074" w:rsidRDefault="003F4A76" w:rsidP="00C17447">
            <w:pPr>
              <w:jc w:val="center"/>
              <w:rPr>
                <w:rFonts w:ascii="Times New Roman" w:hAnsi="Times New Roman" w:cs="Times New Roman"/>
                <w:color w:val="00B050"/>
                <w:sz w:val="20"/>
                <w:szCs w:val="20"/>
              </w:rPr>
            </w:pPr>
          </w:p>
        </w:tc>
      </w:tr>
      <w:tr w:rsidR="00C17447" w14:paraId="14CF4164" w14:textId="77777777" w:rsidTr="003F4A76">
        <w:tc>
          <w:tcPr>
            <w:tcW w:w="1483" w:type="dxa"/>
            <w:tcBorders>
              <w:top w:val="single" w:sz="4" w:space="0" w:color="auto"/>
            </w:tcBorders>
          </w:tcPr>
          <w:p w14:paraId="698FB21E"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F35_</w:t>
            </w:r>
            <w:r w:rsidR="00C17447" w:rsidRPr="0039450F">
              <w:rPr>
                <w:rFonts w:ascii="Times New Roman" w:hAnsi="Times New Roman" w:cs="Times New Roman"/>
                <w:sz w:val="20"/>
                <w:szCs w:val="20"/>
              </w:rPr>
              <w:t>251</w:t>
            </w:r>
          </w:p>
        </w:tc>
        <w:tc>
          <w:tcPr>
            <w:tcW w:w="2280" w:type="dxa"/>
            <w:tcBorders>
              <w:top w:val="single" w:sz="4" w:space="0" w:color="auto"/>
            </w:tcBorders>
            <w:shd w:val="clear" w:color="auto" w:fill="auto"/>
          </w:tcPr>
          <w:p w14:paraId="2673B7D0"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5C964B28" w14:textId="405F63C7"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C17447" w14:paraId="6F507FE7" w14:textId="77777777" w:rsidTr="001B24BE">
        <w:tc>
          <w:tcPr>
            <w:tcW w:w="1483" w:type="dxa"/>
          </w:tcPr>
          <w:p w14:paraId="4269C3D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_300</w:t>
            </w:r>
          </w:p>
        </w:tc>
        <w:tc>
          <w:tcPr>
            <w:tcW w:w="2280" w:type="dxa"/>
            <w:shd w:val="clear" w:color="auto" w:fill="auto"/>
          </w:tcPr>
          <w:p w14:paraId="2683B27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6A6F5B0C" w14:textId="25636683"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C17447" w14:paraId="72E8EAB1" w14:textId="77777777" w:rsidTr="001B24BE">
        <w:tc>
          <w:tcPr>
            <w:tcW w:w="1483" w:type="dxa"/>
          </w:tcPr>
          <w:p w14:paraId="4325E5AC"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_400</w:t>
            </w:r>
          </w:p>
        </w:tc>
        <w:tc>
          <w:tcPr>
            <w:tcW w:w="2280" w:type="dxa"/>
            <w:shd w:val="clear" w:color="auto" w:fill="auto"/>
          </w:tcPr>
          <w:p w14:paraId="71608827"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F531042" w14:textId="1F5434D5"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C17447" w14:paraId="3BE9DD21" w14:textId="77777777" w:rsidTr="001B24BE">
        <w:tc>
          <w:tcPr>
            <w:tcW w:w="1483" w:type="dxa"/>
          </w:tcPr>
          <w:p w14:paraId="4509B0E3"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_500</w:t>
            </w:r>
          </w:p>
        </w:tc>
        <w:tc>
          <w:tcPr>
            <w:tcW w:w="2280" w:type="dxa"/>
            <w:shd w:val="clear" w:color="auto" w:fill="auto"/>
          </w:tcPr>
          <w:p w14:paraId="7C7BA22C"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A6EC9B3" w14:textId="2E09672C"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C17447" w14:paraId="6D89C698" w14:textId="77777777" w:rsidTr="001B24BE">
        <w:tc>
          <w:tcPr>
            <w:tcW w:w="1483" w:type="dxa"/>
            <w:tcBorders>
              <w:bottom w:val="single" w:sz="4" w:space="0" w:color="auto"/>
            </w:tcBorders>
          </w:tcPr>
          <w:p w14:paraId="5994AA55"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C17447" w:rsidRPr="0039450F" w:rsidRDefault="00F0601B" w:rsidP="00C17447">
            <w:pPr>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_600</w:t>
            </w:r>
          </w:p>
        </w:tc>
        <w:tc>
          <w:tcPr>
            <w:tcW w:w="2280" w:type="dxa"/>
            <w:tcBorders>
              <w:bottom w:val="single" w:sz="4" w:space="0" w:color="auto"/>
            </w:tcBorders>
            <w:shd w:val="clear" w:color="auto" w:fill="auto"/>
          </w:tcPr>
          <w:p w14:paraId="39C7E01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21A5FA6A" w14:textId="43EDD6A2"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44181B9D"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del w:id="80" w:author="Fernando Maccari" w:date="2023-11-28T15:20:00Z">
        <w:r w:rsidDel="00441004">
          <w:rPr>
            <w:rFonts w:ascii="Times New Roman" w:hAnsi="Times New Roman" w:cs="Times New Roman"/>
            <w:sz w:val="24"/>
            <w:szCs w:val="24"/>
          </w:rPr>
          <w:delText>specific kind</w:delText>
        </w:r>
      </w:del>
      <w:ins w:id="81" w:author="Fernando Maccari" w:date="2023-11-28T15:20:00Z">
        <w:r w:rsidR="00441004">
          <w:rPr>
            <w:rFonts w:ascii="Times New Roman" w:hAnsi="Times New Roman" w:cs="Times New Roman"/>
            <w:sz w:val="24"/>
            <w:szCs w:val="24"/>
          </w:rPr>
          <w:t>the processing parameters</w:t>
        </w:r>
      </w:ins>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in a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7303E349"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Pr>
          <w:rFonts w:ascii="Times New Roman" w:hAnsi="Times New Roman" w:cs="Times New Roman"/>
          <w:sz w:val="24"/>
          <w:szCs w:val="24"/>
        </w:rPr>
        <w:t xml:space="preserve">so the </w:t>
      </w:r>
      <w:r w:rsidR="00F0601B">
        <w:rPr>
          <w:rFonts w:ascii="Times New Roman" w:hAnsi="Times New Roman" w:cs="Times New Roman"/>
          <w:sz w:val="24"/>
          <w:szCs w:val="24"/>
        </w:rPr>
        <w:t xml:space="preserve">growth of the nano crystalline grains can be almost neglected.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07ACD86B"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del w:id="82" w:author="Fernando Maccari" w:date="2023-11-28T15:30:00Z">
        <w:r w:rsidRPr="003D2FE0" w:rsidDel="00D51399">
          <w:rPr>
            <w:rFonts w:ascii="Times New Roman" w:hAnsi="Times New Roman" w:cs="Times New Roman"/>
            <w:sz w:val="24"/>
            <w:szCs w:val="24"/>
          </w:rPr>
          <w:delText xml:space="preserve">better </w:delText>
        </w:r>
      </w:del>
      <w:ins w:id="83" w:author="Fernando Maccari" w:date="2023-11-28T15:30:00Z">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ins>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1A7743">
        <w:rPr>
          <w:rFonts w:ascii="Times New Roman" w:hAnsi="Times New Roman" w:cs="Times New Roman"/>
          <w:b/>
          <w:bCs/>
          <w:sz w:val="24"/>
          <w:szCs w:val="24"/>
        </w:rPr>
        <w:t>7</w:t>
      </w:r>
      <w:r w:rsidR="00F10B1C">
        <w:rPr>
          <w:rFonts w:ascii="Times New Roman" w:hAnsi="Times New Roman" w:cs="Times New Roman"/>
          <w:sz w:val="24"/>
          <w:szCs w:val="24"/>
        </w:rPr>
        <w:t xml:space="preserve"> 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Figure 7a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Figure 7b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w:t>
      </w:r>
      <w:r w:rsidR="00F04CB1">
        <w:rPr>
          <w:rFonts w:ascii="Times New Roman" w:hAnsi="Times New Roman" w:cs="Times New Roman"/>
          <w:sz w:val="24"/>
          <w:szCs w:val="24"/>
        </w:rPr>
        <w:lastRenderedPageBreak/>
        <w:t xml:space="preserve">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84"/>
      <w:r w:rsidRPr="003D2FE0">
        <w:rPr>
          <w:rFonts w:ascii="Times New Roman" w:hAnsi="Times New Roman" w:cs="Times New Roman"/>
          <w:sz w:val="24"/>
          <w:szCs w:val="24"/>
        </w:rPr>
        <w:t xml:space="preserve">thermal expansion </w:t>
      </w:r>
      <w:commentRangeEnd w:id="84"/>
      <w:r>
        <w:rPr>
          <w:rStyle w:val="CommentReference"/>
          <w:lang w:val="tr-TR"/>
        </w:rPr>
        <w:commentReference w:id="84"/>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85"/>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85"/>
      <w:r w:rsidR="008379D9">
        <w:rPr>
          <w:rStyle w:val="CommentReference"/>
          <w:lang w:val="tr-TR"/>
        </w:rPr>
        <w:commentReference w:id="85"/>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C91710F"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1A7743" w:rsidRPr="0096044A">
        <w:rPr>
          <w:rFonts w:ascii="Times New Roman" w:hAnsi="Times New Roman" w:cs="Times New Roman"/>
          <w:b/>
          <w:bCs/>
          <w:i/>
          <w:iCs/>
          <w:sz w:val="24"/>
          <w:szCs w:val="24"/>
        </w:rPr>
        <w:t>7</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30620672"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 xml:space="preserve">he highest remanence value (1.25T)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hot deformation at high 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Figure 8</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 xml:space="preserve">direct </w:t>
      </w:r>
      <w:r w:rsidR="002807C8">
        <w:rPr>
          <w:rFonts w:ascii="Times New Roman" w:hAnsi="Times New Roman" w:cs="Times New Roman"/>
          <w:sz w:val="24"/>
          <w:szCs w:val="24"/>
        </w:rPr>
        <w:lastRenderedPageBreak/>
        <w:t>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p w14:paraId="43818358" w14:textId="77777777" w:rsidR="00F65425" w:rsidRPr="00412072" w:rsidRDefault="00F65425" w:rsidP="005E00A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3"/>
      </w:tblGrid>
      <w:tr w:rsidR="00102080" w14:paraId="27BECAAF" w14:textId="77777777" w:rsidTr="002807C8">
        <w:tc>
          <w:tcPr>
            <w:tcW w:w="4703" w:type="dxa"/>
          </w:tcPr>
          <w:p w14:paraId="1FB8D824" w14:textId="13CD15BD"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BB88C15" wp14:editId="3DC7B2AD">
                  <wp:extent cx="2880000" cy="2304000"/>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c>
          <w:tcPr>
            <w:tcW w:w="4703" w:type="dxa"/>
          </w:tcPr>
          <w:p w14:paraId="11488FBC" w14:textId="06BAB9A7"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467BE0C" wp14:editId="4471016D">
                  <wp:extent cx="2880000" cy="2304000"/>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r>
    </w:tbl>
    <w:p w14:paraId="5512FA3D" w14:textId="6BE8CD12" w:rsidR="00102080" w:rsidRPr="0096044A" w:rsidRDefault="00102080" w:rsidP="0088578B">
      <w:pPr>
        <w:spacing w:after="0" w:line="360" w:lineRule="auto"/>
        <w:jc w:val="both"/>
        <w:rPr>
          <w:rFonts w:ascii="Times New Roman" w:hAnsi="Times New Roman" w:cs="Times New Roman"/>
          <w:i/>
          <w:iCs/>
          <w:sz w:val="24"/>
          <w:szCs w:val="24"/>
        </w:rPr>
      </w:pPr>
      <w:commentRangeStart w:id="86"/>
      <w:r w:rsidRPr="0096044A">
        <w:rPr>
          <w:rFonts w:ascii="Times New Roman" w:hAnsi="Times New Roman" w:cs="Times New Roman"/>
          <w:b/>
          <w:bCs/>
          <w:i/>
          <w:iCs/>
          <w:sz w:val="24"/>
          <w:szCs w:val="24"/>
        </w:rPr>
        <w:t xml:space="preserve">Figure </w:t>
      </w:r>
      <w:r w:rsidR="00B842ED" w:rsidRPr="0096044A">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commentRangeEnd w:id="86"/>
      <w:r w:rsidR="002807C8" w:rsidRPr="0096044A">
        <w:rPr>
          <w:rStyle w:val="CommentReference"/>
          <w:i/>
          <w:iCs/>
          <w:lang w:val="tr-TR"/>
        </w:rPr>
        <w:commentReference w:id="86"/>
      </w:r>
      <w:r w:rsidRPr="0096044A">
        <w:rPr>
          <w:rFonts w:ascii="Times New Roman" w:hAnsi="Times New Roman" w:cs="Times New Roman"/>
          <w:i/>
          <w:iCs/>
          <w:sz w:val="24"/>
          <w:szCs w:val="24"/>
        </w:rPr>
        <w:t xml:space="preserve">Samples deformed at different maximum pressures. The sample deformed at 100 MPa (left) displays significantly less alignment than the sample deformed at 500 MPa (right). The 500 MPa sample also displays much larger </w:t>
      </w:r>
      <w:commentRangeStart w:id="87"/>
      <w:r w:rsidRPr="0096044A">
        <w:rPr>
          <w:rFonts w:ascii="Times New Roman" w:hAnsi="Times New Roman" w:cs="Times New Roman"/>
          <w:i/>
          <w:iCs/>
          <w:sz w:val="24"/>
          <w:szCs w:val="24"/>
        </w:rPr>
        <w:t>grains.</w:t>
      </w:r>
      <w:commentRangeEnd w:id="87"/>
      <w:r w:rsidR="00E10268">
        <w:rPr>
          <w:rStyle w:val="CommentReference"/>
          <w:lang w:val="tr-TR"/>
        </w:rPr>
        <w:commentReference w:id="87"/>
      </w:r>
    </w:p>
    <w:p w14:paraId="691C22CB" w14:textId="5EACEA1C" w:rsidR="00102080" w:rsidRDefault="00102080"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2A9E0CF7" w14:textId="2EF3C52C" w:rsidR="00F65425" w:rsidRPr="00F65425" w:rsidRDefault="009604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p>
    <w:p w14:paraId="51584C51" w14:textId="6E3F375F" w:rsidR="002807C8" w:rsidRDefault="00690415"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For the hot deformation step,</w:t>
      </w:r>
      <w:r w:rsidR="00F65425">
        <w:rPr>
          <w:rFonts w:ascii="Times New Roman" w:hAnsi="Times New Roman" w:cs="Times New Roman"/>
          <w:color w:val="00B050"/>
          <w:sz w:val="24"/>
          <w:szCs w:val="24"/>
        </w:rPr>
        <w:t xml:space="preserve"> the pressure </w:t>
      </w:r>
      <w:r>
        <w:rPr>
          <w:rFonts w:ascii="Times New Roman" w:hAnsi="Times New Roman" w:cs="Times New Roman"/>
          <w:color w:val="00B050"/>
          <w:sz w:val="24"/>
          <w:szCs w:val="24"/>
        </w:rPr>
        <w:t>in the FAST/SPS device</w:t>
      </w:r>
      <w:r w:rsidR="00F65425">
        <w:rPr>
          <w:rFonts w:ascii="Times New Roman" w:hAnsi="Times New Roman" w:cs="Times New Roman"/>
          <w:color w:val="00B050"/>
          <w:sz w:val="24"/>
          <w:szCs w:val="24"/>
        </w:rPr>
        <w:t xml:space="preserve"> was kept constant at </w:t>
      </w:r>
      <w:r>
        <w:rPr>
          <w:rFonts w:ascii="Times New Roman" w:hAnsi="Times New Roman" w:cs="Times New Roman"/>
          <w:color w:val="00B050"/>
          <w:sz w:val="24"/>
          <w:szCs w:val="24"/>
        </w:rPr>
        <w:t>xxx</w:t>
      </w:r>
      <w:r w:rsidR="00F65425">
        <w:rPr>
          <w:rFonts w:ascii="Times New Roman" w:hAnsi="Times New Roman" w:cs="Times New Roman"/>
          <w:color w:val="00B050"/>
          <w:sz w:val="24"/>
          <w:szCs w:val="24"/>
        </w:rPr>
        <w:t xml:space="preserve"> MPa</w:t>
      </w:r>
      <w:r w:rsidR="007120B3">
        <w:rPr>
          <w:rFonts w:ascii="Times New Roman" w:hAnsi="Times New Roman" w:cs="Times New Roman"/>
          <w:color w:val="00B050"/>
          <w:sz w:val="24"/>
          <w:szCs w:val="24"/>
        </w:rPr>
        <w:t xml:space="preserve"> </w:t>
      </w:r>
      <w:r>
        <w:rPr>
          <w:rFonts w:ascii="Times New Roman" w:hAnsi="Times New Roman" w:cs="Times New Roman"/>
          <w:color w:val="00B050"/>
          <w:sz w:val="24"/>
          <w:szCs w:val="24"/>
        </w:rPr>
        <w:t xml:space="preserve">for all samples </w:t>
      </w:r>
      <w:r w:rsidR="007120B3">
        <w:rPr>
          <w:rFonts w:ascii="Times New Roman" w:hAnsi="Times New Roman" w:cs="Times New Roman"/>
          <w:color w:val="00B050"/>
          <w:sz w:val="24"/>
          <w:szCs w:val="24"/>
        </w:rPr>
        <w:t>leaving room for further improvement</w:t>
      </w:r>
      <w:r w:rsidR="00F65425">
        <w:rPr>
          <w:rFonts w:ascii="Times New Roman" w:hAnsi="Times New Roman" w:cs="Times New Roman"/>
          <w:color w:val="00B050"/>
          <w:sz w:val="24"/>
          <w:szCs w:val="24"/>
        </w:rPr>
        <w:t>.</w:t>
      </w:r>
      <w:r w:rsidR="00A558A2">
        <w:rPr>
          <w:rFonts w:ascii="Times New Roman" w:hAnsi="Times New Roman" w:cs="Times New Roman"/>
          <w:color w:val="00B050"/>
          <w:sz w:val="24"/>
          <w:szCs w:val="24"/>
        </w:rPr>
        <w:t xml:space="preserve"> </w:t>
      </w:r>
      <w:r w:rsidR="00A558A2" w:rsidRPr="00A558A2">
        <w:rPr>
          <w:rFonts w:ascii="Times New Roman" w:hAnsi="Times New Roman" w:cs="Times New Roman"/>
          <w:b/>
          <w:bCs/>
          <w:color w:val="00B050"/>
          <w:sz w:val="24"/>
          <w:szCs w:val="24"/>
        </w:rPr>
        <w:t>Figure 9</w:t>
      </w:r>
      <w:r w:rsidR="00A558A2">
        <w:rPr>
          <w:rFonts w:ascii="Times New Roman" w:hAnsi="Times New Roman" w:cs="Times New Roman"/>
          <w:color w:val="00B050"/>
          <w:sz w:val="24"/>
          <w:szCs w:val="24"/>
        </w:rPr>
        <w:t xml:space="preserve"> shows</w:t>
      </w:r>
      <w:r w:rsidR="007120B3">
        <w:rPr>
          <w:rFonts w:ascii="Times New Roman" w:hAnsi="Times New Roman" w:cs="Times New Roman"/>
          <w:color w:val="00B050"/>
          <w:sz w:val="24"/>
          <w:szCs w:val="24"/>
        </w:rPr>
        <w:t xml:space="preserve"> the deformation curves of…</w:t>
      </w:r>
    </w:p>
    <w:p w14:paraId="0C2DDF23" w14:textId="56D60992" w:rsidR="00F640A0" w:rsidRDefault="00F640A0" w:rsidP="0088578B">
      <w:pPr>
        <w:spacing w:after="0" w:line="360" w:lineRule="auto"/>
        <w:jc w:val="both"/>
        <w:rPr>
          <w:rFonts w:ascii="Times New Roman" w:hAnsi="Times New Roman" w:cs="Times New Roman"/>
          <w:color w:val="00B050"/>
          <w:sz w:val="24"/>
          <w:szCs w:val="24"/>
        </w:rPr>
      </w:pPr>
    </w:p>
    <w:p w14:paraId="6C3A074B" w14:textId="2017588C" w:rsidR="00F640A0" w:rsidRDefault="00F640A0"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Maybe you can also show a photo of a hot deformed sample and discuss the risk of crack formation, when starting your approach from still porous Nd-Fe-B compacts.</w:t>
      </w:r>
    </w:p>
    <w:p w14:paraId="721B2E43" w14:textId="17CAA3FF" w:rsidR="00F65425" w:rsidRDefault="00F65425"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F65425" w14:paraId="2A5A2486" w14:textId="77777777" w:rsidTr="00F65425">
        <w:tc>
          <w:tcPr>
            <w:tcW w:w="9396" w:type="dxa"/>
          </w:tcPr>
          <w:p w14:paraId="7665617E" w14:textId="77777777" w:rsidR="00F65425" w:rsidRDefault="00F65425" w:rsidP="0088578B">
            <w:pPr>
              <w:spacing w:line="360" w:lineRule="auto"/>
              <w:jc w:val="both"/>
              <w:rPr>
                <w:rFonts w:ascii="Times New Roman" w:hAnsi="Times New Roman" w:cs="Times New Roman"/>
                <w:color w:val="00B050"/>
                <w:sz w:val="24"/>
                <w:szCs w:val="24"/>
              </w:rPr>
            </w:pPr>
          </w:p>
        </w:tc>
      </w:tr>
    </w:tbl>
    <w:p w14:paraId="54023797" w14:textId="05AFB0BF" w:rsidR="00F65425" w:rsidRDefault="00F65425" w:rsidP="0088578B">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w:t>
      </w:r>
      <w:r w:rsidR="00A558A2" w:rsidRPr="00A558A2">
        <w:rPr>
          <w:rFonts w:ascii="Times New Roman" w:hAnsi="Times New Roman" w:cs="Times New Roman"/>
          <w:color w:val="00B050"/>
          <w:sz w:val="24"/>
          <w:szCs w:val="24"/>
        </w:rPr>
        <w:t xml:space="preserve">Hot deformation of pre-sintered, </w:t>
      </w:r>
      <w:r w:rsidR="00A558A2">
        <w:rPr>
          <w:rFonts w:ascii="Times New Roman" w:hAnsi="Times New Roman" w:cs="Times New Roman"/>
          <w:color w:val="00B050"/>
          <w:sz w:val="24"/>
          <w:szCs w:val="24"/>
        </w:rPr>
        <w:t>dense</w:t>
      </w:r>
      <w:r w:rsidR="00A558A2" w:rsidRPr="00A558A2">
        <w:rPr>
          <w:rFonts w:ascii="Times New Roman" w:hAnsi="Times New Roman" w:cs="Times New Roman"/>
          <w:color w:val="00B050"/>
          <w:sz w:val="24"/>
          <w:szCs w:val="24"/>
        </w:rPr>
        <w:t xml:space="preserve"> </w:t>
      </w:r>
      <w:proofErr w:type="spellStart"/>
      <w:r w:rsidR="00A558A2" w:rsidRPr="00A558A2">
        <w:rPr>
          <w:rFonts w:ascii="Times New Roman" w:hAnsi="Times New Roman" w:cs="Times New Roman"/>
          <w:color w:val="00B050"/>
          <w:sz w:val="24"/>
          <w:szCs w:val="24"/>
        </w:rPr>
        <w:t>Nd</w:t>
      </w:r>
      <w:proofErr w:type="spellEnd"/>
      <w:r w:rsidR="00A558A2" w:rsidRPr="00A558A2">
        <w:rPr>
          <w:rFonts w:ascii="Times New Roman" w:hAnsi="Times New Roman" w:cs="Times New Roman"/>
          <w:color w:val="00B050"/>
          <w:sz w:val="24"/>
          <w:szCs w:val="24"/>
        </w:rPr>
        <w:t>-Fe-B samples (</w:t>
      </w:r>
      <w:proofErr w:type="spellStart"/>
      <w:r w:rsidR="00A558A2">
        <w:rPr>
          <w:rFonts w:ascii="Times New Roman" w:hAnsi="Times New Roman" w:cs="Times New Roman"/>
          <w:color w:val="00B050"/>
          <w:sz w:val="24"/>
          <w:szCs w:val="24"/>
        </w:rPr>
        <w:t>xxx</w:t>
      </w:r>
      <w:r w:rsidR="00A558A2" w:rsidRPr="00A558A2">
        <w:rPr>
          <w:rFonts w:ascii="Times New Roman" w:hAnsi="Times New Roman" w:cs="Times New Roman"/>
          <w:color w:val="00B050"/>
          <w:sz w:val="24"/>
          <w:szCs w:val="24"/>
        </w:rPr>
        <w:t>°C</w:t>
      </w:r>
      <w:proofErr w:type="spellEnd"/>
      <w:r w:rsidR="00A558A2" w:rsidRPr="00A558A2">
        <w:rPr>
          <w:rFonts w:ascii="Times New Roman" w:hAnsi="Times New Roman" w:cs="Times New Roman"/>
          <w:color w:val="00B050"/>
          <w:sz w:val="24"/>
          <w:szCs w:val="24"/>
        </w:rPr>
        <w:t xml:space="preserve">, </w:t>
      </w:r>
      <w:r w:rsidR="00A558A2">
        <w:rPr>
          <w:rFonts w:ascii="Times New Roman" w:hAnsi="Times New Roman" w:cs="Times New Roman"/>
          <w:color w:val="00B050"/>
          <w:sz w:val="24"/>
          <w:szCs w:val="24"/>
        </w:rPr>
        <w:t>45</w:t>
      </w:r>
      <w:r w:rsidR="00A558A2" w:rsidRPr="00A558A2">
        <w:rPr>
          <w:rFonts w:ascii="Times New Roman" w:hAnsi="Times New Roman" w:cs="Times New Roman"/>
          <w:color w:val="00B050"/>
          <w:sz w:val="24"/>
          <w:szCs w:val="24"/>
        </w:rPr>
        <w:t xml:space="preserve"> MPa, </w:t>
      </w:r>
      <w:r w:rsidR="00A558A2">
        <w:rPr>
          <w:rFonts w:ascii="Times New Roman" w:hAnsi="Times New Roman" w:cs="Times New Roman"/>
          <w:color w:val="00B050"/>
          <w:sz w:val="24"/>
          <w:szCs w:val="24"/>
        </w:rPr>
        <w:t xml:space="preserve">xx </w:t>
      </w:r>
      <w:r w:rsidR="00A558A2" w:rsidRPr="00A558A2">
        <w:rPr>
          <w:rFonts w:ascii="Times New Roman" w:hAnsi="Times New Roman" w:cs="Times New Roman"/>
          <w:color w:val="00B050"/>
          <w:sz w:val="24"/>
          <w:szCs w:val="24"/>
        </w:rPr>
        <w:t xml:space="preserve">s) via FAST/SPS. </w:t>
      </w:r>
      <w:r w:rsidR="00A558A2">
        <w:rPr>
          <w:rFonts w:ascii="Times New Roman" w:hAnsi="Times New Roman" w:cs="Times New Roman"/>
          <w:color w:val="00B050"/>
          <w:sz w:val="24"/>
          <w:szCs w:val="24"/>
        </w:rPr>
        <w:t>Parameters.</w:t>
      </w:r>
    </w:p>
    <w:p w14:paraId="401C3E98" w14:textId="169A1155" w:rsidR="00A558A2" w:rsidRDefault="00A558A2" w:rsidP="0088578B">
      <w:pPr>
        <w:spacing w:after="0" w:line="360" w:lineRule="auto"/>
        <w:jc w:val="both"/>
        <w:rPr>
          <w:rFonts w:ascii="Times New Roman" w:hAnsi="Times New Roman" w:cs="Times New Roman"/>
          <w:color w:val="00B050"/>
          <w:sz w:val="24"/>
          <w:szCs w:val="24"/>
        </w:rPr>
      </w:pPr>
    </w:p>
    <w:p w14:paraId="2A04F619" w14:textId="08E63ED9" w:rsidR="00A558A2" w:rsidRDefault="00A558A2" w:rsidP="0088578B">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lastRenderedPageBreak/>
        <w:t xml:space="preserve">Discussion of the deformation curve with respect to the magnetic properties </w:t>
      </w:r>
      <w:r w:rsidR="00690415">
        <w:rPr>
          <w:rFonts w:ascii="Times New Roman" w:hAnsi="Times New Roman" w:cs="Times New Roman"/>
          <w:color w:val="00B050"/>
          <w:sz w:val="24"/>
          <w:szCs w:val="24"/>
        </w:rPr>
        <w:t>shown in</w:t>
      </w:r>
      <w:r>
        <w:rPr>
          <w:rFonts w:ascii="Times New Roman" w:hAnsi="Times New Roman" w:cs="Times New Roman"/>
          <w:color w:val="00B050"/>
          <w:sz w:val="24"/>
          <w:szCs w:val="24"/>
        </w:rPr>
        <w:t xml:space="preserve"> </w:t>
      </w:r>
      <w:r w:rsidRPr="00A558A2">
        <w:rPr>
          <w:rFonts w:ascii="Times New Roman" w:hAnsi="Times New Roman" w:cs="Times New Roman"/>
          <w:b/>
          <w:bCs/>
          <w:color w:val="00B050"/>
          <w:sz w:val="24"/>
          <w:szCs w:val="24"/>
        </w:rPr>
        <w:t>Table 4</w:t>
      </w:r>
      <w:r>
        <w:rPr>
          <w:rFonts w:ascii="Times New Roman" w:hAnsi="Times New Roman" w:cs="Times New Roman"/>
          <w:color w:val="00B050"/>
          <w:sz w:val="24"/>
          <w:szCs w:val="24"/>
        </w:rPr>
        <w:t xml:space="preserve">. </w:t>
      </w:r>
      <w:r w:rsidR="007120B3">
        <w:rPr>
          <w:rFonts w:ascii="Times New Roman" w:hAnsi="Times New Roman" w:cs="Times New Roman"/>
          <w:color w:val="00B050"/>
          <w:sz w:val="24"/>
          <w:szCs w:val="24"/>
        </w:rPr>
        <w:t>I would expect that m</w:t>
      </w:r>
      <w:r>
        <w:rPr>
          <w:rFonts w:ascii="Times New Roman" w:hAnsi="Times New Roman" w:cs="Times New Roman"/>
          <w:color w:val="00B050"/>
          <w:sz w:val="24"/>
          <w:szCs w:val="24"/>
        </w:rPr>
        <w:t xml:space="preserve">agnetic properties of the pre-sintered samples should already </w:t>
      </w:r>
      <w:r w:rsidR="007120B3">
        <w:rPr>
          <w:rFonts w:ascii="Times New Roman" w:hAnsi="Times New Roman" w:cs="Times New Roman"/>
          <w:color w:val="00B050"/>
          <w:sz w:val="24"/>
          <w:szCs w:val="24"/>
        </w:rPr>
        <w:t>hint on</w:t>
      </w:r>
      <w:r>
        <w:rPr>
          <w:rFonts w:ascii="Times New Roman" w:hAnsi="Times New Roman" w:cs="Times New Roman"/>
          <w:color w:val="00B050"/>
          <w:sz w:val="24"/>
          <w:szCs w:val="24"/>
        </w:rPr>
        <w:t xml:space="preserve"> the grain growth</w:t>
      </w:r>
      <w:r w:rsidR="007120B3">
        <w:rPr>
          <w:rFonts w:ascii="Times New Roman" w:hAnsi="Times New Roman" w:cs="Times New Roman"/>
          <w:color w:val="00B050"/>
          <w:sz w:val="24"/>
          <w:szCs w:val="24"/>
        </w:rPr>
        <w:t xml:space="preserve"> after pre-sintering</w:t>
      </w:r>
      <w:r>
        <w:rPr>
          <w:rFonts w:ascii="Times New Roman" w:hAnsi="Times New Roman" w:cs="Times New Roman"/>
          <w:color w:val="00B050"/>
          <w:sz w:val="24"/>
          <w:szCs w:val="24"/>
        </w:rPr>
        <w:t xml:space="preserve">. Maybe you can </w:t>
      </w:r>
      <w:r w:rsidR="007120B3">
        <w:rPr>
          <w:rFonts w:ascii="Times New Roman" w:hAnsi="Times New Roman" w:cs="Times New Roman"/>
          <w:color w:val="00B050"/>
          <w:sz w:val="24"/>
          <w:szCs w:val="24"/>
        </w:rPr>
        <w:t>compare</w:t>
      </w:r>
      <w:r>
        <w:rPr>
          <w:rFonts w:ascii="Times New Roman" w:hAnsi="Times New Roman" w:cs="Times New Roman"/>
          <w:color w:val="00B050"/>
          <w:sz w:val="24"/>
          <w:szCs w:val="24"/>
        </w:rPr>
        <w:t xml:space="preserve"> SEM image</w:t>
      </w:r>
      <w:r w:rsidR="007120B3">
        <w:rPr>
          <w:rFonts w:ascii="Times New Roman" w:hAnsi="Times New Roman" w:cs="Times New Roman"/>
          <w:color w:val="00B050"/>
          <w:sz w:val="24"/>
          <w:szCs w:val="24"/>
        </w:rPr>
        <w:t>s</w:t>
      </w:r>
      <w:r>
        <w:rPr>
          <w:rFonts w:ascii="Times New Roman" w:hAnsi="Times New Roman" w:cs="Times New Roman"/>
          <w:color w:val="00B050"/>
          <w:sz w:val="24"/>
          <w:szCs w:val="24"/>
        </w:rPr>
        <w:t xml:space="preserve"> of the primary grains in the pre-sintered samples </w:t>
      </w:r>
      <w:r w:rsidR="007120B3">
        <w:rPr>
          <w:rFonts w:ascii="Times New Roman" w:hAnsi="Times New Roman" w:cs="Times New Roman"/>
          <w:color w:val="00B050"/>
          <w:sz w:val="24"/>
          <w:szCs w:val="24"/>
        </w:rPr>
        <w:t>and in the best hot sample.</w:t>
      </w:r>
    </w:p>
    <w:p w14:paraId="59E1BCF9" w14:textId="5664503A" w:rsidR="00A558A2" w:rsidRDefault="00A558A2"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A558A2" w14:paraId="340DA429" w14:textId="77777777" w:rsidTr="00A558A2">
        <w:tc>
          <w:tcPr>
            <w:tcW w:w="9396" w:type="dxa"/>
          </w:tcPr>
          <w:p w14:paraId="6AFE2CE8" w14:textId="77777777" w:rsidR="00A558A2" w:rsidRDefault="00A558A2" w:rsidP="0088578B">
            <w:pPr>
              <w:spacing w:line="360" w:lineRule="auto"/>
              <w:jc w:val="both"/>
              <w:rPr>
                <w:rFonts w:ascii="Times New Roman" w:hAnsi="Times New Roman" w:cs="Times New Roman"/>
                <w:color w:val="00B050"/>
                <w:sz w:val="24"/>
                <w:szCs w:val="24"/>
              </w:rPr>
            </w:pPr>
          </w:p>
        </w:tc>
      </w:tr>
    </w:tbl>
    <w:p w14:paraId="6166B642" w14:textId="354684C5" w:rsidR="00A558A2" w:rsidRDefault="00A558A2" w:rsidP="0088578B">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10:</w:t>
      </w:r>
      <w:r>
        <w:rPr>
          <w:rFonts w:ascii="Times New Roman" w:hAnsi="Times New Roman" w:cs="Times New Roman"/>
          <w:color w:val="00B050"/>
          <w:sz w:val="24"/>
          <w:szCs w:val="24"/>
        </w:rPr>
        <w:t xml:space="preserve"> </w:t>
      </w:r>
      <w:r w:rsidR="007120B3" w:rsidRPr="007120B3">
        <w:rPr>
          <w:rFonts w:ascii="Times New Roman" w:hAnsi="Times New Roman" w:cs="Times New Roman"/>
          <w:b/>
          <w:bCs/>
          <w:color w:val="00B050"/>
          <w:sz w:val="24"/>
          <w:szCs w:val="24"/>
        </w:rPr>
        <w:t xml:space="preserve">a.) </w:t>
      </w:r>
      <w:r>
        <w:rPr>
          <w:rFonts w:ascii="Times New Roman" w:hAnsi="Times New Roman" w:cs="Times New Roman"/>
          <w:color w:val="00B050"/>
          <w:sz w:val="24"/>
          <w:szCs w:val="24"/>
        </w:rPr>
        <w:t xml:space="preserve">Primary grains </w:t>
      </w:r>
      <w:r w:rsidR="007120B3">
        <w:rPr>
          <w:rFonts w:ascii="Times New Roman" w:hAnsi="Times New Roman" w:cs="Times New Roman"/>
          <w:color w:val="00B050"/>
          <w:sz w:val="24"/>
          <w:szCs w:val="24"/>
        </w:rPr>
        <w:t xml:space="preserve">after pre-sintering </w:t>
      </w:r>
      <w:r w:rsidR="007120B3" w:rsidRPr="007120B3">
        <w:rPr>
          <w:rFonts w:ascii="Times New Roman" w:hAnsi="Times New Roman" w:cs="Times New Roman"/>
          <w:b/>
          <w:bCs/>
          <w:color w:val="00B050"/>
          <w:sz w:val="24"/>
          <w:szCs w:val="24"/>
        </w:rPr>
        <w:t>b.)</w:t>
      </w:r>
      <w:r w:rsidR="007120B3">
        <w:rPr>
          <w:rFonts w:ascii="Times New Roman" w:hAnsi="Times New Roman" w:cs="Times New Roman"/>
          <w:color w:val="00B050"/>
          <w:sz w:val="24"/>
          <w:szCs w:val="24"/>
        </w:rPr>
        <w:t xml:space="preserve"> Grain structure of the hot deformed sample with the best magnetic properties.</w:t>
      </w:r>
    </w:p>
    <w:p w14:paraId="378CF8D3" w14:textId="77777777" w:rsidR="002807C8" w:rsidRPr="00F65425" w:rsidRDefault="002807C8" w:rsidP="0088578B">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03954D91"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11</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porous, pre-sintered Nd-Fe-B 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when applying 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 xml:space="preserve">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 even if the main deformation step is done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 – increased with raising temperature. This trend continues in the subsequent deformation during the Flash SPS cycle. When increasing the pre-heating temperature from 251°C, 300°C, 400°C, 500°C to 600°C, the overall height reduction </w:t>
      </w:r>
      <w:r w:rsidRPr="002D4031">
        <w:rPr>
          <w:rFonts w:ascii="Times New Roman" w:hAnsi="Times New Roman" w:cs="Times New Roman"/>
          <w:sz w:val="24"/>
          <w:szCs w:val="24"/>
        </w:rPr>
        <w:lastRenderedPageBreak/>
        <w:t xml:space="preserve">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5972087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b/>
          <w:bCs/>
          <w:sz w:val="24"/>
          <w:szCs w:val="24"/>
        </w:rPr>
        <w:t xml:space="preserve">Figure </w:t>
      </w:r>
      <w:r w:rsidR="007120B3">
        <w:rPr>
          <w:rFonts w:ascii="Times New Roman" w:hAnsi="Times New Roman" w:cs="Times New Roman"/>
          <w:b/>
          <w:bCs/>
          <w:sz w:val="24"/>
          <w:szCs w:val="24"/>
        </w:rPr>
        <w:t>11</w:t>
      </w:r>
      <w:r w:rsidRPr="002D4031">
        <w:rPr>
          <w:rFonts w:ascii="Times New Roman" w:hAnsi="Times New Roman" w:cs="Times New Roman"/>
          <w:b/>
          <w:bCs/>
          <w:sz w:val="24"/>
          <w:szCs w:val="24"/>
        </w:rPr>
        <w:t>.</w:t>
      </w:r>
      <w:r w:rsidRPr="002D4031">
        <w:rPr>
          <w:rFonts w:ascii="Times New Roman" w:hAnsi="Times New Roman" w:cs="Times New Roman"/>
          <w:sz w:val="24"/>
          <w:szCs w:val="24"/>
        </w:rPr>
        <w:t xml:space="preserve"> Temperature-power-displacement curves as function of time. The curves show (I) the pre-heating stage, (II) the defined power pulse and (III) the final cooling stage a.) Pre-heating to 251°C, no deformation in stage (I) b.)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739B52FB"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12</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12b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Figure 1</w:t>
      </w:r>
      <w:r w:rsidR="00F640A0" w:rsidRPr="00F640A0">
        <w:rPr>
          <w:rFonts w:ascii="Times New Roman" w:hAnsi="Times New Roman" w:cs="Times New Roman"/>
          <w:b/>
          <w:bCs/>
          <w:sz w:val="24"/>
          <w:szCs w:val="24"/>
        </w:rPr>
        <w:t>2</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proofErr w:type="spellStart"/>
      <w:r w:rsidR="00F640A0" w:rsidRPr="00F640A0">
        <w:rPr>
          <w:rFonts w:ascii="Times New Roman" w:hAnsi="Times New Roman" w:cs="Times New Roman"/>
          <w:b/>
          <w:bCs/>
          <w:color w:val="0000FF"/>
          <w:sz w:val="24"/>
          <w:szCs w:val="24"/>
        </w:rPr>
        <w:t>Grieb</w:t>
      </w:r>
      <w:proofErr w:type="spellEnd"/>
      <w:r w:rsidR="00F640A0" w:rsidRPr="00F640A0">
        <w:rPr>
          <w:rFonts w:ascii="Times New Roman" w:hAnsi="Times New Roman" w:cs="Times New Roman"/>
          <w:b/>
          <w:bCs/>
          <w:color w:val="0000FF"/>
          <w:sz w:val="24"/>
          <w:szCs w:val="24"/>
        </w:rPr>
        <w:t xml:space="preserve">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Sawatzki 2014</w:t>
      </w:r>
      <w:r w:rsidR="002D4031" w:rsidRPr="002D4031">
        <w:rPr>
          <w:rFonts w:ascii="Times New Roman" w:hAnsi="Times New Roman" w:cs="Times New Roman"/>
          <w:sz w:val="24"/>
          <w:szCs w:val="24"/>
        </w:rPr>
        <w:t xml:space="preserve">]. The coarse grains at the interface between former flakes do not contribute to the anisotropic magnetic properties. Furthermore, the </w:t>
      </w:r>
      <w:r w:rsidR="002D4031" w:rsidRPr="002D4031">
        <w:rPr>
          <w:rFonts w:ascii="Times New Roman" w:hAnsi="Times New Roman" w:cs="Times New Roman"/>
          <w:sz w:val="24"/>
          <w:szCs w:val="24"/>
        </w:rPr>
        <w:lastRenderedPageBreak/>
        <w:t>fraying of the sample edge is coupled with a strong distortion of the flake alignment near to the edges (related microstructure not shown here), which is another reason for deterioration of the 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393B6717"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12</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ins w:id="88" w:author="Fernando Maccari" w:date="2023-11-30T08:36:00Z">
        <w:r w:rsidR="009D0E29">
          <w:rPr>
            <w:rFonts w:ascii="Times New Roman" w:hAnsi="Times New Roman" w:cs="Times New Roman"/>
            <w:i/>
            <w:iCs/>
            <w:sz w:val="24"/>
            <w:szCs w:val="24"/>
          </w:rPr>
          <w:t xml:space="preserve"> The white arrows in </w:t>
        </w:r>
        <w:r w:rsidR="009D0E29" w:rsidRPr="009D0E29">
          <w:rPr>
            <w:rFonts w:ascii="Times New Roman" w:hAnsi="Times New Roman" w:cs="Times New Roman"/>
            <w:b/>
            <w:i/>
            <w:iCs/>
            <w:sz w:val="24"/>
            <w:szCs w:val="24"/>
            <w:rPrChange w:id="89" w:author="Fernando Maccari" w:date="2023-11-30T08:36:00Z">
              <w:rPr>
                <w:rFonts w:ascii="Times New Roman" w:hAnsi="Times New Roman" w:cs="Times New Roman"/>
                <w:i/>
                <w:iCs/>
                <w:sz w:val="24"/>
                <w:szCs w:val="24"/>
              </w:rPr>
            </w:rPrChange>
          </w:rPr>
          <w:t>b.)</w:t>
        </w:r>
        <w:r w:rsidR="009D0E29">
          <w:rPr>
            <w:rFonts w:ascii="Times New Roman" w:hAnsi="Times New Roman" w:cs="Times New Roman"/>
            <w:i/>
            <w:iCs/>
            <w:sz w:val="24"/>
            <w:szCs w:val="24"/>
          </w:rPr>
          <w:t xml:space="preserve"> </w:t>
        </w:r>
        <w:proofErr w:type="gramStart"/>
        <w:r w:rsidR="009D0E29">
          <w:rPr>
            <w:rFonts w:ascii="Times New Roman" w:hAnsi="Times New Roman" w:cs="Times New Roman"/>
            <w:i/>
            <w:iCs/>
            <w:sz w:val="24"/>
            <w:szCs w:val="24"/>
          </w:rPr>
          <w:t>represent</w:t>
        </w:r>
        <w:proofErr w:type="gramEnd"/>
        <w:r w:rsidR="009D0E29">
          <w:rPr>
            <w:rFonts w:ascii="Times New Roman" w:hAnsi="Times New Roman" w:cs="Times New Roman"/>
            <w:i/>
            <w:iCs/>
            <w:sz w:val="24"/>
            <w:szCs w:val="24"/>
          </w:rPr>
          <w:t xml:space="preserve"> the pressing direction.</w:t>
        </w:r>
      </w:ins>
    </w:p>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622E840E"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belong to the main keys to maximize the </w:t>
      </w:r>
      <w:del w:id="90" w:author="Fernando Maccari" w:date="2023-11-30T08:28:00Z">
        <w:r w:rsidRPr="002D4031" w:rsidDel="00905D36">
          <w:rPr>
            <w:rFonts w:ascii="Times New Roman" w:hAnsi="Times New Roman" w:cs="Times New Roman"/>
            <w:sz w:val="24"/>
            <w:szCs w:val="24"/>
          </w:rPr>
          <w:delText xml:space="preserve">energy </w:delText>
        </w:r>
      </w:del>
      <w:ins w:id="91" w:author="Fernando Maccari" w:date="2023-11-30T08:28:00Z">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ins>
      <w:r w:rsidRPr="002D4031">
        <w:rPr>
          <w:rFonts w:ascii="Times New Roman" w:hAnsi="Times New Roman" w:cs="Times New Roman"/>
          <w:sz w:val="24"/>
          <w:szCs w:val="24"/>
        </w:rPr>
        <w:t xml:space="preserve">product of anisotropic </w:t>
      </w:r>
      <w:proofErr w:type="spellStart"/>
      <w:r w:rsidRPr="002D4031">
        <w:rPr>
          <w:rFonts w:ascii="Times New Roman" w:hAnsi="Times New Roman" w:cs="Times New Roman"/>
          <w:sz w:val="24"/>
          <w:szCs w:val="24"/>
        </w:rPr>
        <w:t>Nd</w:t>
      </w:r>
      <w:proofErr w:type="spellEnd"/>
      <w:r w:rsidRPr="002D4031">
        <w:rPr>
          <w:rFonts w:ascii="Times New Roman" w:hAnsi="Times New Roman" w:cs="Times New Roman"/>
          <w:sz w:val="24"/>
          <w:szCs w:val="24"/>
        </w:rPr>
        <w:t xml:space="preserve">-Fe-B magnets. Our study clearly reveals that Flash SPS has the potential to achieve this goal, even if finding the optimum parameter set is quite challenging and requires a comprehensive understanding of the relationship between processing parameters and </w:t>
      </w:r>
      <w:ins w:id="92" w:author="Fernando Maccari" w:date="2023-11-30T08:28:00Z">
        <w:r w:rsidR="00905D36">
          <w:rPr>
            <w:rFonts w:ascii="Times New Roman" w:hAnsi="Times New Roman" w:cs="Times New Roman"/>
            <w:sz w:val="24"/>
            <w:szCs w:val="24"/>
          </w:rPr>
          <w:t xml:space="preserve">the </w:t>
        </w:r>
      </w:ins>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B367B">
        <w:rPr>
          <w:rFonts w:ascii="Times New Roman" w:hAnsi="Times New Roman" w:cs="Times New Roman"/>
          <w:sz w:val="24"/>
          <w:szCs w:val="24"/>
        </w:rPr>
        <w:t xml:space="preserve">to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was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w:t>
      </w:r>
      <w:r w:rsidRPr="002D4031">
        <w:rPr>
          <w:rFonts w:ascii="Times New Roman" w:hAnsi="Times New Roman" w:cs="Times New Roman"/>
          <w:sz w:val="24"/>
          <w:szCs w:val="24"/>
        </w:rPr>
        <w:lastRenderedPageBreak/>
        <w:t>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 in the pre-heating stage also leads to the aspired anisotropic grain growth</w:t>
      </w:r>
      <w:ins w:id="93" w:author="Fernando Maccari" w:date="2023-11-30T08:35:00Z">
        <w:r w:rsidR="009D0E29">
          <w:rPr>
            <w:rFonts w:ascii="Times New Roman" w:hAnsi="Times New Roman" w:cs="Times New Roman"/>
            <w:sz w:val="24"/>
            <w:szCs w:val="24"/>
          </w:rPr>
          <w:t xml:space="preserve"> and texture development</w:t>
        </w:r>
      </w:ins>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to the assumption of </w:t>
      </w:r>
      <w:proofErr w:type="spellStart"/>
      <w:r w:rsidRPr="002D4031">
        <w:rPr>
          <w:rFonts w:ascii="Times New Roman" w:hAnsi="Times New Roman" w:cs="Times New Roman"/>
          <w:sz w:val="24"/>
          <w:szCs w:val="24"/>
        </w:rPr>
        <w:t>Hioki</w:t>
      </w:r>
      <w:proofErr w:type="spellEnd"/>
      <w:r w:rsidRPr="002D4031">
        <w:rPr>
          <w:rFonts w:ascii="Times New Roman" w:hAnsi="Times New Roman" w:cs="Times New Roman"/>
          <w:sz w:val="24"/>
          <w:szCs w:val="24"/>
        </w:rPr>
        <w:t xml:space="preserve"> [</w:t>
      </w:r>
      <w:proofErr w:type="spellStart"/>
      <w:r w:rsidR="00EB367B" w:rsidRPr="00EB367B">
        <w:rPr>
          <w:rFonts w:ascii="Times New Roman" w:hAnsi="Times New Roman" w:cs="Times New Roman"/>
          <w:b/>
          <w:bCs/>
          <w:color w:val="0000FF"/>
          <w:sz w:val="24"/>
          <w:szCs w:val="24"/>
        </w:rPr>
        <w:t>Hioki</w:t>
      </w:r>
      <w:proofErr w:type="spellEnd"/>
      <w:r w:rsidR="00EB367B" w:rsidRPr="00EB367B">
        <w:rPr>
          <w:rFonts w:ascii="Times New Roman" w:hAnsi="Times New Roman" w:cs="Times New Roman"/>
          <w:b/>
          <w:bCs/>
          <w:color w:val="0000FF"/>
          <w:sz w:val="24"/>
          <w:szCs w:val="24"/>
        </w:rPr>
        <w:t xml:space="preserve">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5FDC9854"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13:</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ins w:id="94" w:author="Fernando Maccari" w:date="2023-11-30T08:29:00Z">
        <w:r w:rsidR="00905D36">
          <w:rPr>
            <w:rFonts w:ascii="Times New Roman" w:hAnsi="Times New Roman" w:cs="Times New Roman"/>
            <w:i/>
            <w:iCs/>
            <w:sz w:val="24"/>
            <w:szCs w:val="24"/>
          </w:rPr>
          <w:t xml:space="preserve"> The white arrows </w:t>
        </w:r>
      </w:ins>
      <w:ins w:id="95" w:author="Fernando Maccari" w:date="2023-11-30T08:30:00Z">
        <w:r w:rsidR="00905D36">
          <w:rPr>
            <w:rFonts w:ascii="Times New Roman" w:hAnsi="Times New Roman" w:cs="Times New Roman"/>
            <w:i/>
            <w:iCs/>
            <w:sz w:val="24"/>
            <w:szCs w:val="24"/>
          </w:rPr>
          <w:t>r</w:t>
        </w:r>
      </w:ins>
      <w:ins w:id="96" w:author="Fernando Maccari" w:date="2023-11-30T08:29:00Z">
        <w:r w:rsidR="00905D36">
          <w:rPr>
            <w:rFonts w:ascii="Times New Roman" w:hAnsi="Times New Roman" w:cs="Times New Roman"/>
            <w:i/>
            <w:iCs/>
            <w:sz w:val="24"/>
            <w:szCs w:val="24"/>
          </w:rPr>
          <w:t>epresent the pressing direction</w:t>
        </w:r>
      </w:ins>
      <w:ins w:id="97" w:author="Fernando Maccari" w:date="2023-11-30T08:30:00Z">
        <w:r w:rsidR="00905D36">
          <w:rPr>
            <w:rFonts w:ascii="Times New Roman" w:hAnsi="Times New Roman" w:cs="Times New Roman"/>
            <w:i/>
            <w:iCs/>
            <w:sz w:val="24"/>
            <w:szCs w:val="24"/>
          </w:rPr>
          <w:t>.</w:t>
        </w:r>
      </w:ins>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59EA7822"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ins w:id="98" w:author="Fernando Maccari" w:date="2023-11-30T08:37:00Z">
        <w:r w:rsidR="009D0E29">
          <w:rPr>
            <w:rFonts w:ascii="Times New Roman" w:hAnsi="Times New Roman" w:cs="Times New Roman"/>
            <w:sz w:val="24"/>
            <w:szCs w:val="24"/>
          </w:rPr>
          <w:t xml:space="preserve"> </w:t>
        </w:r>
        <w:del w:id="99" w:author="FMUSER" w:date="2023-12-02T09:55:00Z">
          <w:r w:rsidR="009D0E29" w:rsidDel="00E862A4">
            <w:rPr>
              <w:rFonts w:ascii="Times New Roman" w:hAnsi="Times New Roman" w:cs="Times New Roman"/>
              <w:sz w:val="24"/>
              <w:szCs w:val="24"/>
            </w:rPr>
            <w:delText>followed by</w:delText>
          </w:r>
        </w:del>
      </w:ins>
      <w:ins w:id="100" w:author="FMUSER" w:date="2023-12-02T09:55:00Z">
        <w:r w:rsidR="00E862A4">
          <w:rPr>
            <w:rFonts w:ascii="Times New Roman" w:hAnsi="Times New Roman" w:cs="Times New Roman"/>
            <w:sz w:val="24"/>
            <w:szCs w:val="24"/>
          </w:rPr>
          <w:t>and</w:t>
        </w:r>
      </w:ins>
      <w:ins w:id="101" w:author="Fernando Maccari" w:date="2023-11-30T08:37:00Z">
        <w:r w:rsidR="009D0E29">
          <w:rPr>
            <w:rFonts w:ascii="Times New Roman" w:hAnsi="Times New Roman" w:cs="Times New Roman"/>
            <w:sz w:val="24"/>
            <w:szCs w:val="24"/>
          </w:rPr>
          <w:t xml:space="preserve"> texture development</w:t>
        </w:r>
      </w:ins>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hint on</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 xml:space="preserve">including weak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r w:rsidR="0071305B" w:rsidRPr="0071305B">
        <w:rPr>
          <w:rFonts w:ascii="Times New Roman" w:hAnsi="Times New Roman" w:cs="Times New Roman"/>
          <w:b/>
          <w:bCs/>
          <w:color w:val="0000FF"/>
          <w:sz w:val="24"/>
          <w:szCs w:val="24"/>
        </w:rPr>
        <w:t>Leich 2018</w:t>
      </w:r>
      <w:r w:rsidR="0071305B">
        <w:rPr>
          <w:rFonts w:ascii="Times New Roman" w:hAnsi="Times New Roman" w:cs="Times New Roman"/>
          <w:sz w:val="24"/>
          <w:szCs w:val="24"/>
        </w:rPr>
        <w:t xml:space="preserve">] or </w:t>
      </w:r>
      <w:r w:rsidR="007F23B1">
        <w:rPr>
          <w:rFonts w:ascii="Times New Roman" w:hAnsi="Times New Roman" w:cs="Times New Roman"/>
          <w:sz w:val="24"/>
          <w:szCs w:val="24"/>
        </w:rPr>
        <w:t xml:space="preserve">on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coercivity enables to conclude on the grain growth when applying these techniques. In the FAST/SPS sample sintered at 500°C, </w:t>
      </w:r>
      <w:r w:rsidR="007F23B1">
        <w:rPr>
          <w:rFonts w:ascii="Times New Roman" w:hAnsi="Times New Roman" w:cs="Times New Roman"/>
          <w:sz w:val="24"/>
          <w:szCs w:val="24"/>
        </w:rPr>
        <w:t>almost</w:t>
      </w:r>
      <w:r w:rsidRPr="00681A33">
        <w:rPr>
          <w:rFonts w:ascii="Times New Roman" w:hAnsi="Times New Roman" w:cs="Times New Roman"/>
          <w:sz w:val="24"/>
          <w:szCs w:val="24"/>
        </w:rPr>
        <w:t xml:space="preserve"> no growth of the nanocrystalline grains during </w:t>
      </w:r>
      <w:r w:rsidRPr="00681A33">
        <w:rPr>
          <w:rFonts w:ascii="Times New Roman" w:hAnsi="Times New Roman" w:cs="Times New Roman"/>
          <w:sz w:val="24"/>
          <w:szCs w:val="24"/>
        </w:rPr>
        <w:lastRenderedPageBreak/>
        <w:t xml:space="preserve">pre-sintering </w:t>
      </w:r>
      <w:r w:rsidR="007F23B1">
        <w:rPr>
          <w:rFonts w:ascii="Times New Roman" w:hAnsi="Times New Roman" w:cs="Times New Roman"/>
          <w:sz w:val="24"/>
          <w:szCs w:val="24"/>
        </w:rPr>
        <w:t xml:space="preserve">is indicated due to </w:t>
      </w:r>
      <w:r w:rsidRPr="00681A33">
        <w:rPr>
          <w:rFonts w:ascii="Times New Roman" w:hAnsi="Times New Roman" w:cs="Times New Roman"/>
          <w:sz w:val="24"/>
          <w:szCs w:val="24"/>
        </w:rPr>
        <w:t>the coercivity stays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Therefore, starting the sintering cycle from nanocrystalline grains, the size of which is near to their original size in the starting powder, enabled to conclude on the anisotropic grain growth as function of the </w:t>
      </w:r>
      <w:r w:rsidR="0071305B">
        <w:rPr>
          <w:rFonts w:ascii="Times New Roman" w:hAnsi="Times New Roman" w:cs="Times New Roman"/>
          <w:sz w:val="24"/>
          <w:szCs w:val="24"/>
        </w:rPr>
        <w:t>field assisted sintering</w:t>
      </w:r>
      <w:r w:rsidRPr="00681A33">
        <w:rPr>
          <w:rFonts w:ascii="Times New Roman" w:hAnsi="Times New Roman" w:cs="Times New Roman"/>
          <w:sz w:val="24"/>
          <w:szCs w:val="24"/>
        </w:rPr>
        <w:t xml:space="preserve"> parameters. 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ED527A">
        <w:rPr>
          <w:rFonts w:ascii="Times New Roman" w:hAnsi="Times New Roman" w:cs="Times New Roman"/>
          <w:sz w:val="24"/>
          <w:szCs w:val="24"/>
        </w:rPr>
        <w:t xml:space="preserve">Therefore, in the present study temperature and pressure were decreased to </w:t>
      </w:r>
      <w:commentRangeStart w:id="102"/>
      <w:proofErr w:type="spellStart"/>
      <w:r w:rsidR="00ED527A">
        <w:rPr>
          <w:rFonts w:ascii="Times New Roman" w:hAnsi="Times New Roman" w:cs="Times New Roman"/>
          <w:sz w:val="24"/>
          <w:szCs w:val="24"/>
        </w:rPr>
        <w:t>xxx°C</w:t>
      </w:r>
      <w:proofErr w:type="spellEnd"/>
      <w:r w:rsidR="00ED527A">
        <w:rPr>
          <w:rFonts w:ascii="Times New Roman" w:hAnsi="Times New Roman" w:cs="Times New Roman"/>
          <w:sz w:val="24"/>
          <w:szCs w:val="24"/>
        </w:rPr>
        <w:t xml:space="preserve"> and 45 MPa</w:t>
      </w:r>
      <w:commentRangeEnd w:id="102"/>
      <w:r w:rsidR="00ED527A">
        <w:rPr>
          <w:rStyle w:val="CommentReference"/>
          <w:lang w:val="tr-TR"/>
        </w:rPr>
        <w:commentReference w:id="102"/>
      </w:r>
      <w:r w:rsidR="007F23B1">
        <w:rPr>
          <w:rFonts w:ascii="Times New Roman" w:hAnsi="Times New Roman" w:cs="Times New Roman"/>
          <w:sz w:val="24"/>
          <w:szCs w:val="24"/>
          <w:lang w:val="tr-TR"/>
        </w:rPr>
        <w:t xml:space="preserve"> when aiming on full densification of the pre-sintered compacts</w:t>
      </w:r>
      <w:r w:rsidR="00ED527A">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proofErr w:type="spellStart"/>
      <w:r w:rsidR="0071305B" w:rsidRPr="00ED527A">
        <w:rPr>
          <w:rFonts w:ascii="Times New Roman" w:hAnsi="Times New Roman" w:cs="Times New Roman"/>
          <w:b/>
          <w:bCs/>
          <w:color w:val="0000FF"/>
          <w:sz w:val="24"/>
          <w:szCs w:val="24"/>
        </w:rPr>
        <w:t>Wüst</w:t>
      </w:r>
      <w:proofErr w:type="spellEnd"/>
      <w:r w:rsidR="0071305B" w:rsidRPr="00ED527A">
        <w:rPr>
          <w:rFonts w:ascii="Times New Roman" w:hAnsi="Times New Roman" w:cs="Times New Roman"/>
          <w:b/>
          <w:bCs/>
          <w:color w:val="0000FF"/>
          <w:sz w:val="24"/>
          <w:szCs w:val="24"/>
        </w:rPr>
        <w:t xml:space="preserve">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13DB3C83"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Pr>
          <w:rFonts w:ascii="Times New Roman" w:hAnsi="Times New Roman" w:cs="Times New Roman"/>
          <w:b/>
          <w:bCs/>
          <w:sz w:val="24"/>
          <w:szCs w:val="24"/>
        </w:rPr>
        <w:t>Figure 14</w:t>
      </w:r>
      <w:r w:rsidR="00EB367B" w:rsidRPr="007F23B1">
        <w:rPr>
          <w:rFonts w:ascii="Times New Roman" w:hAnsi="Times New Roman" w:cs="Times New Roman"/>
          <w:sz w:val="24"/>
          <w:szCs w:val="24"/>
        </w:rPr>
        <w:t xml:space="preserve"> </w:t>
      </w:r>
      <w:r w:rsidR="00EB367B" w:rsidRPr="00EB367B">
        <w:rPr>
          <w:rFonts w:ascii="Times New Roman" w:hAnsi="Times New Roman" w:cs="Times New Roman"/>
          <w:sz w:val="24"/>
          <w:szCs w:val="24"/>
        </w:rPr>
        <w:t xml:space="preserve">compares the demagnetization curves of </w:t>
      </w:r>
      <w:r w:rsidR="00EB367B">
        <w:rPr>
          <w:rFonts w:ascii="Times New Roman" w:hAnsi="Times New Roman" w:cs="Times New Roman"/>
          <w:sz w:val="24"/>
          <w:szCs w:val="24"/>
        </w:rPr>
        <w:t xml:space="preserve">selected </w:t>
      </w:r>
      <w:r w:rsidR="00EB367B" w:rsidRPr="00EB367B">
        <w:rPr>
          <w:rFonts w:ascii="Times New Roman" w:hAnsi="Times New Roman" w:cs="Times New Roman"/>
          <w:sz w:val="24"/>
          <w:szCs w:val="24"/>
        </w:rPr>
        <w:t>samples</w:t>
      </w:r>
      <w:r w:rsidR="00EB367B">
        <w:rPr>
          <w:rFonts w:ascii="Times New Roman" w:hAnsi="Times New Roman" w:cs="Times New Roman"/>
          <w:sz w:val="24"/>
          <w:szCs w:val="24"/>
        </w:rPr>
        <w:t xml:space="preserve"> produced in this study. </w:t>
      </w:r>
      <w:r w:rsidR="00674AB3">
        <w:rPr>
          <w:rFonts w:ascii="Times New Roman" w:hAnsi="Times New Roman" w:cs="Times New Roman"/>
          <w:sz w:val="24"/>
          <w:szCs w:val="24"/>
        </w:rPr>
        <w:t xml:space="preserve">As reference, the demagnetization curve of a commercial </w:t>
      </w:r>
      <w:r w:rsidR="00D55C36">
        <w:rPr>
          <w:rFonts w:ascii="Times New Roman" w:hAnsi="Times New Roman" w:cs="Times New Roman"/>
          <w:sz w:val="24"/>
          <w:szCs w:val="24"/>
        </w:rPr>
        <w:t>Nd-Fe-B</w:t>
      </w:r>
      <w:r w:rsidR="00674AB3">
        <w:rPr>
          <w:rFonts w:ascii="Times New Roman" w:hAnsi="Times New Roman" w:cs="Times New Roman"/>
          <w:sz w:val="24"/>
          <w:szCs w:val="24"/>
        </w:rPr>
        <w:t xml:space="preserve"> magnet </w:t>
      </w:r>
      <w:r w:rsidR="007F23B1">
        <w:rPr>
          <w:rFonts w:ascii="Times New Roman" w:hAnsi="Times New Roman" w:cs="Times New Roman"/>
          <w:sz w:val="24"/>
          <w:szCs w:val="24"/>
        </w:rPr>
        <w:t>made</w:t>
      </w:r>
      <w:r w:rsidR="00674AB3">
        <w:rPr>
          <w:rFonts w:ascii="Times New Roman" w:hAnsi="Times New Roman" w:cs="Times New Roman"/>
          <w:sz w:val="24"/>
          <w:szCs w:val="24"/>
        </w:rPr>
        <w:t xml:space="preserve"> by our industrial partner WILO is shown, which is produced </w:t>
      </w:r>
      <w:r w:rsidR="007F23B1">
        <w:rPr>
          <w:rFonts w:ascii="Times New Roman" w:hAnsi="Times New Roman" w:cs="Times New Roman"/>
          <w:sz w:val="24"/>
          <w:szCs w:val="24"/>
        </w:rPr>
        <w:t xml:space="preserve">from MQU-F powder </w:t>
      </w:r>
      <w:r w:rsidR="00681A33" w:rsidRPr="00681A33">
        <w:rPr>
          <w:rFonts w:ascii="Times New Roman" w:hAnsi="Times New Roman" w:cs="Times New Roman"/>
          <w:sz w:val="24"/>
          <w:szCs w:val="24"/>
        </w:rPr>
        <w:t xml:space="preserve">by </w:t>
      </w:r>
      <w:r w:rsidR="00D55C36">
        <w:rPr>
          <w:rFonts w:ascii="Times New Roman" w:hAnsi="Times New Roman" w:cs="Times New Roman"/>
          <w:sz w:val="24"/>
          <w:szCs w:val="24"/>
        </w:rPr>
        <w:t xml:space="preserve">the </w:t>
      </w:r>
      <w:r w:rsidR="00674AB3">
        <w:rPr>
          <w:rFonts w:ascii="Times New Roman" w:hAnsi="Times New Roman" w:cs="Times New Roman"/>
          <w:sz w:val="24"/>
          <w:szCs w:val="24"/>
        </w:rPr>
        <w:t xml:space="preserve">established </w:t>
      </w:r>
      <w:r w:rsidR="00681A33" w:rsidRPr="00681A33">
        <w:rPr>
          <w:rFonts w:ascii="Times New Roman" w:hAnsi="Times New Roman" w:cs="Times New Roman"/>
          <w:sz w:val="24"/>
          <w:szCs w:val="24"/>
        </w:rPr>
        <w:t>hot pressing and die-upsetting</w:t>
      </w:r>
      <w:r w:rsidR="00674AB3">
        <w:rPr>
          <w:rFonts w:ascii="Times New Roman" w:hAnsi="Times New Roman" w:cs="Times New Roman"/>
          <w:sz w:val="24"/>
          <w:szCs w:val="24"/>
        </w:rPr>
        <w:t>.</w:t>
      </w:r>
      <w:r>
        <w:rPr>
          <w:rFonts w:ascii="Times New Roman" w:hAnsi="Times New Roman" w:cs="Times New Roman"/>
          <w:b/>
          <w:bCs/>
          <w:sz w:val="24"/>
          <w:szCs w:val="24"/>
        </w:rPr>
        <w:t xml:space="preserve"> </w:t>
      </w:r>
      <w:r w:rsidRPr="00ED527A">
        <w:rPr>
          <w:rFonts w:ascii="Times New Roman" w:hAnsi="Times New Roman" w:cs="Times New Roman"/>
          <w:sz w:val="24"/>
          <w:szCs w:val="24"/>
        </w:rPr>
        <w:t>As already mentioned</w:t>
      </w:r>
      <w:r w:rsidR="007F23B1">
        <w:rPr>
          <w:rFonts w:ascii="Times New Roman" w:hAnsi="Times New Roman" w:cs="Times New Roman"/>
          <w:sz w:val="24"/>
          <w:szCs w:val="24"/>
        </w:rPr>
        <w:t xml:space="preserve"> before</w:t>
      </w:r>
      <w:r w:rsidRPr="007F23B1">
        <w:rPr>
          <w:rFonts w:ascii="Times New Roman" w:hAnsi="Times New Roman" w:cs="Times New Roman"/>
          <w:sz w:val="24"/>
          <w:szCs w:val="24"/>
        </w:rPr>
        <w:t>,</w:t>
      </w:r>
      <w:r w:rsidR="007F23B1" w:rsidRPr="007F23B1">
        <w:rPr>
          <w:rFonts w:ascii="Times New Roman" w:hAnsi="Times New Roman" w:cs="Times New Roman"/>
          <w:sz w:val="24"/>
          <w:szCs w:val="24"/>
        </w:rPr>
        <w:t xml:space="preserve"> hot deformed Nd-Fe-B</w:t>
      </w:r>
      <w:r w:rsidR="007F23B1">
        <w:rPr>
          <w:rFonts w:ascii="Times New Roman" w:hAnsi="Times New Roman" w:cs="Times New Roman"/>
          <w:b/>
          <w:bCs/>
          <w:sz w:val="24"/>
          <w:szCs w:val="24"/>
        </w:rPr>
        <w:t xml:space="preserve"> </w:t>
      </w:r>
      <w:r w:rsidR="00681A33" w:rsidRPr="00681A33">
        <w:rPr>
          <w:rFonts w:ascii="Times New Roman" w:hAnsi="Times New Roman" w:cs="Times New Roman"/>
          <w:sz w:val="24"/>
          <w:szCs w:val="24"/>
        </w:rPr>
        <w:t>magnets should combine a coercivity higher than 1300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and a remanence higher than 1.3 T</w:t>
      </w:r>
      <w:r w:rsidRPr="00ED527A">
        <w:rPr>
          <w:rFonts w:ascii="Times New Roman" w:hAnsi="Times New Roman" w:cs="Times New Roman"/>
          <w:sz w:val="24"/>
          <w:szCs w:val="24"/>
        </w:rPr>
        <w:t xml:space="preserve"> </w:t>
      </w:r>
      <w:r>
        <w:rPr>
          <w:rFonts w:ascii="Times New Roman" w:hAnsi="Times New Roman" w:cs="Times New Roman"/>
          <w:sz w:val="24"/>
          <w:szCs w:val="24"/>
        </w:rPr>
        <w:t>f</w:t>
      </w:r>
      <w:r w:rsidRPr="00681A33">
        <w:rPr>
          <w:rFonts w:ascii="Times New Roman" w:hAnsi="Times New Roman" w:cs="Times New Roman"/>
          <w:sz w:val="24"/>
          <w:szCs w:val="24"/>
        </w:rPr>
        <w:t xml:space="preserve">or </w:t>
      </w:r>
      <w:r w:rsidR="007F23B1">
        <w:rPr>
          <w:rFonts w:ascii="Times New Roman" w:hAnsi="Times New Roman" w:cs="Times New Roman"/>
          <w:sz w:val="24"/>
          <w:szCs w:val="24"/>
        </w:rPr>
        <w:t>becoming competitive to the industrial standard</w:t>
      </w:r>
      <w:r w:rsidR="00681A33" w:rsidRPr="00681A33">
        <w:rPr>
          <w:rFonts w:ascii="Times New Roman" w:hAnsi="Times New Roman" w:cs="Times New Roman"/>
          <w:sz w:val="24"/>
          <w:szCs w:val="24"/>
        </w:rPr>
        <w:t>.</w:t>
      </w:r>
      <w:r w:rsidR="00306050">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magnetic properties of the commercial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 and the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magnets produced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obvious that </w:t>
      </w:r>
      <w:r w:rsidR="00306050">
        <w:rPr>
          <w:rFonts w:ascii="Times New Roman" w:hAnsi="Times New Roman" w:cs="Times New Roman"/>
          <w:sz w:val="24"/>
          <w:szCs w:val="24"/>
        </w:rPr>
        <w:t>these technologies have the potential to become competitive, but further parameter optimization and adaption of plant technology are necessarily required for implementing these technologies in an industrial production line.</w:t>
      </w:r>
    </w:p>
    <w:p w14:paraId="31B6AAD4" w14:textId="0CD73456" w:rsidR="00681A33" w:rsidRDefault="00681A33" w:rsidP="00674AB3">
      <w:pPr>
        <w:spacing w:after="0" w:line="360" w:lineRule="auto"/>
        <w:jc w:val="both"/>
        <w:rPr>
          <w:rFonts w:ascii="Times New Roman" w:hAnsi="Times New Roman" w:cs="Times New Roman"/>
          <w:sz w:val="24"/>
          <w:szCs w:val="24"/>
        </w:rPr>
      </w:pPr>
    </w:p>
    <w:p w14:paraId="548062A3" w14:textId="222CCA0F" w:rsidR="00674AB3" w:rsidRDefault="00674AB3" w:rsidP="00674AB3">
      <w:pPr>
        <w:spacing w:after="0" w:line="360" w:lineRule="auto"/>
        <w:jc w:val="both"/>
        <w:rPr>
          <w:rFonts w:ascii="Times New Roman" w:hAnsi="Times New Roman" w:cs="Times New Roman"/>
          <w:sz w:val="24"/>
          <w:szCs w:val="24"/>
        </w:rPr>
      </w:pPr>
    </w:p>
    <w:p w14:paraId="12E1D394" w14:textId="77777777" w:rsidR="00EE07DE" w:rsidRDefault="00EE07DE" w:rsidP="00EE07DE">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EE07DE" w14:paraId="1F6E0AFB" w14:textId="77777777" w:rsidTr="00BC03A8">
        <w:tc>
          <w:tcPr>
            <w:tcW w:w="9396" w:type="dxa"/>
          </w:tcPr>
          <w:p w14:paraId="7C7E96D9" w14:textId="77777777" w:rsidR="00EE07DE" w:rsidRDefault="00EE07DE"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55544C38" wp14:editId="1DFCF22A">
                  <wp:extent cx="3600000" cy="2746800"/>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2746800"/>
                          </a:xfrm>
                          <a:prstGeom prst="rect">
                            <a:avLst/>
                          </a:prstGeom>
                          <a:noFill/>
                        </pic:spPr>
                      </pic:pic>
                    </a:graphicData>
                  </a:graphic>
                </wp:inline>
              </w:drawing>
            </w:r>
          </w:p>
        </w:tc>
      </w:tr>
    </w:tbl>
    <w:p w14:paraId="2B5059CC" w14:textId="3A144337" w:rsidR="00674AB3" w:rsidRPr="007F23B1" w:rsidRDefault="00EE07DE" w:rsidP="00674AB3">
      <w:pPr>
        <w:spacing w:after="0" w:line="360" w:lineRule="auto"/>
        <w:jc w:val="both"/>
        <w:rPr>
          <w:rFonts w:ascii="Times New Roman" w:hAnsi="Times New Roman" w:cs="Times New Roman"/>
          <w:i/>
          <w:iCs/>
          <w:sz w:val="24"/>
          <w:szCs w:val="24"/>
        </w:rPr>
      </w:pPr>
      <w:commentRangeStart w:id="103"/>
      <w:r w:rsidRPr="007F23B1">
        <w:rPr>
          <w:rFonts w:ascii="Times New Roman" w:hAnsi="Times New Roman" w:cs="Times New Roman"/>
          <w:b/>
          <w:bCs/>
          <w:i/>
          <w:iCs/>
          <w:sz w:val="24"/>
          <w:szCs w:val="24"/>
        </w:rPr>
        <w:t xml:space="preserve">Figure </w:t>
      </w:r>
      <w:r w:rsidR="00D55C36" w:rsidRPr="007F23B1">
        <w:rPr>
          <w:rFonts w:ascii="Times New Roman" w:hAnsi="Times New Roman" w:cs="Times New Roman"/>
          <w:b/>
          <w:bCs/>
          <w:i/>
          <w:iCs/>
          <w:sz w:val="24"/>
          <w:szCs w:val="24"/>
        </w:rPr>
        <w:t>14:</w:t>
      </w:r>
      <w:r w:rsidRPr="007F23B1">
        <w:rPr>
          <w:rFonts w:ascii="Times New Roman" w:hAnsi="Times New Roman" w:cs="Times New Roman"/>
          <w:i/>
          <w:iCs/>
          <w:sz w:val="24"/>
          <w:szCs w:val="24"/>
        </w:rPr>
        <w:t xml:space="preserve"> </w:t>
      </w:r>
      <w:commentRangeEnd w:id="103"/>
      <w:r w:rsidR="00D55C36" w:rsidRPr="007F23B1">
        <w:rPr>
          <w:rStyle w:val="CommentReference"/>
          <w:i/>
          <w:iCs/>
          <w:lang w:val="tr-TR"/>
        </w:rPr>
        <w:commentReference w:id="103"/>
      </w:r>
      <w:r w:rsidRPr="007F23B1">
        <w:rPr>
          <w:rFonts w:ascii="Times New Roman" w:hAnsi="Times New Roman" w:cs="Times New Roman"/>
          <w:i/>
          <w:iCs/>
          <w:sz w:val="24"/>
          <w:szCs w:val="24"/>
        </w:rPr>
        <w:t xml:space="preserve">Magnetic properties </w:t>
      </w:r>
      <w:r w:rsidR="00D55C36" w:rsidRPr="007F23B1">
        <w:rPr>
          <w:rFonts w:ascii="Times New Roman" w:hAnsi="Times New Roman" w:cs="Times New Roman"/>
          <w:i/>
          <w:iCs/>
          <w:sz w:val="24"/>
          <w:szCs w:val="24"/>
        </w:rPr>
        <w:t xml:space="preserve">of anisotropic Nd-Fe-B magnets </w:t>
      </w:r>
      <w:r w:rsidRPr="007F23B1">
        <w:rPr>
          <w:rFonts w:ascii="Times New Roman" w:hAnsi="Times New Roman" w:cs="Times New Roman"/>
          <w:i/>
          <w:iCs/>
          <w:sz w:val="24"/>
          <w:szCs w:val="24"/>
        </w:rPr>
        <w:t xml:space="preserve">as function of the </w:t>
      </w:r>
      <w:r w:rsidR="00D55C36" w:rsidRPr="007F23B1">
        <w:rPr>
          <w:rFonts w:ascii="Times New Roman" w:hAnsi="Times New Roman" w:cs="Times New Roman"/>
          <w:i/>
          <w:iCs/>
          <w:sz w:val="24"/>
          <w:szCs w:val="24"/>
        </w:rPr>
        <w:t>processing</w:t>
      </w:r>
      <w:r w:rsidRPr="007F23B1">
        <w:rPr>
          <w:rFonts w:ascii="Times New Roman" w:hAnsi="Times New Roman" w:cs="Times New Roman"/>
          <w:i/>
          <w:iCs/>
          <w:sz w:val="24"/>
          <w:szCs w:val="24"/>
        </w:rPr>
        <w:t xml:space="preserve"> conditions. </w:t>
      </w:r>
      <w:r w:rsidR="00D55C36" w:rsidRPr="007F23B1">
        <w:rPr>
          <w:rFonts w:ascii="Times New Roman" w:hAnsi="Times New Roman" w:cs="Times New Roman"/>
          <w:i/>
          <w:iCs/>
          <w:sz w:val="24"/>
          <w:szCs w:val="24"/>
        </w:rPr>
        <w:t xml:space="preserve">The Nd-Fe-B magnets were produced by hot deformation via </w:t>
      </w:r>
      <w:r w:rsidR="00D55C36" w:rsidRPr="007F23B1">
        <w:rPr>
          <w:rFonts w:ascii="Times New Roman" w:hAnsi="Times New Roman" w:cs="Times New Roman"/>
          <w:b/>
          <w:bCs/>
          <w:i/>
          <w:iCs/>
          <w:sz w:val="24"/>
          <w:szCs w:val="24"/>
        </w:rPr>
        <w:t>a.)</w:t>
      </w:r>
      <w:r w:rsidR="00D55C36" w:rsidRPr="007F23B1">
        <w:rPr>
          <w:rFonts w:ascii="Times New Roman" w:hAnsi="Times New Roman" w:cs="Times New Roman"/>
          <w:i/>
          <w:iCs/>
          <w:sz w:val="24"/>
          <w:szCs w:val="24"/>
        </w:rPr>
        <w:t xml:space="preserve"> high-pressure FAST/SPS starting from porous, pre-sintered compacts </w:t>
      </w:r>
      <w:r w:rsidR="00D55C36" w:rsidRPr="007F23B1">
        <w:rPr>
          <w:rFonts w:ascii="Times New Roman" w:hAnsi="Times New Roman" w:cs="Times New Roman"/>
          <w:b/>
          <w:bCs/>
          <w:i/>
          <w:iCs/>
          <w:sz w:val="24"/>
          <w:szCs w:val="24"/>
        </w:rPr>
        <w:t>b.)</w:t>
      </w:r>
      <w:r w:rsidR="00D55C36" w:rsidRPr="007F23B1">
        <w:rPr>
          <w:rFonts w:ascii="Times New Roman" w:hAnsi="Times New Roman" w:cs="Times New Roman"/>
          <w:i/>
          <w:iCs/>
          <w:sz w:val="24"/>
          <w:szCs w:val="24"/>
        </w:rPr>
        <w:t xml:space="preserve"> FAST/SPS starting from dense, pre-sintered compacts </w:t>
      </w:r>
      <w:r w:rsidR="00D55C36" w:rsidRPr="007F23B1">
        <w:rPr>
          <w:rFonts w:ascii="Times New Roman" w:hAnsi="Times New Roman" w:cs="Times New Roman"/>
          <w:b/>
          <w:bCs/>
          <w:i/>
          <w:iCs/>
          <w:sz w:val="24"/>
          <w:szCs w:val="24"/>
        </w:rPr>
        <w:t>c.)</w:t>
      </w:r>
      <w:r w:rsidR="00D55C36" w:rsidRPr="007F23B1">
        <w:rPr>
          <w:rFonts w:ascii="Times New Roman" w:hAnsi="Times New Roman" w:cs="Times New Roman"/>
          <w:i/>
          <w:iCs/>
          <w:sz w:val="24"/>
          <w:szCs w:val="24"/>
        </w:rPr>
        <w:t xml:space="preserve"> Flash SPS starting from porous, pre-sintered compacts </w:t>
      </w:r>
      <w:r w:rsidR="00D55C36" w:rsidRPr="007F23B1">
        <w:rPr>
          <w:rFonts w:ascii="Times New Roman" w:hAnsi="Times New Roman" w:cs="Times New Roman"/>
          <w:b/>
          <w:bCs/>
          <w:i/>
          <w:iCs/>
          <w:sz w:val="24"/>
          <w:szCs w:val="24"/>
        </w:rPr>
        <w:t>d.)</w:t>
      </w:r>
      <w:r w:rsidR="00D55C36" w:rsidRPr="007F23B1">
        <w:rPr>
          <w:rFonts w:ascii="Times New Roman" w:hAnsi="Times New Roman" w:cs="Times New Roman"/>
          <w:i/>
          <w:iCs/>
          <w:sz w:val="24"/>
          <w:szCs w:val="24"/>
        </w:rPr>
        <w:t xml:space="preserve"> Commercial Nd-Fe-B magnet made by hot pressing and hot deformation by die-upsetting.</w:t>
      </w:r>
    </w:p>
    <w:p w14:paraId="244E16DA" w14:textId="77777777" w:rsidR="00674AB3" w:rsidRDefault="00674AB3" w:rsidP="00674AB3">
      <w:pPr>
        <w:spacing w:after="0" w:line="360" w:lineRule="auto"/>
        <w:jc w:val="both"/>
        <w:rPr>
          <w:rFonts w:ascii="Times New Roman" w:hAnsi="Times New Roman" w:cs="Times New Roman"/>
          <w:sz w:val="24"/>
          <w:szCs w:val="24"/>
        </w:rPr>
      </w:pPr>
    </w:p>
    <w:p w14:paraId="08E84371" w14:textId="4A25CCDB" w:rsidR="008059BE" w:rsidRDefault="008059BE" w:rsidP="00681A33">
      <w:pPr>
        <w:spacing w:after="0" w:line="360" w:lineRule="auto"/>
        <w:jc w:val="both"/>
        <w:rPr>
          <w:rFonts w:ascii="Times New Roman" w:hAnsi="Times New Roman" w:cs="Times New Roman"/>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Our first FAST/SPS attempt, where we started from porous, pre-sintered compacts, still has a preliminary character. Even </w:t>
      </w:r>
      <w:del w:id="104" w:author="FMUSER" w:date="2023-12-02T10:08:00Z">
        <w:r w:rsidR="004F4358" w:rsidDel="006137D3">
          <w:rPr>
            <w:rFonts w:ascii="Times New Roman" w:hAnsi="Times New Roman" w:cs="Times New Roman"/>
            <w:sz w:val="24"/>
            <w:szCs w:val="24"/>
          </w:rPr>
          <w:delText xml:space="preserve">if we achieved a </w:delText>
        </w:r>
      </w:del>
      <w:ins w:id="105" w:author="FMUSER" w:date="2023-12-02T10:08:00Z">
        <w:r w:rsidR="006137D3">
          <w:rPr>
            <w:rFonts w:ascii="Times New Roman" w:hAnsi="Times New Roman" w:cs="Times New Roman"/>
            <w:sz w:val="24"/>
            <w:szCs w:val="24"/>
          </w:rPr>
          <w:t xml:space="preserve">when a </w:t>
        </w:r>
      </w:ins>
      <w:r w:rsidR="004F4358">
        <w:rPr>
          <w:rFonts w:ascii="Times New Roman" w:hAnsi="Times New Roman" w:cs="Times New Roman"/>
          <w:sz w:val="24"/>
          <w:szCs w:val="24"/>
        </w:rPr>
        <w:t>high densification of around 96 % at 700°C and 50 MPa</w:t>
      </w:r>
      <w:ins w:id="106" w:author="FMUSER" w:date="2023-12-02T10:08:00Z">
        <w:r w:rsidR="006137D3">
          <w:rPr>
            <w:rFonts w:ascii="Times New Roman" w:hAnsi="Times New Roman" w:cs="Times New Roman"/>
            <w:sz w:val="24"/>
            <w:szCs w:val="24"/>
          </w:rPr>
          <w:t xml:space="preserve"> is achieved</w:t>
        </w:r>
      </w:ins>
      <w:r w:rsidR="004F4358">
        <w:rPr>
          <w:rFonts w:ascii="Times New Roman" w:hAnsi="Times New Roman" w:cs="Times New Roman"/>
          <w:sz w:val="24"/>
          <w:szCs w:val="24"/>
        </w:rPr>
        <w:t xml:space="preserve">, the magnetic properties remained </w:t>
      </w:r>
      <w:del w:id="107" w:author="FMUSER" w:date="2023-12-02T10:09:00Z">
        <w:r w:rsidR="004F4358" w:rsidDel="006137D3">
          <w:rPr>
            <w:rFonts w:ascii="Times New Roman" w:hAnsi="Times New Roman" w:cs="Times New Roman"/>
            <w:sz w:val="24"/>
            <w:szCs w:val="24"/>
          </w:rPr>
          <w:delText xml:space="preserve">average </w:delText>
        </w:r>
      </w:del>
      <w:ins w:id="108" w:author="FMUSER" w:date="2023-12-02T10:09:00Z">
        <w:r w:rsidR="006137D3">
          <w:rPr>
            <w:rFonts w:ascii="Times New Roman" w:hAnsi="Times New Roman" w:cs="Times New Roman"/>
            <w:sz w:val="24"/>
            <w:szCs w:val="24"/>
          </w:rPr>
          <w:t>isotropic</w:t>
        </w:r>
        <w:r w:rsidR="006137D3">
          <w:rPr>
            <w:rFonts w:ascii="Times New Roman" w:hAnsi="Times New Roman" w:cs="Times New Roman"/>
            <w:sz w:val="24"/>
            <w:szCs w:val="24"/>
          </w:rPr>
          <w:t xml:space="preserve"> </w:t>
        </w:r>
      </w:ins>
      <w:r w:rsidR="004F4358">
        <w:rPr>
          <w:rFonts w:ascii="Times New Roman" w:hAnsi="Times New Roman" w:cs="Times New Roman"/>
          <w:sz w:val="24"/>
          <w:szCs w:val="24"/>
        </w:rPr>
        <w:t>hinting on</w:t>
      </w:r>
      <w:del w:id="109" w:author="FMUSER" w:date="2023-12-02T10:09:00Z">
        <w:r w:rsidR="004F4358" w:rsidDel="006137D3">
          <w:rPr>
            <w:rFonts w:ascii="Times New Roman" w:hAnsi="Times New Roman" w:cs="Times New Roman"/>
            <w:sz w:val="24"/>
            <w:szCs w:val="24"/>
          </w:rPr>
          <w:delText xml:space="preserve"> less pronounced anisotropic grain growth</w:delText>
        </w:r>
      </w:del>
      <w:ins w:id="110" w:author="FMUSER" w:date="2023-12-02T10:09:00Z">
        <w:r w:rsidR="006137D3">
          <w:rPr>
            <w:rFonts w:ascii="Times New Roman" w:hAnsi="Times New Roman" w:cs="Times New Roman"/>
            <w:sz w:val="24"/>
            <w:szCs w:val="24"/>
          </w:rPr>
          <w:t xml:space="preserve"> the absence of texture</w:t>
        </w:r>
      </w:ins>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Therefore, </w:t>
      </w:r>
      <w:r w:rsidR="00306050">
        <w:rPr>
          <w:rFonts w:ascii="Times New Roman" w:hAnsi="Times New Roman" w:cs="Times New Roman"/>
          <w:sz w:val="24"/>
          <w:szCs w:val="24"/>
        </w:rPr>
        <w:t>the results confirm</w:t>
      </w:r>
      <w:r w:rsidR="00B723BF">
        <w:rPr>
          <w:rFonts w:ascii="Times New Roman" w:hAnsi="Times New Roman" w:cs="Times New Roman"/>
          <w:sz w:val="24"/>
          <w:szCs w:val="24"/>
        </w:rPr>
        <w:t xml:space="preserve"> the </w:t>
      </w:r>
      <w:r w:rsidR="00306050">
        <w:rPr>
          <w:rFonts w:ascii="Times New Roman" w:hAnsi="Times New Roman" w:cs="Times New Roman"/>
          <w:sz w:val="24"/>
          <w:szCs w:val="24"/>
        </w:rPr>
        <w:t xml:space="preserve">expected </w:t>
      </w:r>
      <w:r w:rsidR="00B723BF">
        <w:rPr>
          <w:rFonts w:ascii="Times New Roman" w:hAnsi="Times New Roman" w:cs="Times New Roman"/>
          <w:sz w:val="24"/>
          <w:szCs w:val="24"/>
        </w:rPr>
        <w:t xml:space="preserve">positive influence of high pressures </w:t>
      </w:r>
      <w:r w:rsidR="00306050">
        <w:rPr>
          <w:rFonts w:ascii="Times New Roman" w:hAnsi="Times New Roman" w:cs="Times New Roman"/>
          <w:sz w:val="24"/>
          <w:szCs w:val="24"/>
        </w:rPr>
        <w:t xml:space="preserve">for microstructure texturing, </w:t>
      </w:r>
      <w:r w:rsidR="00B723BF">
        <w:rPr>
          <w:rFonts w:ascii="Times New Roman" w:hAnsi="Times New Roman" w:cs="Times New Roman"/>
          <w:sz w:val="24"/>
          <w:szCs w:val="24"/>
        </w:rPr>
        <w:t xml:space="preserve">but </w:t>
      </w:r>
      <w:r w:rsidR="00306050">
        <w:rPr>
          <w:rFonts w:ascii="Times New Roman" w:hAnsi="Times New Roman" w:cs="Times New Roman"/>
          <w:sz w:val="24"/>
          <w:szCs w:val="24"/>
        </w:rPr>
        <w:t>the applied temperature of 800°C was too high to reliably avoid</w:t>
      </w:r>
      <w:r w:rsidR="00B723BF">
        <w:rPr>
          <w:rFonts w:ascii="Times New Roman" w:hAnsi="Times New Roman" w:cs="Times New Roman"/>
          <w:sz w:val="24"/>
          <w:szCs w:val="24"/>
        </w:rPr>
        <w:t xml:space="preserve"> anomalous grain </w:t>
      </w:r>
      <w:r w:rsidR="00306050">
        <w:rPr>
          <w:rFonts w:ascii="Times New Roman" w:hAnsi="Times New Roman" w:cs="Times New Roman"/>
          <w:sz w:val="24"/>
          <w:szCs w:val="24"/>
        </w:rPr>
        <w:t>growth</w:t>
      </w:r>
      <w:r w:rsidR="00B723BF">
        <w:rPr>
          <w:rFonts w:ascii="Times New Roman" w:hAnsi="Times New Roman" w:cs="Times New Roman"/>
          <w:sz w:val="24"/>
          <w:szCs w:val="24"/>
        </w:rPr>
        <w:t>.</w:t>
      </w:r>
      <w:r w:rsidR="00306050">
        <w:rPr>
          <w:rFonts w:ascii="Times New Roman" w:hAnsi="Times New Roman" w:cs="Times New Roman"/>
          <w:sz w:val="24"/>
          <w:szCs w:val="24"/>
        </w:rPr>
        <w:t xml:space="preserve"> Furthermore, it can be concluded that high pressure up to 500 MPa does not prevent this grain growth.</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25119E2C" w14:textId="24472A82" w:rsidR="00B723BF" w:rsidRDefault="00B723BF" w:rsidP="00681A33">
      <w:pPr>
        <w:spacing w:after="0" w:line="360" w:lineRule="auto"/>
        <w:jc w:val="both"/>
        <w:rPr>
          <w:rFonts w:ascii="Times New Roman" w:hAnsi="Times New Roman" w:cs="Times New Roman"/>
          <w:color w:val="00B050"/>
          <w:sz w:val="24"/>
          <w:szCs w:val="24"/>
        </w:rPr>
      </w:pPr>
      <w:r w:rsidRPr="00B723BF">
        <w:rPr>
          <w:rFonts w:ascii="Times New Roman" w:hAnsi="Times New Roman" w:cs="Times New Roman"/>
          <w:color w:val="00B050"/>
          <w:sz w:val="24"/>
          <w:szCs w:val="24"/>
        </w:rPr>
        <w:t>Significantly better results were achieved in our second FAST/SPS attempt, where dense, pre-sintered compacts were used for hot deformation.</w:t>
      </w:r>
    </w:p>
    <w:p w14:paraId="59367BB7" w14:textId="1A35080E" w:rsidR="00647547" w:rsidRDefault="00647547" w:rsidP="00681A33">
      <w:pPr>
        <w:spacing w:after="0" w:line="360" w:lineRule="auto"/>
        <w:jc w:val="both"/>
        <w:rPr>
          <w:rFonts w:ascii="Times New Roman" w:hAnsi="Times New Roman" w:cs="Times New Roman"/>
          <w:color w:val="00B050"/>
          <w:sz w:val="24"/>
          <w:szCs w:val="24"/>
        </w:rPr>
      </w:pPr>
    </w:p>
    <w:p w14:paraId="7F82BC20" w14:textId="2CDF1C35" w:rsidR="00647547" w:rsidRPr="00B723BF" w:rsidRDefault="00647547"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lastRenderedPageBreak/>
        <w:t xml:space="preserve">Please also mention that starting from dense compacts reduces the risk of crack formation </w:t>
      </w:r>
      <w:r w:rsidR="00BD019F">
        <w:rPr>
          <w:rFonts w:ascii="Times New Roman" w:hAnsi="Times New Roman" w:cs="Times New Roman"/>
          <w:color w:val="00B050"/>
          <w:sz w:val="24"/>
          <w:szCs w:val="24"/>
        </w:rPr>
        <w:t xml:space="preserve">and less controlled deformation </w:t>
      </w:r>
      <w:r>
        <w:rPr>
          <w:rFonts w:ascii="Times New Roman" w:hAnsi="Times New Roman" w:cs="Times New Roman"/>
          <w:color w:val="00B050"/>
          <w:sz w:val="24"/>
          <w:szCs w:val="24"/>
        </w:rPr>
        <w:t>at the edges</w:t>
      </w:r>
      <w:r w:rsidR="00BD019F">
        <w:rPr>
          <w:rFonts w:ascii="Times New Roman" w:hAnsi="Times New Roman" w:cs="Times New Roman"/>
          <w:color w:val="00B050"/>
          <w:sz w:val="24"/>
          <w:szCs w:val="24"/>
        </w:rPr>
        <w:t>, where the largest deformation degrees appear</w:t>
      </w:r>
      <w:r>
        <w:rPr>
          <w:rFonts w:ascii="Times New Roman" w:hAnsi="Times New Roman" w:cs="Times New Roman"/>
          <w:color w:val="00B050"/>
          <w:sz w:val="24"/>
          <w:szCs w:val="24"/>
        </w:rPr>
        <w:t>.</w:t>
      </w:r>
    </w:p>
    <w:p w14:paraId="06C7D821" w14:textId="77777777" w:rsidR="004F4358" w:rsidRPr="00B723BF" w:rsidRDefault="004F4358" w:rsidP="00916620">
      <w:pPr>
        <w:spacing w:after="0" w:line="360" w:lineRule="auto"/>
        <w:jc w:val="both"/>
        <w:rPr>
          <w:rFonts w:ascii="Times New Roman" w:hAnsi="Times New Roman" w:cs="Times New Roman"/>
          <w:sz w:val="24"/>
          <w:szCs w:val="24"/>
        </w:rPr>
      </w:pPr>
    </w:p>
    <w:p w14:paraId="23672C4A" w14:textId="01FDC6DD"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a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ci</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4C2D74">
        <w:rPr>
          <w:rFonts w:ascii="Times New Roman" w:hAnsi="Times New Roman" w:cs="Times New Roman"/>
          <w:sz w:val="24"/>
          <w:szCs w:val="24"/>
        </w:rPr>
        <w:t>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a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ci</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In this 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3B27ACE9"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647547">
        <w:rPr>
          <w:rFonts w:ascii="Times New Roman" w:hAnsi="Times New Roman" w:cs="Times New Roman"/>
          <w:sz w:val="24"/>
          <w:szCs w:val="24"/>
        </w:rPr>
        <w:t xml:space="preserve"> hinting on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del w:id="111" w:author="FMUSER" w:date="2023-12-02T10:14:00Z">
        <w:r w:rsidR="00681A33" w:rsidRPr="00681A33" w:rsidDel="006137D3">
          <w:rPr>
            <w:rFonts w:ascii="Times New Roman" w:hAnsi="Times New Roman" w:cs="Times New Roman"/>
            <w:sz w:val="24"/>
            <w:szCs w:val="24"/>
          </w:rPr>
          <w:delText xml:space="preserve">strong </w:delText>
        </w:r>
      </w:del>
      <w:ins w:id="112" w:author="FMUSER" w:date="2023-12-02T10:14:00Z">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ins>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 xml:space="preserve">indicates the onset of anomalous grain growth,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 xml:space="preserve">Reduced anomalous grain growth was confirmed by microstructure analysis. As </w:t>
      </w:r>
      <w:r w:rsidR="009A66E7">
        <w:rPr>
          <w:rFonts w:ascii="Times New Roman" w:hAnsi="Times New Roman" w:cs="Times New Roman"/>
          <w:sz w:val="24"/>
          <w:szCs w:val="24"/>
        </w:rPr>
        <w:lastRenderedPageBreak/>
        <w:t>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ci</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ci</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6E2A23B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has a positive influence on deformation and 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ins w:id="113" w:author="FMUSER" w:date="2023-12-02T10:15:00Z">
        <w:r w:rsidR="00293207">
          <w:rPr>
            <w:rFonts w:ascii="Times New Roman" w:hAnsi="Times New Roman" w:cs="Times New Roman"/>
            <w:sz w:val="24"/>
            <w:szCs w:val="24"/>
          </w:rPr>
          <w:t>, requiring further tooling development and processing optimization</w:t>
        </w:r>
      </w:ins>
      <w:r w:rsidR="00196704">
        <w:rPr>
          <w:rFonts w:ascii="Times New Roman" w:hAnsi="Times New Roman" w:cs="Times New Roman"/>
          <w:sz w:val="24"/>
          <w:szCs w:val="24"/>
        </w:rPr>
        <w:t>.</w:t>
      </w:r>
    </w:p>
    <w:p w14:paraId="6A4D0113" w14:textId="77777777" w:rsidR="009A66E7" w:rsidRDefault="009A66E7" w:rsidP="0088578B">
      <w:pPr>
        <w:spacing w:after="0" w:line="360" w:lineRule="auto"/>
        <w:jc w:val="both"/>
        <w:rPr>
          <w:rFonts w:ascii="Times New Roman" w:hAnsi="Times New Roman" w:cs="Times New Roman"/>
          <w:sz w:val="24"/>
          <w:szCs w:val="24"/>
        </w:rPr>
      </w:pPr>
    </w:p>
    <w:p w14:paraId="56391E24" w14:textId="7FA59ACF" w:rsidR="009A66E7" w:rsidRDefault="00196704" w:rsidP="0088578B">
      <w:pPr>
        <w:spacing w:after="0" w:line="360" w:lineRule="auto"/>
        <w:jc w:val="both"/>
        <w:rPr>
          <w:rFonts w:ascii="Times New Roman" w:hAnsi="Times New Roman" w:cs="Times New Roman"/>
          <w:sz w:val="24"/>
          <w:szCs w:val="24"/>
        </w:rPr>
      </w:pPr>
      <w:r w:rsidRPr="008038E8">
        <w:rPr>
          <w:rFonts w:ascii="Times New Roman" w:hAnsi="Times New Roman" w:cs="Times New Roman"/>
          <w:color w:val="00B050"/>
          <w:sz w:val="24"/>
          <w:szCs w:val="24"/>
        </w:rPr>
        <w:t>Our results reveal</w:t>
      </w:r>
      <w:r w:rsidR="00615220" w:rsidRPr="008038E8">
        <w:rPr>
          <w:rFonts w:ascii="Times New Roman" w:hAnsi="Times New Roman" w:cs="Times New Roman"/>
          <w:color w:val="00B050"/>
          <w:sz w:val="24"/>
          <w:szCs w:val="24"/>
        </w:rPr>
        <w:t xml:space="preserve"> that</w:t>
      </w:r>
      <w:r w:rsidR="001050B1" w:rsidRPr="008038E8">
        <w:rPr>
          <w:rFonts w:ascii="Times New Roman" w:hAnsi="Times New Roman" w:cs="Times New Roman"/>
          <w:color w:val="00B050"/>
          <w:sz w:val="24"/>
          <w:szCs w:val="24"/>
        </w:rPr>
        <w:t xml:space="preserve"> Nd-Fe-B magnets, which were hot deformed by FAST/SPS, approach or even exceed the properties of </w:t>
      </w:r>
      <w:r w:rsidR="00615220" w:rsidRPr="008038E8">
        <w:rPr>
          <w:rFonts w:ascii="Times New Roman" w:hAnsi="Times New Roman" w:cs="Times New Roman"/>
          <w:color w:val="00B050"/>
          <w:sz w:val="24"/>
          <w:szCs w:val="24"/>
        </w:rPr>
        <w:t xml:space="preserve">commercial </w:t>
      </w:r>
      <w:r w:rsidR="001050B1" w:rsidRPr="008038E8">
        <w:rPr>
          <w:rFonts w:ascii="Times New Roman" w:hAnsi="Times New Roman" w:cs="Times New Roman"/>
          <w:color w:val="00B050"/>
          <w:sz w:val="24"/>
          <w:szCs w:val="24"/>
        </w:rPr>
        <w:t>anisotropic Nd-Fe-B magnets</w:t>
      </w:r>
      <w:r w:rsidR="00615220" w:rsidRPr="008038E8">
        <w:rPr>
          <w:rFonts w:ascii="Times New Roman" w:hAnsi="Times New Roman" w:cs="Times New Roman"/>
          <w:color w:val="00B050"/>
          <w:sz w:val="24"/>
          <w:szCs w:val="24"/>
        </w:rPr>
        <w:t>.</w:t>
      </w:r>
      <w:r w:rsidR="001050B1" w:rsidRPr="008038E8">
        <w:rPr>
          <w:rFonts w:ascii="Times New Roman" w:hAnsi="Times New Roman" w:cs="Times New Roman"/>
          <w:color w:val="00B050"/>
          <w:sz w:val="24"/>
          <w:szCs w:val="24"/>
        </w:rPr>
        <w:t xml:space="preserve"> </w:t>
      </w:r>
      <w:r w:rsidR="00615220" w:rsidRPr="008038E8">
        <w:rPr>
          <w:rFonts w:ascii="Times New Roman" w:hAnsi="Times New Roman" w:cs="Times New Roman"/>
          <w:color w:val="00B050"/>
          <w:sz w:val="24"/>
          <w:szCs w:val="24"/>
        </w:rPr>
        <w:t>The best performance was achieved with a Nd-Fe-B magnet, which was pre-sintered by FAST/SPS (x</w:t>
      </w:r>
      <w:bookmarkStart w:id="114" w:name="_GoBack"/>
      <w:bookmarkEnd w:id="114"/>
      <w:r w:rsidR="00615220" w:rsidRPr="008038E8">
        <w:rPr>
          <w:rFonts w:ascii="Times New Roman" w:hAnsi="Times New Roman" w:cs="Times New Roman"/>
          <w:color w:val="00B050"/>
          <w:sz w:val="24"/>
          <w:szCs w:val="24"/>
        </w:rPr>
        <w:t>xx K</w:t>
      </w:r>
      <w:r w:rsidR="00615220" w:rsidRPr="008038E8">
        <w:rPr>
          <w:rFonts w:ascii="Times New Roman" w:hAnsi="Times New Roman" w:cs="Times New Roman"/>
          <w:color w:val="00B050"/>
          <w:sz w:val="24"/>
          <w:szCs w:val="24"/>
        </w:rPr>
        <w:sym w:font="Symbol" w:char="F0D7"/>
      </w:r>
      <w:r w:rsidR="00615220" w:rsidRPr="008038E8">
        <w:rPr>
          <w:rFonts w:ascii="Times New Roman" w:hAnsi="Times New Roman" w:cs="Times New Roman"/>
          <w:color w:val="00B050"/>
          <w:sz w:val="24"/>
          <w:szCs w:val="24"/>
        </w:rPr>
        <w:t>min</w:t>
      </w:r>
      <w:r w:rsidR="00615220" w:rsidRPr="008038E8">
        <w:rPr>
          <w:rFonts w:ascii="Times New Roman" w:hAnsi="Times New Roman" w:cs="Times New Roman"/>
          <w:color w:val="00B050"/>
          <w:sz w:val="24"/>
          <w:szCs w:val="24"/>
          <w:vertAlign w:val="superscript"/>
        </w:rPr>
        <w:t>-1</w:t>
      </w:r>
      <w:r w:rsidR="00615220" w:rsidRPr="008038E8">
        <w:rPr>
          <w:rFonts w:ascii="Times New Roman" w:hAnsi="Times New Roman" w:cs="Times New Roman"/>
          <w:color w:val="00B050"/>
          <w:sz w:val="24"/>
          <w:szCs w:val="24"/>
        </w:rPr>
        <w:t xml:space="preserve">, </w:t>
      </w:r>
      <w:proofErr w:type="spellStart"/>
      <w:r w:rsidR="00615220" w:rsidRPr="008038E8">
        <w:rPr>
          <w:rFonts w:ascii="Times New Roman" w:hAnsi="Times New Roman" w:cs="Times New Roman"/>
          <w:color w:val="00B050"/>
          <w:sz w:val="24"/>
          <w:szCs w:val="24"/>
        </w:rPr>
        <w:t>xxx°C</w:t>
      </w:r>
      <w:proofErr w:type="spellEnd"/>
      <w:r w:rsidR="00615220" w:rsidRPr="008038E8">
        <w:rPr>
          <w:rFonts w:ascii="Times New Roman" w:hAnsi="Times New Roman" w:cs="Times New Roman"/>
          <w:color w:val="00B050"/>
          <w:sz w:val="24"/>
          <w:szCs w:val="24"/>
        </w:rPr>
        <w:t xml:space="preserve">, 45 MPa, xxx min) to almost theoretical density and then hot deformed </w:t>
      </w:r>
      <w:r w:rsidR="00CB326D" w:rsidRPr="008038E8">
        <w:rPr>
          <w:rFonts w:ascii="Times New Roman" w:hAnsi="Times New Roman" w:cs="Times New Roman"/>
          <w:color w:val="00B050"/>
          <w:sz w:val="24"/>
          <w:szCs w:val="24"/>
        </w:rPr>
        <w:t xml:space="preserve">at xxx </w:t>
      </w:r>
      <w:r w:rsidRPr="008038E8">
        <w:rPr>
          <w:rFonts w:ascii="Times New Roman" w:hAnsi="Times New Roman" w:cs="Times New Roman"/>
          <w:color w:val="00B050"/>
          <w:sz w:val="24"/>
          <w:szCs w:val="24"/>
        </w:rPr>
        <w:t xml:space="preserve">MPa, </w:t>
      </w:r>
      <w:proofErr w:type="spellStart"/>
      <w:r w:rsidRPr="008038E8">
        <w:rPr>
          <w:rFonts w:ascii="Times New Roman" w:hAnsi="Times New Roman" w:cs="Times New Roman"/>
          <w:color w:val="00B050"/>
          <w:sz w:val="24"/>
          <w:szCs w:val="24"/>
        </w:rPr>
        <w:t>xxx°C</w:t>
      </w:r>
      <w:proofErr w:type="spellEnd"/>
      <w:r w:rsidRPr="008038E8">
        <w:rPr>
          <w:rFonts w:ascii="Times New Roman" w:hAnsi="Times New Roman" w:cs="Times New Roman"/>
          <w:color w:val="00B050"/>
          <w:sz w:val="24"/>
          <w:szCs w:val="24"/>
        </w:rPr>
        <w:t>,…</w:t>
      </w:r>
      <w:r w:rsidR="00CB326D" w:rsidRPr="008038E8">
        <w:rPr>
          <w:rFonts w:ascii="Times New Roman" w:hAnsi="Times New Roman" w:cs="Times New Roman"/>
          <w:color w:val="00B050"/>
          <w:sz w:val="24"/>
          <w:szCs w:val="24"/>
        </w:rPr>
        <w:t>with a height reduction of xxx %. The magnet had a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which exceeded the performance of a commercial magnet of our industrial partner WILO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Pr>
          <w:rFonts w:ascii="Times New Roman" w:hAnsi="Times New Roman" w:cs="Times New Roman"/>
          <w:sz w:val="24"/>
          <w:szCs w:val="24"/>
        </w:rPr>
        <w:lastRenderedPageBreak/>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Furthermore, we found that even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1FBC6B08"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ci</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w:t>
      </w:r>
      <w:r>
        <w:rPr>
          <w:rFonts w:ascii="Times New Roman" w:hAnsi="Times New Roman" w:cs="Times New Roman"/>
          <w:sz w:val="24"/>
          <w:szCs w:val="24"/>
        </w:rPr>
        <w:lastRenderedPageBreak/>
        <w:t xml:space="preserve">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4BDE4E91"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Pr="00681A33">
        <w:rPr>
          <w:rFonts w:ascii="Times New Roman" w:hAnsi="Times New Roman" w:cs="Times New Roman"/>
          <w:sz w:val="24"/>
          <w:szCs w:val="24"/>
        </w:rPr>
        <w:t xml:space="preserve">The funding and the experimental support of </w:t>
      </w:r>
      <w:commentRangeStart w:id="115"/>
      <w:r w:rsidRPr="00681A33">
        <w:rPr>
          <w:rFonts w:ascii="Times New Roman" w:hAnsi="Times New Roman" w:cs="Times New Roman"/>
          <w:sz w:val="24"/>
          <w:szCs w:val="24"/>
        </w:rPr>
        <w:t xml:space="preserve">Ralf Steinert </w:t>
      </w:r>
      <w:commentRangeEnd w:id="115"/>
      <w:r w:rsidR="00A61E79">
        <w:rPr>
          <w:rStyle w:val="CommentReference"/>
          <w:lang w:val="tr-TR"/>
        </w:rPr>
        <w:commentReference w:id="115"/>
      </w:r>
      <w:r w:rsidRPr="00681A33">
        <w:rPr>
          <w:rFonts w:ascii="Times New Roman" w:hAnsi="Times New Roman" w:cs="Times New Roman"/>
          <w:sz w:val="24"/>
          <w:szCs w:val="24"/>
        </w:rPr>
        <w:t>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E10268" w:rsidRDefault="002D4031" w:rsidP="0088578B">
      <w:pPr>
        <w:spacing w:after="0" w:line="360" w:lineRule="auto"/>
        <w:jc w:val="both"/>
        <w:rPr>
          <w:rFonts w:ascii="Times New Roman" w:hAnsi="Times New Roman" w:cs="Times New Roman"/>
          <w:b/>
          <w:bCs/>
          <w:sz w:val="24"/>
          <w:szCs w:val="24"/>
        </w:rPr>
      </w:pPr>
      <w:r w:rsidRPr="00E10268">
        <w:rPr>
          <w:rFonts w:ascii="Times New Roman" w:hAnsi="Times New Roman" w:cs="Times New Roman"/>
          <w:b/>
          <w:bCs/>
          <w:sz w:val="24"/>
          <w:szCs w:val="24"/>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E10268">
        <w:rPr>
          <w:rFonts w:ascii="Times New Roman" w:hAnsi="Times New Roman" w:cs="Times New Roman"/>
          <w:sz w:val="24"/>
          <w:szCs w:val="24"/>
        </w:rPr>
        <w:t>[</w:t>
      </w:r>
      <w:r w:rsidRPr="00E10268">
        <w:rPr>
          <w:rFonts w:ascii="Times New Roman" w:hAnsi="Times New Roman" w:cs="Times New Roman"/>
          <w:b/>
          <w:bCs/>
          <w:color w:val="0000FF"/>
          <w:sz w:val="24"/>
          <w:szCs w:val="24"/>
        </w:rPr>
        <w:t>Campos 2014</w:t>
      </w:r>
      <w:r w:rsidRPr="00E10268">
        <w:rPr>
          <w:rFonts w:ascii="Times New Roman" w:hAnsi="Times New Roman" w:cs="Times New Roman"/>
          <w:sz w:val="24"/>
          <w:szCs w:val="24"/>
        </w:rPr>
        <w:t>]</w:t>
      </w:r>
      <w:r w:rsidRPr="00E10268">
        <w:rPr>
          <w:rFonts w:ascii="Times New Roman" w:hAnsi="Times New Roman" w:cs="Times New Roman"/>
          <w:sz w:val="24"/>
          <w:szCs w:val="24"/>
        </w:rPr>
        <w:tab/>
        <w:t xml:space="preserve">M.A. Campos, </w:t>
      </w:r>
      <w:r w:rsidR="00B90843" w:rsidRPr="00E10268">
        <w:rPr>
          <w:rFonts w:ascii="Times New Roman" w:hAnsi="Times New Roman" w:cs="Times New Roman"/>
          <w:sz w:val="24"/>
          <w:szCs w:val="24"/>
        </w:rPr>
        <w:t xml:space="preserve">N. </w:t>
      </w:r>
      <w:r w:rsidRPr="00E10268">
        <w:rPr>
          <w:rFonts w:ascii="Times New Roman" w:hAnsi="Times New Roman" w:cs="Times New Roman"/>
          <w:sz w:val="24"/>
          <w:szCs w:val="24"/>
        </w:rPr>
        <w:t>Vicente</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I.F.</w:t>
      </w:r>
      <w:r w:rsidRPr="00E10268">
        <w:rPr>
          <w:rFonts w:ascii="Times New Roman" w:hAnsi="Times New Roman" w:cs="Times New Roman"/>
          <w:sz w:val="24"/>
          <w:szCs w:val="24"/>
        </w:rPr>
        <w:t xml:space="preserve"> Machado</w:t>
      </w:r>
      <w:r w:rsidR="00B90843" w:rsidRPr="00E10268">
        <w:rPr>
          <w:rFonts w:ascii="Times New Roman" w:hAnsi="Times New Roman" w:cs="Times New Roman"/>
          <w:sz w:val="24"/>
          <w:szCs w:val="24"/>
        </w:rPr>
        <w:t>, K. de</w:t>
      </w:r>
      <w:r w:rsidRPr="00E10268">
        <w:rPr>
          <w:rFonts w:ascii="Times New Roman" w:hAnsi="Times New Roman" w:cs="Times New Roman"/>
          <w:sz w:val="24"/>
          <w:szCs w:val="24"/>
        </w:rPr>
        <w:t xml:space="preserve"> Souza K, </w:t>
      </w:r>
      <w:r w:rsidR="00B90843" w:rsidRPr="00E10268">
        <w:rPr>
          <w:rFonts w:ascii="Times New Roman" w:hAnsi="Times New Roman" w:cs="Times New Roman"/>
          <w:sz w:val="24"/>
          <w:szCs w:val="24"/>
        </w:rPr>
        <w:t xml:space="preserve">D. </w:t>
      </w:r>
      <w:r w:rsidRPr="00E10268">
        <w:rPr>
          <w:rFonts w:ascii="Times New Roman" w:hAnsi="Times New Roman" w:cs="Times New Roman"/>
          <w:sz w:val="24"/>
          <w:szCs w:val="24"/>
        </w:rPr>
        <w:t>Rodrigues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 xml:space="preserve">M.F. de </w:t>
      </w:r>
      <w:r w:rsidRPr="00E10268">
        <w:rPr>
          <w:rFonts w:ascii="Times New Roman" w:hAnsi="Times New Roman" w:cs="Times New Roman"/>
          <w:sz w:val="24"/>
          <w:szCs w:val="24"/>
        </w:rPr>
        <w:t>Campos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NdFeB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475C59F0"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Fais</w:t>
      </w:r>
      <w:proofErr w:type="spellEnd"/>
      <w:r w:rsidRPr="00DA72BD">
        <w:rPr>
          <w:rFonts w:ascii="Times New Roman" w:hAnsi="Times New Roman" w:cs="Times New Roman"/>
          <w:b/>
          <w:bCs/>
          <w:color w:val="0000FF"/>
          <w:sz w:val="24"/>
          <w:szCs w:val="24"/>
        </w:rPr>
        <w:t xml:space="preserve"> 2020</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w:t>
      </w:r>
      <w:proofErr w:type="spellStart"/>
      <w:r w:rsidRPr="00DA72BD">
        <w:rPr>
          <w:rFonts w:ascii="Times New Roman" w:hAnsi="Times New Roman" w:cs="Times New Roman"/>
          <w:sz w:val="24"/>
          <w:szCs w:val="24"/>
        </w:rPr>
        <w:t>Fais</w:t>
      </w:r>
      <w:proofErr w:type="spellEnd"/>
      <w:r w:rsidRPr="00DA72BD">
        <w:rPr>
          <w:rFonts w:ascii="Times New Roman" w:hAnsi="Times New Roman" w:cs="Times New Roman"/>
          <w:sz w:val="24"/>
          <w:szCs w:val="24"/>
        </w:rPr>
        <w:t>, Electro-Sinter-Forging: the fastest FAST, Presentation on 17th FAST/SPS expert meeting, Dec 09, 2020, online.</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w:t>
      </w:r>
      <w:proofErr w:type="spellStart"/>
      <w:r w:rsidRPr="00B32404">
        <w:rPr>
          <w:rFonts w:ascii="Times New Roman" w:hAnsi="Times New Roman" w:cs="Times New Roman"/>
          <w:sz w:val="24"/>
          <w:szCs w:val="24"/>
        </w:rPr>
        <w:t>Sepehri</w:t>
      </w:r>
      <w:proofErr w:type="spellEnd"/>
      <w:r w:rsidRPr="00B32404">
        <w:rPr>
          <w:rFonts w:ascii="Times New Roman" w:hAnsi="Times New Roman" w:cs="Times New Roman"/>
          <w:sz w:val="24"/>
          <w:szCs w:val="24"/>
        </w:rPr>
        <w:t xml:space="preserve">-Amin, K. Suresh, T. Ohkubo, K. </w:t>
      </w:r>
      <w:proofErr w:type="spellStart"/>
      <w:r w:rsidRPr="00B32404">
        <w:rPr>
          <w:rFonts w:ascii="Times New Roman" w:hAnsi="Times New Roman" w:cs="Times New Roman"/>
          <w:sz w:val="24"/>
          <w:szCs w:val="24"/>
        </w:rPr>
        <w:t>Hono</w:t>
      </w:r>
      <w:proofErr w:type="spellEnd"/>
      <w:r w:rsidRPr="00B32404">
        <w:rPr>
          <w:rFonts w:ascii="Times New Roman" w:hAnsi="Times New Roman" w:cs="Times New Roman"/>
          <w:sz w:val="24"/>
          <w:szCs w:val="24"/>
        </w:rPr>
        <w:t xml:space="preserve">,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w:t>
      </w:r>
      <w:proofErr w:type="spellStart"/>
      <w:r w:rsidRPr="00B32404">
        <w:rPr>
          <w:rFonts w:ascii="Times New Roman" w:hAnsi="Times New Roman" w:cs="Times New Roman"/>
          <w:sz w:val="24"/>
          <w:szCs w:val="24"/>
        </w:rPr>
        <w:t>Hirosawa</w:t>
      </w:r>
      <w:proofErr w:type="spellEnd"/>
      <w:r>
        <w:rPr>
          <w:rFonts w:ascii="Times New Roman" w:hAnsi="Times New Roman" w:cs="Times New Roman"/>
          <w:sz w:val="24"/>
          <w:szCs w:val="24"/>
        </w:rPr>
        <w:t xml:space="preserve">, </w:t>
      </w:r>
      <w:r w:rsidRPr="00B32404">
        <w:rPr>
          <w:rFonts w:ascii="Times New Roman" w:hAnsi="Times New Roman" w:cs="Times New Roman"/>
          <w:sz w:val="24"/>
          <w:szCs w:val="24"/>
        </w:rPr>
        <w:t xml:space="preserve">Anisotropic </w:t>
      </w:r>
      <w:proofErr w:type="spellStart"/>
      <w:r w:rsidRPr="00B32404">
        <w:rPr>
          <w:rFonts w:ascii="Times New Roman" w:hAnsi="Times New Roman" w:cs="Times New Roman"/>
          <w:sz w:val="24"/>
          <w:szCs w:val="24"/>
        </w:rPr>
        <w:t>Nd</w:t>
      </w:r>
      <w:proofErr w:type="spellEnd"/>
      <w:r w:rsidRPr="00B32404">
        <w:rPr>
          <w:rFonts w:ascii="Times New Roman" w:hAnsi="Times New Roman" w:cs="Times New Roman"/>
          <w:sz w:val="24"/>
          <w:szCs w:val="24"/>
        </w:rPr>
        <w:t xml:space="preserve">–Fe–B </w:t>
      </w:r>
      <w:proofErr w:type="spellStart"/>
      <w:r w:rsidRPr="00B32404">
        <w:rPr>
          <w:rFonts w:ascii="Times New Roman" w:hAnsi="Times New Roman" w:cs="Times New Roman"/>
          <w:sz w:val="24"/>
          <w:szCs w:val="24"/>
        </w:rPr>
        <w:t>nanocrystalline</w:t>
      </w:r>
      <w:proofErr w:type="spellEnd"/>
      <w:r w:rsidRPr="00B32404">
        <w:rPr>
          <w:rFonts w:ascii="Times New Roman" w:hAnsi="Times New Roman" w:cs="Times New Roman"/>
          <w:sz w:val="24"/>
          <w:szCs w:val="24"/>
        </w:rPr>
        <w:t xml:space="preserv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plasma sintering and in situ hot pressing of </w:t>
      </w:r>
      <w:r w:rsidRPr="00B32404">
        <w:rPr>
          <w:rFonts w:ascii="Times New Roman" w:hAnsi="Times New Roman" w:cs="Times New Roman"/>
          <w:sz w:val="24"/>
          <w:szCs w:val="24"/>
        </w:rPr>
        <w:lastRenderedPageBreak/>
        <w:t>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w:t>
      </w:r>
      <w:proofErr w:type="spellStart"/>
      <w:r w:rsidRPr="00DA72BD">
        <w:rPr>
          <w:rFonts w:ascii="Times New Roman" w:hAnsi="Times New Roman" w:cs="Times New Roman"/>
          <w:sz w:val="24"/>
          <w:szCs w:val="24"/>
        </w:rPr>
        <w:t>Porwal</w:t>
      </w:r>
      <w:proofErr w:type="spellEnd"/>
      <w:r w:rsidRPr="00DA72BD">
        <w:rPr>
          <w:rFonts w:ascii="Times New Roman" w:hAnsi="Times New Roman" w:cs="Times New Roman"/>
          <w:sz w:val="24"/>
          <w:szCs w:val="24"/>
        </w:rPr>
        <w:t xml:space="preserve">, O. Cedillos-Barraza, D. D. </w:t>
      </w:r>
      <w:proofErr w:type="spellStart"/>
      <w:r w:rsidRPr="00DA72BD">
        <w:rPr>
          <w:rFonts w:ascii="Times New Roman" w:hAnsi="Times New Roman" w:cs="Times New Roman"/>
          <w:sz w:val="24"/>
          <w:szCs w:val="24"/>
        </w:rPr>
        <w:t>Jayaseelan</w:t>
      </w:r>
      <w:proofErr w:type="spellEnd"/>
      <w:r w:rsidRPr="00DA72BD">
        <w:rPr>
          <w:rFonts w:ascii="Times New Roman" w:hAnsi="Times New Roman" w:cs="Times New Roman"/>
          <w:sz w:val="24"/>
          <w:szCs w:val="24"/>
        </w:rPr>
        <w:t xml:space="preserve">,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r w:rsidRPr="001A6C0B">
        <w:rPr>
          <w:rFonts w:ascii="Times New Roman" w:hAnsi="Times New Roman" w:cs="Times New Roman"/>
          <w:sz w:val="24"/>
          <w:szCs w:val="24"/>
          <w:lang w:val="de-DE"/>
        </w:rPr>
        <w:t xml:space="preserve">Ceram. </w:t>
      </w:r>
      <w:r w:rsidRPr="000F51F5">
        <w:rPr>
          <w:rFonts w:ascii="Times New Roman" w:hAnsi="Times New Roman" w:cs="Times New Roman"/>
          <w:sz w:val="24"/>
          <w:szCs w:val="24"/>
          <w:lang w:val="de-DE"/>
        </w:rPr>
        <w:t>Soc.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Henig, G. Schneider, G. Knoch, G. Petzow, D. de Mooij,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t xml:space="preserve">W.Grünberger, D.Hinz, A.Kirchner, K.H.Müller, L.Schultz, </w:t>
      </w:r>
      <w:r w:rsidR="008764A3" w:rsidRPr="008764A3">
        <w:rPr>
          <w:rFonts w:ascii="Times New Roman" w:hAnsi="Times New Roman" w:cs="Times New Roman"/>
          <w:sz w:val="24"/>
          <w:szCs w:val="24"/>
          <w:lang w:val="de-DE"/>
        </w:rPr>
        <w:t>Hot deformation of nanocrystalline Nd</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Fe</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B alloys</w:t>
      </w:r>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Alloy.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w:t>
      </w:r>
      <w:proofErr w:type="spellStart"/>
      <w:r w:rsidRPr="008764A3">
        <w:rPr>
          <w:rFonts w:ascii="Times New Roman" w:hAnsi="Times New Roman" w:cs="Times New Roman"/>
          <w:sz w:val="24"/>
          <w:szCs w:val="24"/>
        </w:rPr>
        <w:t>Brück</w:t>
      </w:r>
      <w:proofErr w:type="spellEnd"/>
      <w:r w:rsidRPr="008764A3">
        <w:rPr>
          <w:rFonts w:ascii="Times New Roman" w:hAnsi="Times New Roman" w:cs="Times New Roman"/>
          <w:sz w:val="24"/>
          <w:szCs w:val="24"/>
        </w:rPr>
        <w:t xml:space="preserve">,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353CDC">
        <w:rPr>
          <w:rFonts w:ascii="Times New Roman" w:hAnsi="Times New Roman" w:cs="Times New Roman"/>
          <w:b/>
          <w:bCs/>
          <w:color w:val="0000FF"/>
          <w:sz w:val="24"/>
          <w:szCs w:val="24"/>
        </w:rPr>
        <w:t>Hioki</w:t>
      </w:r>
      <w:proofErr w:type="spellEnd"/>
      <w:r w:rsidRPr="00353CDC">
        <w:rPr>
          <w:rFonts w:ascii="Times New Roman" w:hAnsi="Times New Roman" w:cs="Times New Roman"/>
          <w:b/>
          <w:bCs/>
          <w:color w:val="0000FF"/>
          <w:sz w:val="24"/>
          <w:szCs w:val="24"/>
        </w:rPr>
        <w:t xml:space="preserve">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w:t>
      </w:r>
      <w:proofErr w:type="spellStart"/>
      <w:r w:rsidRPr="00353CDC">
        <w:rPr>
          <w:rFonts w:ascii="Times New Roman" w:hAnsi="Times New Roman" w:cs="Times New Roman"/>
          <w:sz w:val="24"/>
          <w:szCs w:val="24"/>
        </w:rPr>
        <w:t>Hioki</w:t>
      </w:r>
      <w:proofErr w:type="spellEnd"/>
      <w:r w:rsidRPr="00353CDC">
        <w:rPr>
          <w:rFonts w:ascii="Times New Roman" w:hAnsi="Times New Roman" w:cs="Times New Roman"/>
          <w:sz w:val="24"/>
          <w:szCs w:val="24"/>
        </w:rPr>
        <w:t xml:space="preserve">,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 xml:space="preserve">Sci. </w:t>
      </w:r>
      <w:proofErr w:type="spellStart"/>
      <w:r w:rsidRPr="00353CDC">
        <w:rPr>
          <w:rFonts w:ascii="Times New Roman" w:hAnsi="Times New Roman" w:cs="Times New Roman"/>
          <w:sz w:val="24"/>
          <w:szCs w:val="24"/>
        </w:rPr>
        <w:t>Techn</w:t>
      </w:r>
      <w:proofErr w:type="spellEnd"/>
      <w:r w:rsidRPr="00353CDC">
        <w:rPr>
          <w:rFonts w:ascii="Times New Roman" w:hAnsi="Times New Roman" w:cs="Times New Roman"/>
          <w:sz w:val="24"/>
          <w:szCs w:val="24"/>
        </w:rPr>
        <w:t>.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Z. Hu, L. Chu, J. Li, Y. Liu, Enhanced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xml:space="preserve">, O. Gutfleisch, R. Schäfer, D. </w:t>
      </w:r>
      <w:proofErr w:type="spellStart"/>
      <w:r w:rsidRPr="00542AA5">
        <w:rPr>
          <w:rFonts w:ascii="Times New Roman" w:hAnsi="Times New Roman" w:cs="Times New Roman"/>
          <w:sz w:val="24"/>
          <w:szCs w:val="24"/>
        </w:rPr>
        <w:t>Hinz</w:t>
      </w:r>
      <w:proofErr w:type="spellEnd"/>
      <w:r w:rsidRPr="00542AA5">
        <w:rPr>
          <w:rFonts w:ascii="Times New Roman" w:hAnsi="Times New Roman" w:cs="Times New Roman"/>
          <w:sz w:val="24"/>
          <w:szCs w:val="24"/>
        </w:rPr>
        <w:t>,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Gutfleisch, D. </w:t>
      </w:r>
      <w:proofErr w:type="spellStart"/>
      <w:r w:rsidRPr="008764A3">
        <w:rPr>
          <w:rFonts w:ascii="Times New Roman" w:hAnsi="Times New Roman" w:cs="Times New Roman"/>
          <w:sz w:val="24"/>
          <w:szCs w:val="24"/>
        </w:rPr>
        <w:t>Hinz</w:t>
      </w:r>
      <w:proofErr w:type="spellEnd"/>
      <w:r w:rsidRPr="008764A3">
        <w:rPr>
          <w:rFonts w:ascii="Times New Roman" w:hAnsi="Times New Roman" w:cs="Times New Roman"/>
          <w:sz w:val="24"/>
          <w:szCs w:val="24"/>
        </w:rPr>
        <w:t xml:space="preserve">,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lastRenderedPageBreak/>
        <w:t>[</w:t>
      </w:r>
      <w:r w:rsidRPr="008764A3">
        <w:rPr>
          <w:rFonts w:ascii="Times New Roman" w:hAnsi="Times New Roman" w:cs="Times New Roman"/>
          <w:b/>
          <w:bCs/>
          <w:color w:val="0000FF"/>
          <w:sz w:val="24"/>
          <w:szCs w:val="24"/>
        </w:rPr>
        <w:t>Leich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Leich, A. Röttger, W. Theisen, M. </w:t>
      </w:r>
      <w:proofErr w:type="spellStart"/>
      <w:r w:rsidRPr="008764A3">
        <w:rPr>
          <w:rFonts w:ascii="Times New Roman" w:hAnsi="Times New Roman" w:cs="Times New Roman"/>
          <w:sz w:val="24"/>
          <w:szCs w:val="24"/>
        </w:rPr>
        <w:t>Krengel</w:t>
      </w:r>
      <w:proofErr w:type="spellEnd"/>
      <w:r w:rsidRP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 xml:space="preserve">Densification of </w:t>
      </w:r>
      <w:proofErr w:type="spellStart"/>
      <w:r w:rsidR="008764A3" w:rsidRPr="008764A3">
        <w:rPr>
          <w:rFonts w:ascii="Times New Roman" w:hAnsi="Times New Roman" w:cs="Times New Roman"/>
          <w:sz w:val="24"/>
          <w:szCs w:val="24"/>
        </w:rPr>
        <w:t>nanocrystalline</w:t>
      </w:r>
      <w:proofErr w:type="spellEnd"/>
      <w:r w:rsidR="008764A3" w:rsidRPr="008764A3">
        <w:rPr>
          <w:rFonts w:ascii="Times New Roman" w:hAnsi="Times New Roman" w:cs="Times New Roman"/>
          <w:sz w:val="24"/>
          <w:szCs w:val="24"/>
        </w:rPr>
        <w:t xml:space="preserve">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w:t>
      </w:r>
      <w:proofErr w:type="spellStart"/>
      <w:r w:rsidRPr="008764A3">
        <w:rPr>
          <w:rFonts w:ascii="Times New Roman" w:hAnsi="Times New Roman" w:cs="Times New Roman"/>
          <w:sz w:val="24"/>
          <w:szCs w:val="24"/>
        </w:rPr>
        <w:t>Magn</w:t>
      </w:r>
      <w:proofErr w:type="spellEnd"/>
      <w:r w:rsidRPr="008764A3">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Magn</w:t>
      </w:r>
      <w:proofErr w:type="spellEnd"/>
      <w:r w:rsidRPr="00DA72BD">
        <w:rPr>
          <w:rFonts w:ascii="Times New Roman" w:hAnsi="Times New Roman" w:cs="Times New Roman"/>
          <w:sz w:val="24"/>
          <w:szCs w:val="24"/>
        </w:rPr>
        <w:t>.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Leich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Leich, A. Röttger, M. Krengel, W. </w:t>
      </w:r>
      <w:proofErr w:type="spellStart"/>
      <w:r w:rsidRPr="00EA26B2">
        <w:rPr>
          <w:rFonts w:ascii="Times New Roman" w:hAnsi="Times New Roman" w:cs="Times New Roman"/>
          <w:sz w:val="24"/>
          <w:szCs w:val="24"/>
        </w:rPr>
        <w:t>Theisen</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116" w:name="_Hlk149218721"/>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w:t>
      </w:r>
      <w:proofErr w:type="spellStart"/>
      <w:r w:rsidRPr="00542AA5">
        <w:rPr>
          <w:rFonts w:ascii="Times New Roman" w:hAnsi="Times New Roman" w:cs="Times New Roman"/>
          <w:sz w:val="24"/>
          <w:szCs w:val="24"/>
        </w:rPr>
        <w:t>Nanocrystalline</w:t>
      </w:r>
      <w:proofErr w:type="spellEnd"/>
      <w:r w:rsidRPr="00542AA5">
        <w:rPr>
          <w:rFonts w:ascii="Times New Roman" w:hAnsi="Times New Roman" w:cs="Times New Roman"/>
          <w:sz w:val="24"/>
          <w:szCs w:val="24"/>
        </w:rPr>
        <w:t xml:space="preserve">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-Based Magnets Prepared 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116"/>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w:t>
      </w:r>
      <w:proofErr w:type="spellStart"/>
      <w:r w:rsidRPr="00EA26B2">
        <w:rPr>
          <w:rFonts w:ascii="Times New Roman" w:hAnsi="Times New Roman" w:cs="Times New Roman"/>
          <w:sz w:val="24"/>
          <w:szCs w:val="24"/>
        </w:rPr>
        <w:t>Rabenberg</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w:t>
      </w:r>
      <w:proofErr w:type="spellStart"/>
      <w:r w:rsidRPr="00EA26B2">
        <w:rPr>
          <w:rFonts w:ascii="Times New Roman" w:hAnsi="Times New Roman" w:cs="Times New Roman"/>
          <w:sz w:val="24"/>
          <w:szCs w:val="24"/>
        </w:rPr>
        <w:t>Magn</w:t>
      </w:r>
      <w:proofErr w:type="spellEnd"/>
      <w:r w:rsidRPr="00EA26B2">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Leich, M. Krengel, S. Weber, A. Röttger, M. Bram,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Assmann, M. Krengel, F. Maccari, O. Gutfleisch, D. Sebold, O. </w:t>
      </w:r>
      <w:proofErr w:type="spellStart"/>
      <w:r w:rsidRPr="00EA26B2">
        <w:rPr>
          <w:rFonts w:ascii="Times New Roman" w:hAnsi="Times New Roman" w:cs="Times New Roman"/>
          <w:sz w:val="24"/>
          <w:szCs w:val="24"/>
        </w:rPr>
        <w:t>Guillon</w:t>
      </w:r>
      <w:proofErr w:type="spellEnd"/>
      <w:r w:rsidRPr="00EA26B2">
        <w:rPr>
          <w:rFonts w:ascii="Times New Roman" w:hAnsi="Times New Roman" w:cs="Times New Roman"/>
          <w:sz w:val="24"/>
          <w:szCs w:val="24"/>
        </w:rPr>
        <w:t xml:space="preserve">,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Ruszkiewicz</w:t>
      </w:r>
      <w:proofErr w:type="spellEnd"/>
      <w:r w:rsidRPr="00DA72BD">
        <w:rPr>
          <w:rFonts w:ascii="Times New Roman" w:hAnsi="Times New Roman" w:cs="Times New Roman"/>
          <w:b/>
          <w:bCs/>
          <w:color w:val="0000FF"/>
          <w:sz w:val="24"/>
          <w:szCs w:val="24"/>
        </w:rPr>
        <w:t xml:space="preserv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w:t>
      </w:r>
      <w:proofErr w:type="spellStart"/>
      <w:r w:rsidRPr="00DA72BD">
        <w:rPr>
          <w:rFonts w:ascii="Times New Roman" w:hAnsi="Times New Roman" w:cs="Times New Roman"/>
          <w:sz w:val="24"/>
          <w:szCs w:val="24"/>
        </w:rPr>
        <w:t>Ruszkiewicz</w:t>
      </w:r>
      <w:proofErr w:type="spellEnd"/>
      <w:r w:rsidRPr="00DA72BD">
        <w:rPr>
          <w:rFonts w:ascii="Times New Roman" w:hAnsi="Times New Roman" w:cs="Times New Roman"/>
          <w:sz w:val="24"/>
          <w:szCs w:val="24"/>
        </w:rPr>
        <w:t xml:space="preserve">, T. Grimm, I. </w:t>
      </w:r>
      <w:proofErr w:type="spellStart"/>
      <w:r w:rsidRPr="00DA72BD">
        <w:rPr>
          <w:rFonts w:ascii="Times New Roman" w:hAnsi="Times New Roman" w:cs="Times New Roman"/>
          <w:sz w:val="24"/>
          <w:szCs w:val="24"/>
        </w:rPr>
        <w:t>Ragai</w:t>
      </w:r>
      <w:proofErr w:type="spellEnd"/>
      <w:r w:rsidRPr="00DA72BD">
        <w:rPr>
          <w:rFonts w:ascii="Times New Roman" w:hAnsi="Times New Roman" w:cs="Times New Roman"/>
          <w:sz w:val="24"/>
          <w:szCs w:val="24"/>
        </w:rPr>
        <w:t xml:space="preserve">, L. Mears, J.T. Roth, </w:t>
      </w:r>
      <w:r w:rsidR="00EA26B2" w:rsidRPr="00EA26B2">
        <w:rPr>
          <w:rFonts w:ascii="Times New Roman" w:hAnsi="Times New Roman" w:cs="Times New Roman"/>
          <w:sz w:val="24"/>
          <w:szCs w:val="24"/>
        </w:rPr>
        <w:t xml:space="preserve">A Review of Electrically-Assisted Manufacturing With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8F34F7E" w:rsidR="00C70278" w:rsidRDefault="00C70278"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C70278">
        <w:rPr>
          <w:rFonts w:ascii="Times New Roman" w:hAnsi="Times New Roman" w:cs="Times New Roman"/>
          <w:b/>
          <w:bCs/>
          <w:color w:val="0000FF"/>
          <w:sz w:val="24"/>
          <w:szCs w:val="24"/>
        </w:rPr>
        <w:t>Sawatzki 2014</w:t>
      </w:r>
      <w:r>
        <w:rPr>
          <w:rFonts w:ascii="Times New Roman" w:hAnsi="Times New Roman" w:cs="Times New Roman"/>
          <w:sz w:val="24"/>
          <w:szCs w:val="24"/>
        </w:rPr>
        <w:t>]</w:t>
      </w:r>
      <w:r>
        <w:rPr>
          <w:rFonts w:ascii="Times New Roman" w:hAnsi="Times New Roman" w:cs="Times New Roman"/>
          <w:sz w:val="24"/>
          <w:szCs w:val="24"/>
        </w:rPr>
        <w:tab/>
      </w:r>
      <w:bookmarkStart w:id="117" w:name="_Hlk151644789"/>
      <w:r w:rsidRPr="00C70278">
        <w:rPr>
          <w:rFonts w:ascii="Times New Roman" w:hAnsi="Times New Roman" w:cs="Times New Roman"/>
          <w:sz w:val="24"/>
          <w:szCs w:val="24"/>
        </w:rPr>
        <w:t xml:space="preserve">S. Sawatzki, I. Dirba,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xml:space="preserve">.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Mat. 358-359 (2014) 163 – 169.</w:t>
      </w:r>
      <w:bookmarkEnd w:id="117"/>
    </w:p>
    <w:p w14:paraId="0C2C355C" w14:textId="5F9D4066"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Simon 2019</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D. Simon, H. </w:t>
      </w:r>
      <w:proofErr w:type="spellStart"/>
      <w:r w:rsidRPr="00DA72BD">
        <w:rPr>
          <w:rFonts w:ascii="Times New Roman" w:hAnsi="Times New Roman" w:cs="Times New Roman"/>
          <w:sz w:val="24"/>
          <w:szCs w:val="24"/>
        </w:rPr>
        <w:t>Wuest</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Hinderberger</w:t>
      </w:r>
      <w:proofErr w:type="spellEnd"/>
      <w:r w:rsidRPr="00DA72BD">
        <w:rPr>
          <w:rFonts w:ascii="Times New Roman" w:hAnsi="Times New Roman" w:cs="Times New Roman"/>
          <w:sz w:val="24"/>
          <w:szCs w:val="24"/>
        </w:rPr>
        <w:t xml:space="preserve">, T. Koehler, A. </w:t>
      </w:r>
      <w:proofErr w:type="spellStart"/>
      <w:r w:rsidRPr="00DA72BD">
        <w:rPr>
          <w:rFonts w:ascii="Times New Roman" w:hAnsi="Times New Roman" w:cs="Times New Roman"/>
          <w:sz w:val="24"/>
          <w:szCs w:val="24"/>
        </w:rPr>
        <w:t>Marusczyk</w:t>
      </w:r>
      <w:proofErr w:type="spellEnd"/>
      <w:r w:rsidRPr="00DA72BD">
        <w:rPr>
          <w:rFonts w:ascii="Times New Roman" w:hAnsi="Times New Roman" w:cs="Times New Roman"/>
          <w:sz w:val="24"/>
          <w:szCs w:val="24"/>
        </w:rPr>
        <w:t xml:space="preserve">, S. Sawatzki, L.V.B. Diop, K. Skokov, F. Maccari, A. </w:t>
      </w:r>
      <w:proofErr w:type="spellStart"/>
      <w:r w:rsidRPr="00DA72BD">
        <w:rPr>
          <w:rFonts w:ascii="Times New Roman" w:hAnsi="Times New Roman" w:cs="Times New Roman"/>
          <w:sz w:val="24"/>
          <w:szCs w:val="24"/>
        </w:rPr>
        <w:t>Senyshyn</w:t>
      </w:r>
      <w:proofErr w:type="spellEnd"/>
      <w:r w:rsidRPr="00DA72BD">
        <w:rPr>
          <w:rFonts w:ascii="Times New Roman" w:hAnsi="Times New Roman" w:cs="Times New Roman"/>
          <w:sz w:val="24"/>
          <w:szCs w:val="24"/>
        </w:rPr>
        <w:t xml:space="preserve">, H. Ehrenberg, </w:t>
      </w:r>
      <w:r w:rsidRPr="00DA72BD">
        <w:rPr>
          <w:rFonts w:ascii="Times New Roman" w:hAnsi="Times New Roman" w:cs="Times New Roman"/>
          <w:sz w:val="24"/>
          <w:szCs w:val="24"/>
        </w:rPr>
        <w:lastRenderedPageBreak/>
        <w:t xml:space="preserve">O. Gutfleisch, </w:t>
      </w:r>
      <w:r w:rsidR="00EA26B2" w:rsidRPr="00EA26B2">
        <w:rPr>
          <w:rFonts w:ascii="Times New Roman" w:hAnsi="Times New Roman" w:cs="Times New Roman"/>
          <w:sz w:val="24"/>
          <w:szCs w:val="24"/>
        </w:rPr>
        <w:t>Structural and magnetic properties of Ce</w:t>
      </w:r>
      <w:r w:rsidR="00EA26B2" w:rsidRPr="00EA26B2">
        <w:rPr>
          <w:rFonts w:ascii="Times New Roman" w:hAnsi="Times New Roman" w:cs="Times New Roman"/>
          <w:sz w:val="24"/>
          <w:szCs w:val="24"/>
          <w:vertAlign w:val="subscript"/>
        </w:rPr>
        <w:t>1−x</w:t>
      </w:r>
      <w:r w:rsidR="00EA26B2" w:rsidRPr="00EA26B2">
        <w:rPr>
          <w:rFonts w:ascii="Times New Roman" w:hAnsi="Times New Roman" w:cs="Times New Roman"/>
          <w:sz w:val="24"/>
          <w:szCs w:val="24"/>
        </w:rPr>
        <w:t>Sm</w:t>
      </w:r>
      <w:r w:rsidR="00EA26B2" w:rsidRPr="00EA26B2">
        <w:rPr>
          <w:rFonts w:ascii="Times New Roman" w:hAnsi="Times New Roman" w:cs="Times New Roman"/>
          <w:sz w:val="24"/>
          <w:szCs w:val="24"/>
          <w:vertAlign w:val="subscript"/>
        </w:rPr>
        <w:t>x</w:t>
      </w:r>
      <w:r w:rsidR="00EA26B2" w:rsidRPr="00EA26B2">
        <w:rPr>
          <w:rFonts w:ascii="Times New Roman" w:hAnsi="Times New Roman" w:cs="Times New Roman"/>
          <w:sz w:val="24"/>
          <w:szCs w:val="24"/>
        </w:rPr>
        <w:t>Fe</w:t>
      </w:r>
      <w:r w:rsidR="00EA26B2">
        <w:rPr>
          <w:rFonts w:ascii="Times New Roman" w:hAnsi="Times New Roman" w:cs="Times New Roman"/>
          <w:sz w:val="24"/>
          <w:szCs w:val="24"/>
        </w:rPr>
        <w:t>1</w:t>
      </w:r>
      <w:r w:rsidR="00EA26B2" w:rsidRPr="00EA26B2">
        <w:rPr>
          <w:rFonts w:ascii="Times New Roman" w:hAnsi="Times New Roman" w:cs="Times New Roman"/>
          <w:sz w:val="24"/>
          <w:szCs w:val="24"/>
          <w:vertAlign w:val="subscript"/>
        </w:rPr>
        <w:t>1−y</w:t>
      </w:r>
      <w:r w:rsidR="00EA26B2" w:rsidRPr="00EA26B2">
        <w:rPr>
          <w:rFonts w:ascii="Times New Roman" w:hAnsi="Times New Roman" w:cs="Times New Roman"/>
          <w:sz w:val="24"/>
          <w:szCs w:val="24"/>
        </w:rPr>
        <w:t>Ti</w:t>
      </w:r>
      <w:r w:rsidR="00EA26B2" w:rsidRPr="00EA26B2">
        <w:rPr>
          <w:rFonts w:ascii="Times New Roman" w:hAnsi="Times New Roman" w:cs="Times New Roman"/>
          <w:sz w:val="24"/>
          <w:szCs w:val="24"/>
          <w:vertAlign w:val="subscript"/>
        </w:rPr>
        <w:t>1</w:t>
      </w:r>
      <w:r w:rsidR="00EA26B2" w:rsidRPr="00EA26B2">
        <w:rPr>
          <w:rFonts w:ascii="Times New Roman" w:hAnsi="Times New Roman" w:cs="Times New Roman"/>
          <w:sz w:val="24"/>
          <w:szCs w:val="24"/>
        </w:rPr>
        <w:t>V</w:t>
      </w:r>
      <w:r w:rsidR="00EA26B2" w:rsidRPr="00EA26B2">
        <w:rPr>
          <w:rFonts w:ascii="Times New Roman" w:hAnsi="Times New Roman" w:cs="Times New Roman"/>
          <w:sz w:val="24"/>
          <w:szCs w:val="24"/>
          <w:vertAlign w:val="subscript"/>
        </w:rPr>
        <w:t>y</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Acta Mat. 172 (2019) 131-138.</w:t>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r w:rsidRPr="00353CDC">
        <w:rPr>
          <w:rFonts w:ascii="Times New Roman" w:hAnsi="Times New Roman" w:cs="Times New Roman"/>
          <w:sz w:val="24"/>
          <w:szCs w:val="24"/>
        </w:rPr>
        <w:t>M.Yue</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147A3F">
        <w:rPr>
          <w:rFonts w:ascii="Times New Roman" w:hAnsi="Times New Roman" w:cs="Times New Roman"/>
          <w:sz w:val="24"/>
          <w:szCs w:val="24"/>
        </w:rPr>
        <w:t>[</w:t>
      </w:r>
      <w:r w:rsidRPr="00147A3F">
        <w:rPr>
          <w:rFonts w:ascii="Times New Roman" w:hAnsi="Times New Roman" w:cs="Times New Roman"/>
          <w:b/>
          <w:bCs/>
          <w:color w:val="0000FF"/>
          <w:sz w:val="24"/>
          <w:szCs w:val="24"/>
        </w:rPr>
        <w:t>Sugimoto 2011</w:t>
      </w:r>
      <w:r w:rsidRPr="00147A3F">
        <w:rPr>
          <w:rFonts w:ascii="Times New Roman" w:hAnsi="Times New Roman" w:cs="Times New Roman"/>
          <w:sz w:val="24"/>
          <w:szCs w:val="24"/>
        </w:rPr>
        <w:t>]</w:t>
      </w:r>
      <w:r w:rsidRPr="00147A3F">
        <w:rPr>
          <w:rFonts w:ascii="Times New Roman" w:hAnsi="Times New Roman" w:cs="Times New Roman"/>
          <w:sz w:val="24"/>
          <w:szCs w:val="24"/>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proofErr w:type="spellStart"/>
      <w:r w:rsidR="001B629A" w:rsidRPr="00B90843">
        <w:rPr>
          <w:rFonts w:ascii="Times New Roman" w:hAnsi="Times New Roman" w:cs="Times New Roman"/>
          <w:sz w:val="24"/>
          <w:szCs w:val="24"/>
        </w:rPr>
        <w:t>Tomše</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 xml:space="preserve">Z. </w:t>
      </w:r>
      <w:proofErr w:type="spellStart"/>
      <w:r w:rsidR="001B629A">
        <w:rPr>
          <w:rFonts w:ascii="Times New Roman" w:hAnsi="Times New Roman" w:cs="Times New Roman"/>
          <w:sz w:val="24"/>
          <w:szCs w:val="24"/>
        </w:rPr>
        <w:t>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ija</w:t>
      </w:r>
      <w:proofErr w:type="spellEnd"/>
      <w:r w:rsidR="001B629A">
        <w:rPr>
          <w:rFonts w:ascii="Times New Roman" w:hAnsi="Times New Roman" w:cs="Times New Roman"/>
          <w:sz w:val="24"/>
          <w:szCs w:val="24"/>
        </w:rPr>
        <w:t xml:space="preserve">, L. </w:t>
      </w:r>
      <w:proofErr w:type="spellStart"/>
      <w:r w:rsidR="001B629A">
        <w:rPr>
          <w:rFonts w:ascii="Times New Roman" w:hAnsi="Times New Roman" w:cs="Times New Roman"/>
          <w:sz w:val="24"/>
          <w:szCs w:val="24"/>
        </w:rPr>
        <w:t>Scherf</w:t>
      </w:r>
      <w:proofErr w:type="spellEnd"/>
      <w:r w:rsidR="001B629A">
        <w:rPr>
          <w:rFonts w:ascii="Times New Roman" w:hAnsi="Times New Roman" w:cs="Times New Roman"/>
          <w:sz w:val="24"/>
          <w:szCs w:val="24"/>
        </w:rPr>
        <w:t xml:space="preserve">,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Žužek</w:t>
      </w:r>
      <w:proofErr w:type="spellEnd"/>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Rožman</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Šturm</w:t>
      </w:r>
      <w:proofErr w:type="spellEnd"/>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proofErr w:type="spellStart"/>
      <w:r w:rsidRPr="00B90843">
        <w:rPr>
          <w:rFonts w:ascii="Times New Roman" w:hAnsi="Times New Roman" w:cs="Times New Roman"/>
          <w:sz w:val="24"/>
          <w:szCs w:val="24"/>
        </w:rPr>
        <w:t>Tomše</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Žužek</w:t>
      </w:r>
      <w:proofErr w:type="spellEnd"/>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Rožman</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Šturm</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w:t>
      </w:r>
      <w:proofErr w:type="spellStart"/>
      <w:r w:rsidRPr="00B90843">
        <w:rPr>
          <w:rFonts w:ascii="Times New Roman" w:hAnsi="Times New Roman" w:cs="Times New Roman"/>
          <w:sz w:val="24"/>
          <w:szCs w:val="24"/>
        </w:rPr>
        <w:t>Nd</w:t>
      </w:r>
      <w:proofErr w:type="spellEnd"/>
      <w:r w:rsidRPr="00B90843">
        <w:rPr>
          <w:rFonts w:ascii="Times New Roman" w:hAnsi="Times New Roman" w:cs="Times New Roman"/>
          <w:sz w:val="24"/>
          <w:szCs w:val="24"/>
        </w:rPr>
        <w:t>-Fe-B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w:t>
      </w:r>
      <w:proofErr w:type="spellStart"/>
      <w:r w:rsidRPr="00C42674">
        <w:rPr>
          <w:rFonts w:ascii="Times New Roman" w:hAnsi="Times New Roman" w:cs="Times New Roman"/>
          <w:sz w:val="24"/>
          <w:szCs w:val="24"/>
        </w:rPr>
        <w:t>Tokita</w:t>
      </w:r>
      <w:proofErr w:type="spellEnd"/>
      <w:r w:rsidRPr="00C42674">
        <w:rPr>
          <w:rFonts w:ascii="Times New Roman" w:hAnsi="Times New Roman" w:cs="Times New Roman"/>
          <w:sz w:val="24"/>
          <w:szCs w:val="24"/>
        </w:rPr>
        <w:t xml:space="preserve">, Q. Wu, D. Zhang, </w:t>
      </w:r>
      <w:proofErr w:type="spellStart"/>
      <w:r w:rsidRPr="00C42674">
        <w:rPr>
          <w:rFonts w:ascii="Times New Roman" w:hAnsi="Times New Roman" w:cs="Times New Roman"/>
          <w:sz w:val="24"/>
          <w:szCs w:val="24"/>
        </w:rPr>
        <w:t>J.Zhang</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Tuning of Microstructure and Magnetic Properties of </w:t>
      </w:r>
      <w:proofErr w:type="spellStart"/>
      <w:r w:rsidR="00C42674" w:rsidRPr="00C42674">
        <w:rPr>
          <w:rFonts w:ascii="Times New Roman" w:hAnsi="Times New Roman" w:cs="Times New Roman"/>
          <w:sz w:val="24"/>
          <w:szCs w:val="24"/>
        </w:rPr>
        <w:t>Nanocrystalline</w:t>
      </w:r>
      <w:proofErr w:type="spellEnd"/>
      <w:r w:rsidR="00C42674" w:rsidRPr="00C42674">
        <w:rPr>
          <w:rFonts w:ascii="Times New Roman" w:hAnsi="Times New Roman" w:cs="Times New Roman"/>
          <w:sz w:val="24"/>
          <w:szCs w:val="24"/>
        </w:rPr>
        <w:t xml:space="preserv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proofErr w:type="spellStart"/>
      <w:r w:rsidRPr="00C42674">
        <w:rPr>
          <w:rFonts w:ascii="Times New Roman" w:hAnsi="Times New Roman" w:cs="Times New Roman"/>
          <w:b/>
          <w:bCs/>
          <w:color w:val="0000FF"/>
          <w:sz w:val="24"/>
          <w:szCs w:val="24"/>
        </w:rPr>
        <w:t>Wuest</w:t>
      </w:r>
      <w:proofErr w:type="spellEnd"/>
      <w:r w:rsidRPr="00C42674">
        <w:rPr>
          <w:rFonts w:ascii="Times New Roman" w:hAnsi="Times New Roman" w:cs="Times New Roman"/>
          <w:b/>
          <w:bCs/>
          <w:color w:val="0000FF"/>
          <w:sz w:val="24"/>
          <w:szCs w:val="24"/>
        </w:rPr>
        <w:t xml:space="preserve">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t>
      </w:r>
      <w:proofErr w:type="spellStart"/>
      <w:r w:rsidRPr="00C42674">
        <w:rPr>
          <w:rFonts w:ascii="Times New Roman" w:hAnsi="Times New Roman" w:cs="Times New Roman"/>
          <w:sz w:val="24"/>
          <w:szCs w:val="24"/>
        </w:rPr>
        <w:t>Wuest</w:t>
      </w:r>
      <w:proofErr w:type="spellEnd"/>
      <w:r w:rsidRPr="00C42674">
        <w:rPr>
          <w:rFonts w:ascii="Times New Roman" w:hAnsi="Times New Roman" w:cs="Times New Roman"/>
          <w:sz w:val="24"/>
          <w:szCs w:val="24"/>
        </w:rPr>
        <w:t xml:space="preserve">, L. </w:t>
      </w:r>
      <w:proofErr w:type="spellStart"/>
      <w:r w:rsidRPr="00C42674">
        <w:rPr>
          <w:rFonts w:ascii="Times New Roman" w:hAnsi="Times New Roman" w:cs="Times New Roman"/>
          <w:sz w:val="24"/>
          <w:szCs w:val="24"/>
        </w:rPr>
        <w:t>Bommer</w:t>
      </w:r>
      <w:proofErr w:type="spellEnd"/>
      <w:r w:rsidRPr="00C42674">
        <w:rPr>
          <w:rFonts w:ascii="Times New Roman" w:hAnsi="Times New Roman" w:cs="Times New Roman"/>
          <w:sz w:val="24"/>
          <w:szCs w:val="24"/>
        </w:rPr>
        <w:t xml:space="preserve">,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proofErr w:type="spellStart"/>
      <w:r w:rsidR="00C42674" w:rsidRPr="00C42674">
        <w:rPr>
          <w:rFonts w:ascii="Times New Roman" w:hAnsi="Times New Roman" w:cs="Times New Roman"/>
          <w:sz w:val="24"/>
          <w:szCs w:val="24"/>
        </w:rPr>
        <w:t>nanocrystalline</w:t>
      </w:r>
      <w:proofErr w:type="spellEnd"/>
      <w:r w:rsidR="00C42674" w:rsidRPr="00C42674">
        <w:rPr>
          <w:rFonts w:ascii="Times New Roman" w:hAnsi="Times New Roman" w:cs="Times New Roman"/>
          <w:sz w:val="24"/>
          <w:szCs w:val="24"/>
        </w:rPr>
        <w:t xml:space="preserv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w:t>
      </w:r>
      <w:proofErr w:type="spellStart"/>
      <w:r w:rsidRPr="00C42674">
        <w:rPr>
          <w:rFonts w:ascii="Times New Roman" w:hAnsi="Times New Roman" w:cs="Times New Roman"/>
          <w:sz w:val="24"/>
          <w:szCs w:val="24"/>
        </w:rPr>
        <w:t>Magn</w:t>
      </w:r>
      <w:proofErr w:type="spellEnd"/>
      <w:r w:rsidRPr="00C42674">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w:t>
      </w:r>
      <w:proofErr w:type="spellStart"/>
      <w:r w:rsidRPr="00353CDC">
        <w:rPr>
          <w:rFonts w:ascii="Times New Roman" w:hAnsi="Times New Roman" w:cs="Times New Roman"/>
          <w:sz w:val="24"/>
          <w:szCs w:val="24"/>
        </w:rPr>
        <w:t>Güth</w:t>
      </w:r>
      <w:proofErr w:type="spellEnd"/>
      <w:r w:rsidRPr="00353CDC">
        <w:rPr>
          <w:rFonts w:ascii="Times New Roman" w:hAnsi="Times New Roman" w:cs="Times New Roman"/>
          <w:sz w:val="24"/>
          <w:szCs w:val="24"/>
        </w:rPr>
        <w:t xml:space="preserve">,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Gutfleisch, M. </w:t>
      </w:r>
      <w:proofErr w:type="spellStart"/>
      <w:r w:rsidRPr="00353CDC">
        <w:rPr>
          <w:rFonts w:ascii="Times New Roman" w:hAnsi="Times New Roman" w:cs="Times New Roman"/>
          <w:sz w:val="24"/>
          <w:szCs w:val="24"/>
        </w:rPr>
        <w:t>Buchert</w:t>
      </w:r>
      <w:proofErr w:type="spellEnd"/>
      <w:r w:rsidRPr="00353CDC">
        <w:rPr>
          <w:rFonts w:ascii="Times New Roman" w:hAnsi="Times New Roman" w:cs="Times New Roman"/>
          <w:sz w:val="24"/>
          <w:szCs w:val="24"/>
        </w:rPr>
        <w:t xml:space="preserve">,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REE Recovery from End-of-Life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20"/>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Bram, Martin" w:date="2023-11-23T07:17:00Z" w:initials="BM">
    <w:p w14:paraId="50CBE82A" w14:textId="6B02312D" w:rsidR="009D0E29" w:rsidRDefault="009D0E29">
      <w:pPr>
        <w:pStyle w:val="CommentText"/>
      </w:pPr>
      <w:r>
        <w:rPr>
          <w:rStyle w:val="CommentReference"/>
        </w:rPr>
        <w:annotationRef/>
      </w:r>
      <w:r>
        <w:t>Maybe this must be rewritten for adapting to the Hanau/Darmstadt approach.</w:t>
      </w:r>
    </w:p>
  </w:comment>
  <w:comment w:id="48" w:author="Bram, Martin" w:date="2023-11-23T07:27:00Z" w:initials="BM">
    <w:p w14:paraId="252AFE4F" w14:textId="3684D100" w:rsidR="009D0E29" w:rsidRDefault="009D0E29">
      <w:pPr>
        <w:pStyle w:val="CommentText"/>
      </w:pPr>
      <w:r>
        <w:rPr>
          <w:rStyle w:val="CommentReference"/>
        </w:rPr>
        <w:annotationRef/>
      </w:r>
      <w:r>
        <w:t>Adapting to the work in Hanau/Darmstadt.</w:t>
      </w:r>
    </w:p>
  </w:comment>
  <w:comment w:id="54" w:author="Bram, Martin" w:date="2023-11-06T07:21:00Z" w:initials="BM">
    <w:p w14:paraId="3B080A4B" w14:textId="78BA6D89" w:rsidR="009D0E29" w:rsidRDefault="009D0E29">
      <w:pPr>
        <w:pStyle w:val="CommentText"/>
      </w:pPr>
      <w:r>
        <w:rPr>
          <w:rStyle w:val="CommentReference"/>
        </w:rPr>
        <w:annotationRef/>
      </w:r>
      <w:r>
        <w:t>Monica, please check this value. I think this value should be better given in kN min-1.</w:t>
      </w:r>
    </w:p>
  </w:comment>
  <w:comment w:id="55" w:author="Bram, Martin" w:date="2023-11-23T13:25:00Z" w:initials="BM">
    <w:p w14:paraId="1DAF23DD" w14:textId="2C46DA52" w:rsidR="009D0E29" w:rsidRDefault="009D0E29">
      <w:pPr>
        <w:pStyle w:val="CommentText"/>
      </w:pPr>
      <w:r>
        <w:rPr>
          <w:rStyle w:val="CommentReference"/>
        </w:rPr>
        <w:annotationRef/>
      </w:r>
      <w:r>
        <w:t>Bitte nachprüfen.</w:t>
      </w:r>
    </w:p>
  </w:comment>
  <w:comment w:id="75" w:author="Bram, Martin" w:date="2023-11-23T09:08:00Z" w:initials="BM">
    <w:p w14:paraId="1734DFED" w14:textId="763403BA" w:rsidR="009D0E29" w:rsidRDefault="009D0E29">
      <w:pPr>
        <w:pStyle w:val="CommentText"/>
      </w:pPr>
      <w:r>
        <w:rPr>
          <w:rStyle w:val="CommentReference"/>
        </w:rPr>
        <w:annotationRef/>
      </w:r>
      <w:r>
        <w:t>Please add your values of your pre-sintered compact.</w:t>
      </w:r>
    </w:p>
  </w:comment>
  <w:comment w:id="76" w:author="Bram, Martin" w:date="2023-11-23T09:20:00Z" w:initials="BM">
    <w:p w14:paraId="06B63658" w14:textId="6C8BD339" w:rsidR="009D0E29" w:rsidRDefault="009D0E29">
      <w:pPr>
        <w:pStyle w:val="CommentText"/>
      </w:pPr>
      <w:r>
        <w:rPr>
          <w:rStyle w:val="CommentReference"/>
        </w:rPr>
        <w:annotationRef/>
      </w:r>
      <w:r>
        <w:t>Monica, can you please check and correct the values.</w:t>
      </w:r>
    </w:p>
  </w:comment>
  <w:comment w:id="77" w:author="Bram, Martin" w:date="2023-11-23T17:17:00Z" w:initials="BM">
    <w:p w14:paraId="5364C12A" w14:textId="2CCE2EE3" w:rsidR="009D0E29" w:rsidRDefault="009D0E29">
      <w:pPr>
        <w:pStyle w:val="CommentText"/>
      </w:pPr>
      <w:r>
        <w:rPr>
          <w:rStyle w:val="CommentReference"/>
        </w:rPr>
        <w:annotationRef/>
      </w:r>
      <w:r>
        <w:t>Here, we should think about a better abbreviation.</w:t>
      </w:r>
    </w:p>
  </w:comment>
  <w:comment w:id="78" w:author="Bram, Martin" w:date="2023-11-23T09:19:00Z" w:initials="BM">
    <w:p w14:paraId="1A4C7514" w14:textId="334C0706" w:rsidR="009D0E29" w:rsidRDefault="009D0E29">
      <w:pPr>
        <w:pStyle w:val="CommentText"/>
      </w:pPr>
      <w:r>
        <w:rPr>
          <w:rStyle w:val="CommentReference"/>
        </w:rPr>
        <w:annotationRef/>
      </w:r>
      <w:r>
        <w:t>Experiment will be repeated.</w:t>
      </w:r>
    </w:p>
  </w:comment>
  <w:comment w:id="79" w:author="Bram, Martin" w:date="2023-11-23T09:10:00Z" w:initials="BM">
    <w:p w14:paraId="128E4EC8" w14:textId="71623FB4" w:rsidR="009D0E29" w:rsidRDefault="009D0E29">
      <w:pPr>
        <w:pStyle w:val="CommentText"/>
      </w:pPr>
      <w:r>
        <w:rPr>
          <w:rStyle w:val="CommentReference"/>
        </w:rPr>
        <w:annotationRef/>
      </w:r>
      <w:r>
        <w:t>Iliya, Fernando: Please add your values of selected samples made by FAST/SPS here.</w:t>
      </w:r>
    </w:p>
  </w:comment>
  <w:comment w:id="84" w:author="Bram, Martin" w:date="2023-10-27T14:48:00Z" w:initials="BM">
    <w:p w14:paraId="56C17FC8" w14:textId="6017D04C" w:rsidR="009D0E29" w:rsidRDefault="009D0E29" w:rsidP="00394608">
      <w:pPr>
        <w:pStyle w:val="CommentText"/>
      </w:pPr>
      <w:r>
        <w:rPr>
          <w:rStyle w:val="CommentReference"/>
        </w:rPr>
        <w:annotationRef/>
      </w:r>
      <w:r>
        <w:t>There might be the option to conduct a sintering cycle with an already densified Nd-Fe-B sample to analyze and later subtract the thermal expansion.</w:t>
      </w:r>
    </w:p>
  </w:comment>
  <w:comment w:id="85" w:author="Bram, Martin" w:date="2023-11-23T09:50:00Z" w:initials="BM">
    <w:p w14:paraId="12B4FA00" w14:textId="6545063F" w:rsidR="009D0E29" w:rsidRDefault="009D0E29">
      <w:pPr>
        <w:pStyle w:val="CommentText"/>
      </w:pPr>
      <w:r>
        <w:rPr>
          <w:rStyle w:val="CommentReference"/>
        </w:rPr>
        <w:annotationRef/>
      </w:r>
      <w:r>
        <w:t>Monica, could you please check this argumentation. It might be of interest to check, if 32 MPa are sufficient to deform the sample so far that it already comes in contact with the die wall.</w:t>
      </w:r>
    </w:p>
  </w:comment>
  <w:comment w:id="86" w:author="Bram, Martin" w:date="2023-11-23T10:37:00Z" w:initials="BM">
    <w:p w14:paraId="1B0349DE" w14:textId="7EE6DDDE" w:rsidR="009D0E29" w:rsidRDefault="009D0E29">
      <w:pPr>
        <w:pStyle w:val="CommentText"/>
      </w:pPr>
      <w:r>
        <w:rPr>
          <w:rStyle w:val="CommentReference"/>
        </w:rPr>
        <w:annotationRef/>
      </w:r>
      <w:r>
        <w:t>Monica, please name the figures a.) and b.) and prepare a new micrometer bar, so the other SEM data can be omitted.</w:t>
      </w:r>
    </w:p>
  </w:comment>
  <w:comment w:id="87" w:author="Fernando Maccari" w:date="2023-12-02T09:52:00Z" w:initials="F">
    <w:p w14:paraId="7BF43B95" w14:textId="427A9502" w:rsidR="00E10268" w:rsidRDefault="00E10268">
      <w:pPr>
        <w:pStyle w:val="CommentText"/>
      </w:pPr>
      <w:r>
        <w:rPr>
          <w:rStyle w:val="CommentReference"/>
        </w:rPr>
        <w:annotationRef/>
      </w:r>
      <w:r>
        <w:t>I think it is good to put arrows to inform the pressing direction – like in Figure 12</w:t>
      </w:r>
    </w:p>
  </w:comment>
  <w:comment w:id="102" w:author="Bram, Martin" w:date="2023-11-23T11:59:00Z" w:initials="BM">
    <w:p w14:paraId="200A1D99" w14:textId="5DFDBD30" w:rsidR="009D0E29" w:rsidRDefault="009D0E29">
      <w:pPr>
        <w:pStyle w:val="CommentText"/>
      </w:pPr>
      <w:r>
        <w:rPr>
          <w:rStyle w:val="CommentReference"/>
        </w:rPr>
        <w:annotationRef/>
      </w:r>
      <w:r>
        <w:t>Iliya, Fernando: Please add your optimized parameters here.</w:t>
      </w:r>
    </w:p>
  </w:comment>
  <w:comment w:id="103" w:author="Bram, Martin" w:date="2023-11-23T13:16:00Z" w:initials="BM">
    <w:p w14:paraId="13CFBC38" w14:textId="77777777" w:rsidR="009D0E29" w:rsidRDefault="009D0E29">
      <w:pPr>
        <w:pStyle w:val="CommentText"/>
      </w:pPr>
      <w:r>
        <w:rPr>
          <w:rStyle w:val="CommentReference"/>
        </w:rPr>
        <w:annotationRef/>
      </w:r>
      <w:r>
        <w:t>It would be nice if we could compare the demagnetization curves of selected magnets respresenting the main outcome of this study in one diagram (from my side preferred, but it should be clearly arranged and easy to understand). Alternative would be to show 4 diagrams.</w:t>
      </w:r>
    </w:p>
    <w:p w14:paraId="424EAAA9" w14:textId="77777777" w:rsidR="009D0E29" w:rsidRDefault="009D0E29">
      <w:pPr>
        <w:pStyle w:val="CommentText"/>
      </w:pPr>
    </w:p>
    <w:p w14:paraId="36636022" w14:textId="1B1E95DB" w:rsidR="009D0E29" w:rsidRDefault="009D0E29">
      <w:pPr>
        <w:pStyle w:val="CommentText"/>
      </w:pPr>
      <w:r>
        <w:t>We could also show and discuss the benchmark diagram from Iliya´s presentation in Villaz-St-Pierre, maybe we can even show both graphs.</w:t>
      </w:r>
    </w:p>
  </w:comment>
  <w:comment w:id="115" w:author="Bram, Martin" w:date="2023-11-24T09:06:00Z" w:initials="BM">
    <w:p w14:paraId="2F335F19" w14:textId="125C0A39" w:rsidR="009D0E29" w:rsidRDefault="009D0E29">
      <w:pPr>
        <w:pStyle w:val="CommentText"/>
      </w:pPr>
      <w:r>
        <w:rPr>
          <w:rStyle w:val="CommentReference"/>
        </w:rPr>
        <w:annotationRef/>
      </w:r>
      <w:r>
        <w:t>Do we have to consider anyone else? Doris Sebold?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0CBE82A" w15:done="0"/>
  <w15:commentEx w15:paraId="252AFE4F" w15:done="0"/>
  <w15:commentEx w15:paraId="3B080A4B" w15:done="0"/>
  <w15:commentEx w15:paraId="1DAF23DD" w15:done="0"/>
  <w15:commentEx w15:paraId="1734DFED" w15:done="0"/>
  <w15:commentEx w15:paraId="06B63658" w15:done="0"/>
  <w15:commentEx w15:paraId="5364C12A" w15:done="0"/>
  <w15:commentEx w15:paraId="1A4C7514" w15:done="0"/>
  <w15:commentEx w15:paraId="128E4EC8" w15:done="0"/>
  <w15:commentEx w15:paraId="56C17FC8" w15:done="0"/>
  <w15:commentEx w15:paraId="12B4FA00" w15:done="0"/>
  <w15:commentEx w15:paraId="1B0349DE" w15:done="0"/>
  <w15:commentEx w15:paraId="7BF43B95" w15:done="0"/>
  <w15:commentEx w15:paraId="200A1D99" w15:done="0"/>
  <w15:commentEx w15:paraId="36636022" w15:done="0"/>
  <w15:commentEx w15:paraId="2F335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97AF5" w16cex:dateUtc="2023-11-23T06:17:00Z"/>
  <w16cex:commentExtensible w16cex:durableId="29097D6C" w16cex:dateUtc="2023-11-23T06:27:00Z"/>
  <w16cex:commentExtensible w16cex:durableId="28F31286" w16cex:dateUtc="2023-11-06T06:21:00Z"/>
  <w16cex:commentExtensible w16cex:durableId="2909D146" w16cex:dateUtc="2023-11-23T12:25:00Z"/>
  <w16cex:commentExtensible w16cex:durableId="2909950A" w16cex:dateUtc="2023-11-23T08:08:00Z"/>
  <w16cex:commentExtensible w16cex:durableId="290997C5" w16cex:dateUtc="2023-11-23T08:20:00Z"/>
  <w16cex:commentExtensible w16cex:durableId="290A07B4" w16cex:dateUtc="2023-11-23T16:17:00Z"/>
  <w16cex:commentExtensible w16cex:durableId="290997A0" w16cex:dateUtc="2023-11-23T08:19:00Z"/>
  <w16cex:commentExtensible w16cex:durableId="29099591" w16cex:dateUtc="2023-11-23T08:10:00Z"/>
  <w16cex:commentExtensible w16cex:durableId="28E64C23" w16cex:dateUtc="2023-10-27T12:48:00Z"/>
  <w16cex:commentExtensible w16cex:durableId="29099EEB" w16cex:dateUtc="2023-11-23T08:50:00Z"/>
  <w16cex:commentExtensible w16cex:durableId="2909A9F3" w16cex:dateUtc="2023-11-23T09:37:00Z"/>
  <w16cex:commentExtensible w16cex:durableId="2909BD26" w16cex:dateUtc="2023-11-23T10:59:00Z"/>
  <w16cex:commentExtensible w16cex:durableId="2909CF10" w16cex:dateUtc="2023-11-23T12:16:00Z"/>
  <w16cex:commentExtensible w16cex:durableId="290AE60F" w16cex:dateUtc="2023-11-24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BE82A" w16cid:durableId="29097AF5"/>
  <w16cid:commentId w16cid:paraId="252AFE4F" w16cid:durableId="29097D6C"/>
  <w16cid:commentId w16cid:paraId="3B080A4B" w16cid:durableId="28F31286"/>
  <w16cid:commentId w16cid:paraId="1DAF23DD" w16cid:durableId="2909D146"/>
  <w16cid:commentId w16cid:paraId="1734DFED" w16cid:durableId="2909950A"/>
  <w16cid:commentId w16cid:paraId="06B63658" w16cid:durableId="290997C5"/>
  <w16cid:commentId w16cid:paraId="5364C12A" w16cid:durableId="290A07B4"/>
  <w16cid:commentId w16cid:paraId="1A4C7514" w16cid:durableId="290997A0"/>
  <w16cid:commentId w16cid:paraId="128E4EC8" w16cid:durableId="29099591"/>
  <w16cid:commentId w16cid:paraId="56C17FC8" w16cid:durableId="28E64C23"/>
  <w16cid:commentId w16cid:paraId="12B4FA00" w16cid:durableId="29099EEB"/>
  <w16cid:commentId w16cid:paraId="1B0349DE" w16cid:durableId="2909A9F3"/>
  <w16cid:commentId w16cid:paraId="200A1D99" w16cid:durableId="2909BD26"/>
  <w16cid:commentId w16cid:paraId="36636022" w16cid:durableId="2909CF10"/>
  <w16cid:commentId w16cid:paraId="2F335F19" w16cid:durableId="290AE60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993AD2" w14:textId="77777777" w:rsidR="00702697" w:rsidRDefault="00702697" w:rsidP="00E50560">
      <w:pPr>
        <w:spacing w:after="0" w:line="240" w:lineRule="auto"/>
      </w:pPr>
      <w:r>
        <w:separator/>
      </w:r>
    </w:p>
  </w:endnote>
  <w:endnote w:type="continuationSeparator" w:id="0">
    <w:p w14:paraId="5F07233A" w14:textId="77777777" w:rsidR="00702697" w:rsidRDefault="00702697"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EF5527" w14:textId="77777777" w:rsidR="00702697" w:rsidRDefault="00702697" w:rsidP="00E50560">
      <w:pPr>
        <w:spacing w:after="0" w:line="240" w:lineRule="auto"/>
      </w:pPr>
      <w:r>
        <w:separator/>
      </w:r>
    </w:p>
  </w:footnote>
  <w:footnote w:type="continuationSeparator" w:id="0">
    <w:p w14:paraId="500E4F7C" w14:textId="77777777" w:rsidR="00702697" w:rsidRDefault="00702697" w:rsidP="00E50560">
      <w:pPr>
        <w:spacing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ernando Maccari">
    <w15:presenceInfo w15:providerId="AD" w15:userId="S-1-5-21-2347989728-1588512245-3614023740-1136"/>
  </w15:person>
  <w15:person w15:author="Bram, Martin">
    <w15:presenceInfo w15:providerId="AD" w15:userId="S::m.bram@fz-juelich.de::069659c6-8447-4bba-984a-25a278d1e5cf"/>
  </w15:person>
  <w15:person w15:author="FMUSER">
    <w15:presenceInfo w15:providerId="AD" w15:userId="S-1-5-21-2347989728-1588512245-3614023740-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595"/>
    <w:rsid w:val="00062064"/>
    <w:rsid w:val="0008574A"/>
    <w:rsid w:val="00093537"/>
    <w:rsid w:val="000A61FB"/>
    <w:rsid w:val="000A7E5B"/>
    <w:rsid w:val="000B1207"/>
    <w:rsid w:val="000C5014"/>
    <w:rsid w:val="000F10AC"/>
    <w:rsid w:val="000F51F5"/>
    <w:rsid w:val="001018C6"/>
    <w:rsid w:val="00102080"/>
    <w:rsid w:val="001050B1"/>
    <w:rsid w:val="00147A3F"/>
    <w:rsid w:val="00155995"/>
    <w:rsid w:val="00177AD4"/>
    <w:rsid w:val="00196704"/>
    <w:rsid w:val="001A6C0B"/>
    <w:rsid w:val="001A7743"/>
    <w:rsid w:val="001B24BE"/>
    <w:rsid w:val="001B629A"/>
    <w:rsid w:val="001D187A"/>
    <w:rsid w:val="001D1944"/>
    <w:rsid w:val="001E1EEE"/>
    <w:rsid w:val="001E2F62"/>
    <w:rsid w:val="00220DF5"/>
    <w:rsid w:val="002460F7"/>
    <w:rsid w:val="00254B3C"/>
    <w:rsid w:val="00267C17"/>
    <w:rsid w:val="002807C8"/>
    <w:rsid w:val="00293207"/>
    <w:rsid w:val="002933D7"/>
    <w:rsid w:val="002D4031"/>
    <w:rsid w:val="002F1A75"/>
    <w:rsid w:val="00303AEC"/>
    <w:rsid w:val="00306050"/>
    <w:rsid w:val="00314482"/>
    <w:rsid w:val="00316B9C"/>
    <w:rsid w:val="003174DA"/>
    <w:rsid w:val="0034094B"/>
    <w:rsid w:val="00353CDC"/>
    <w:rsid w:val="00356EA1"/>
    <w:rsid w:val="0036156F"/>
    <w:rsid w:val="0038235A"/>
    <w:rsid w:val="00383001"/>
    <w:rsid w:val="0039450F"/>
    <w:rsid w:val="00394608"/>
    <w:rsid w:val="003A133A"/>
    <w:rsid w:val="003B357D"/>
    <w:rsid w:val="003C14DD"/>
    <w:rsid w:val="003C6210"/>
    <w:rsid w:val="003D2FE0"/>
    <w:rsid w:val="003E28A5"/>
    <w:rsid w:val="003F4A76"/>
    <w:rsid w:val="00400771"/>
    <w:rsid w:val="00412072"/>
    <w:rsid w:val="00437197"/>
    <w:rsid w:val="00441004"/>
    <w:rsid w:val="00473810"/>
    <w:rsid w:val="00474AF6"/>
    <w:rsid w:val="00476A8B"/>
    <w:rsid w:val="004776E0"/>
    <w:rsid w:val="004B1F5D"/>
    <w:rsid w:val="004B4E7C"/>
    <w:rsid w:val="004B5268"/>
    <w:rsid w:val="004C2D74"/>
    <w:rsid w:val="004F4358"/>
    <w:rsid w:val="004F5367"/>
    <w:rsid w:val="00504A93"/>
    <w:rsid w:val="00513842"/>
    <w:rsid w:val="00542AA5"/>
    <w:rsid w:val="00584515"/>
    <w:rsid w:val="00584E5C"/>
    <w:rsid w:val="005930AC"/>
    <w:rsid w:val="00596C7B"/>
    <w:rsid w:val="005B3DE0"/>
    <w:rsid w:val="005C673B"/>
    <w:rsid w:val="005D1E87"/>
    <w:rsid w:val="005E00AA"/>
    <w:rsid w:val="005F7984"/>
    <w:rsid w:val="005F7F4D"/>
    <w:rsid w:val="006137D3"/>
    <w:rsid w:val="00615220"/>
    <w:rsid w:val="00642FAB"/>
    <w:rsid w:val="00647547"/>
    <w:rsid w:val="00665EB8"/>
    <w:rsid w:val="00674AB3"/>
    <w:rsid w:val="00681A33"/>
    <w:rsid w:val="00686E08"/>
    <w:rsid w:val="00690415"/>
    <w:rsid w:val="006C13F6"/>
    <w:rsid w:val="006C65F2"/>
    <w:rsid w:val="00702697"/>
    <w:rsid w:val="00704DEC"/>
    <w:rsid w:val="007120B3"/>
    <w:rsid w:val="0071305B"/>
    <w:rsid w:val="0071583F"/>
    <w:rsid w:val="00715C44"/>
    <w:rsid w:val="00721D09"/>
    <w:rsid w:val="00725731"/>
    <w:rsid w:val="00771FA6"/>
    <w:rsid w:val="00784596"/>
    <w:rsid w:val="007A43D6"/>
    <w:rsid w:val="007B3E2F"/>
    <w:rsid w:val="007D164F"/>
    <w:rsid w:val="007F23B1"/>
    <w:rsid w:val="008038E8"/>
    <w:rsid w:val="008059BE"/>
    <w:rsid w:val="00832A8E"/>
    <w:rsid w:val="008379D9"/>
    <w:rsid w:val="008764A3"/>
    <w:rsid w:val="008849B7"/>
    <w:rsid w:val="0088578B"/>
    <w:rsid w:val="0089395B"/>
    <w:rsid w:val="008A274A"/>
    <w:rsid w:val="008F7C66"/>
    <w:rsid w:val="00905D36"/>
    <w:rsid w:val="00913382"/>
    <w:rsid w:val="00916620"/>
    <w:rsid w:val="0096044A"/>
    <w:rsid w:val="009837BF"/>
    <w:rsid w:val="009A03D1"/>
    <w:rsid w:val="009A66E7"/>
    <w:rsid w:val="009D0E29"/>
    <w:rsid w:val="009D7D78"/>
    <w:rsid w:val="00A558A2"/>
    <w:rsid w:val="00A61326"/>
    <w:rsid w:val="00A61E79"/>
    <w:rsid w:val="00A67109"/>
    <w:rsid w:val="00A83BC3"/>
    <w:rsid w:val="00A9049F"/>
    <w:rsid w:val="00A916C0"/>
    <w:rsid w:val="00A93E34"/>
    <w:rsid w:val="00AB317A"/>
    <w:rsid w:val="00AC3989"/>
    <w:rsid w:val="00AD681B"/>
    <w:rsid w:val="00B32404"/>
    <w:rsid w:val="00B723BF"/>
    <w:rsid w:val="00B842ED"/>
    <w:rsid w:val="00B90843"/>
    <w:rsid w:val="00BA434A"/>
    <w:rsid w:val="00BC03A8"/>
    <w:rsid w:val="00BD019F"/>
    <w:rsid w:val="00BD324A"/>
    <w:rsid w:val="00C17447"/>
    <w:rsid w:val="00C42674"/>
    <w:rsid w:val="00C70278"/>
    <w:rsid w:val="00C72E4F"/>
    <w:rsid w:val="00C7426A"/>
    <w:rsid w:val="00C900F9"/>
    <w:rsid w:val="00CA1D93"/>
    <w:rsid w:val="00CB0074"/>
    <w:rsid w:val="00CB326D"/>
    <w:rsid w:val="00CD5738"/>
    <w:rsid w:val="00CE5595"/>
    <w:rsid w:val="00D04C29"/>
    <w:rsid w:val="00D51399"/>
    <w:rsid w:val="00D55C29"/>
    <w:rsid w:val="00D55C36"/>
    <w:rsid w:val="00D8126B"/>
    <w:rsid w:val="00D832AE"/>
    <w:rsid w:val="00D92844"/>
    <w:rsid w:val="00D92DC8"/>
    <w:rsid w:val="00D96BDF"/>
    <w:rsid w:val="00DA72BD"/>
    <w:rsid w:val="00DC4EC2"/>
    <w:rsid w:val="00DE005C"/>
    <w:rsid w:val="00DF589D"/>
    <w:rsid w:val="00E044A6"/>
    <w:rsid w:val="00E10268"/>
    <w:rsid w:val="00E14DEF"/>
    <w:rsid w:val="00E33EC9"/>
    <w:rsid w:val="00E50560"/>
    <w:rsid w:val="00E55764"/>
    <w:rsid w:val="00E862A4"/>
    <w:rsid w:val="00EA26B2"/>
    <w:rsid w:val="00EB367B"/>
    <w:rsid w:val="00EB7E0A"/>
    <w:rsid w:val="00EC65CA"/>
    <w:rsid w:val="00ED4863"/>
    <w:rsid w:val="00ED527A"/>
    <w:rsid w:val="00ED7D09"/>
    <w:rsid w:val="00EE07DE"/>
    <w:rsid w:val="00F04CB1"/>
    <w:rsid w:val="00F053C9"/>
    <w:rsid w:val="00F0601B"/>
    <w:rsid w:val="00F06972"/>
    <w:rsid w:val="00F10B1C"/>
    <w:rsid w:val="00F21BB9"/>
    <w:rsid w:val="00F32199"/>
    <w:rsid w:val="00F640A0"/>
    <w:rsid w:val="00F65425"/>
    <w:rsid w:val="00F7093F"/>
    <w:rsid w:val="00F97080"/>
    <w:rsid w:val="00FA47DC"/>
    <w:rsid w:val="00FB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 w:type="paragraph" w:styleId="BalloonText">
    <w:name w:val="Balloon Text"/>
    <w:basedOn w:val="Normal"/>
    <w:link w:val="BalloonTextChar"/>
    <w:uiPriority w:val="99"/>
    <w:semiHidden/>
    <w:unhideWhenUsed/>
    <w:rsid w:val="00584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5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5.jpeg"/><Relationship Id="rId17" Type="http://schemas.openxmlformats.org/officeDocument/2006/relationships/image" Target="media/image10.jpeg"/><Relationship Id="rId25" Type="http://schemas.microsoft.com/office/2018/08/relationships/commentsExtensible" Target="commentsExtensible.xml"/><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jpeg"/><Relationship Id="rId24" Type="http://schemas.microsoft.com/office/2016/09/relationships/commentsIds" Target="commentsIds.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2715</TotalTime>
  <Pages>31</Pages>
  <Words>9553</Words>
  <Characters>54455</Characters>
  <Application>Microsoft Office Word</Application>
  <DocSecurity>0</DocSecurity>
  <Lines>453</Lines>
  <Paragraphs>127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FMUSER</cp:lastModifiedBy>
  <cp:revision>14</cp:revision>
  <dcterms:created xsi:type="dcterms:W3CDTF">2023-11-28T06:05:00Z</dcterms:created>
  <dcterms:modified xsi:type="dcterms:W3CDTF">2023-12-02T09:16:00Z</dcterms:modified>
</cp:coreProperties>
</file>