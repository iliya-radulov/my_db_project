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C041B" w14:textId="7CBCEFFF" w:rsidR="002D12F8" w:rsidRPr="00462735" w:rsidRDefault="002D12F8" w:rsidP="00876520">
      <w:pPr>
        <w:spacing w:line="240" w:lineRule="auto"/>
        <w:rPr>
          <w:rFonts w:ascii="Times New Roman" w:hAnsi="Times New Roman" w:cs="Times New Roman"/>
          <w:sz w:val="24"/>
          <w:szCs w:val="24"/>
          <w:lang w:val="en-US"/>
        </w:rPr>
      </w:pPr>
      <w:r w:rsidRPr="002D12F8">
        <w:rPr>
          <w:rFonts w:ascii="Times New Roman" w:hAnsi="Times New Roman" w:cs="Times New Roman"/>
          <w:b/>
          <w:bCs/>
          <w:sz w:val="24"/>
          <w:szCs w:val="24"/>
          <w:lang w:val="en-US"/>
        </w:rPr>
        <w:t xml:space="preserve">2.3 </w:t>
      </w:r>
      <w:r w:rsidR="00853756" w:rsidRPr="00462735">
        <w:rPr>
          <w:rFonts w:ascii="Times New Roman" w:hAnsi="Times New Roman" w:cs="Times New Roman"/>
          <w:sz w:val="24"/>
          <w:szCs w:val="24"/>
          <w:lang w:val="en-US"/>
        </w:rPr>
        <w:t xml:space="preserve">Hot-compaction </w:t>
      </w:r>
      <w:r w:rsidRPr="002D12F8">
        <w:rPr>
          <w:rFonts w:ascii="Times New Roman" w:hAnsi="Times New Roman" w:cs="Times New Roman"/>
          <w:b/>
          <w:bCs/>
          <w:sz w:val="24"/>
          <w:szCs w:val="24"/>
          <w:lang w:val="en-US"/>
        </w:rPr>
        <w:t>of dense compacts for SPT</w:t>
      </w:r>
    </w:p>
    <w:p w14:paraId="08D79167" w14:textId="77777777" w:rsidR="00285FD2" w:rsidRPr="007203C5" w:rsidRDefault="00285FD2" w:rsidP="00876520">
      <w:pPr>
        <w:tabs>
          <w:tab w:val="left" w:pos="709"/>
        </w:tabs>
        <w:spacing w:after="0" w:line="240" w:lineRule="auto"/>
        <w:jc w:val="both"/>
        <w:rPr>
          <w:rFonts w:ascii="Times New Roman" w:hAnsi="Times New Roman" w:cs="Times New Roman"/>
          <w:sz w:val="24"/>
          <w:szCs w:val="24"/>
          <w:lang w:val="en-US"/>
        </w:rPr>
      </w:pPr>
      <w:r w:rsidRPr="00462735">
        <w:rPr>
          <w:rFonts w:ascii="Times New Roman" w:hAnsi="Times New Roman" w:cs="Times New Roman"/>
          <w:sz w:val="24"/>
          <w:szCs w:val="24"/>
          <w:lang w:val="en-US"/>
        </w:rPr>
        <w:t>H</w:t>
      </w:r>
      <w:commentRangeStart w:id="0"/>
      <w:r w:rsidRPr="00462735">
        <w:rPr>
          <w:rFonts w:ascii="Times New Roman" w:hAnsi="Times New Roman" w:cs="Times New Roman"/>
          <w:sz w:val="24"/>
          <w:szCs w:val="24"/>
          <w:lang w:val="en-US"/>
        </w:rPr>
        <w:t xml:space="preserve">ot-compaction of MQU-F </w:t>
      </w:r>
      <w:commentRangeEnd w:id="0"/>
      <w:r w:rsidRPr="00462735">
        <w:rPr>
          <w:rFonts w:ascii="Times New Roman" w:hAnsi="Times New Roman" w:cs="Times New Roman"/>
          <w:sz w:val="24"/>
          <w:szCs w:val="24"/>
          <w:lang w:val="en-US"/>
        </w:rPr>
        <w:commentReference w:id="0"/>
      </w:r>
      <w:r w:rsidRPr="00755379">
        <w:rPr>
          <w:rFonts w:ascii="Times New Roman" w:hAnsi="Times New Roman" w:cs="Times New Roman"/>
          <w:sz w:val="24"/>
          <w:szCs w:val="24"/>
          <w:lang w:val="en-US"/>
        </w:rPr>
        <w:t xml:space="preserve">was </w:t>
      </w:r>
      <w:r w:rsidRPr="00392069">
        <w:rPr>
          <w:rFonts w:ascii="Times New Roman" w:hAnsi="Times New Roman" w:cs="Times New Roman"/>
          <w:sz w:val="24"/>
          <w:szCs w:val="24"/>
          <w:lang w:val="en-US"/>
        </w:rPr>
        <w:t>performed</w:t>
      </w:r>
      <w:r w:rsidRPr="00755379">
        <w:rPr>
          <w:rFonts w:ascii="Times New Roman" w:hAnsi="Times New Roman" w:cs="Times New Roman"/>
          <w:sz w:val="24"/>
          <w:szCs w:val="24"/>
          <w:lang w:val="en-US"/>
        </w:rPr>
        <w:t xml:space="preserve"> in FAST/SPS device HP-D10 (FCT </w:t>
      </w:r>
      <w:proofErr w:type="spellStart"/>
      <w:r w:rsidRPr="00755379">
        <w:rPr>
          <w:rFonts w:ascii="Times New Roman" w:hAnsi="Times New Roman" w:cs="Times New Roman"/>
          <w:sz w:val="24"/>
          <w:szCs w:val="24"/>
          <w:lang w:val="en-US"/>
        </w:rPr>
        <w:t>Systeme</w:t>
      </w:r>
      <w:proofErr w:type="spellEnd"/>
      <w:r w:rsidRPr="00755379">
        <w:rPr>
          <w:rFonts w:ascii="Times New Roman" w:hAnsi="Times New Roman" w:cs="Times New Roman"/>
          <w:sz w:val="24"/>
          <w:szCs w:val="24"/>
          <w:lang w:val="en-US"/>
        </w:rPr>
        <w:t xml:space="preserve"> GmbH, Germany), using a standard FAST/SPS graphite die (graphite type R7710, </w:t>
      </w:r>
      <w:r w:rsidRPr="00462735">
        <w:rPr>
          <w:rFonts w:ascii="Times New Roman" w:hAnsi="Times New Roman" w:cs="Times New Roman"/>
          <w:sz w:val="24"/>
          <w:szCs w:val="24"/>
          <w:lang w:val="en-US"/>
        </w:rPr>
        <w:t>SIGRAFINE</w:t>
      </w:r>
      <w:r>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 xml:space="preserve">SGL Carbon GmbH, Germany) with </w:t>
      </w:r>
      <w:r w:rsidRPr="00392069">
        <w:rPr>
          <w:rFonts w:ascii="Times New Roman" w:hAnsi="Times New Roman" w:cs="Times New Roman"/>
          <w:sz w:val="24"/>
          <w:szCs w:val="24"/>
          <w:lang w:val="en-US"/>
        </w:rPr>
        <w:t xml:space="preserve">an </w:t>
      </w:r>
      <w:r w:rsidRPr="00755379">
        <w:rPr>
          <w:rFonts w:ascii="Times New Roman" w:hAnsi="Times New Roman" w:cs="Times New Roman"/>
          <w:sz w:val="24"/>
          <w:szCs w:val="24"/>
          <w:lang w:val="en-US"/>
        </w:rPr>
        <w:t>inner diameter of 10 mm. A graphite foil with a thickness of 0.35 mm (</w:t>
      </w:r>
      <w:r w:rsidRPr="00462735">
        <w:rPr>
          <w:rFonts w:ascii="Times New Roman" w:hAnsi="Times New Roman" w:cs="Times New Roman"/>
          <w:sz w:val="24"/>
          <w:szCs w:val="24"/>
          <w:lang w:val="en-US"/>
        </w:rPr>
        <w:t>type SIGRAFLEX, SGL Carbon GmbH, Ger</w:t>
      </w:r>
      <w:r w:rsidRPr="007203C5">
        <w:rPr>
          <w:rFonts w:ascii="Times New Roman" w:hAnsi="Times New Roman" w:cs="Times New Roman"/>
          <w:sz w:val="24"/>
          <w:szCs w:val="24"/>
          <w:lang w:val="en-US"/>
        </w:rPr>
        <w:t>many) was inserted in the mold. Then, the mold was filled with 5 g of MQU-F powder, resulting in a 16 mm tall close-packed powder column (calculated tap density in the mold ca. 51 %).</w:t>
      </w:r>
    </w:p>
    <w:p w14:paraId="50F1D8CF" w14:textId="77777777" w:rsidR="00285FD2" w:rsidRPr="007203C5" w:rsidRDefault="00285FD2" w:rsidP="007203C5">
      <w:pPr>
        <w:spacing w:after="0" w:line="360" w:lineRule="auto"/>
        <w:jc w:val="both"/>
        <w:rPr>
          <w:rFonts w:ascii="Times New Roman" w:hAnsi="Times New Roman" w:cs="Times New Roman"/>
          <w:sz w:val="24"/>
          <w:szCs w:val="24"/>
          <w:lang w:val="en-US"/>
        </w:rPr>
      </w:pPr>
    </w:p>
    <w:p w14:paraId="78133CAD" w14:textId="77777777" w:rsidR="00462735" w:rsidRPr="007203C5" w:rsidRDefault="00285FD2" w:rsidP="00876520">
      <w:pPr>
        <w:spacing w:line="240" w:lineRule="auto"/>
        <w:jc w:val="both"/>
        <w:rPr>
          <w:rFonts w:ascii="Times New Roman" w:hAnsi="Times New Roman" w:cs="Times New Roman"/>
          <w:sz w:val="24"/>
          <w:szCs w:val="24"/>
          <w:lang w:val="en-US"/>
        </w:rPr>
      </w:pPr>
      <w:bookmarkStart w:id="1" w:name="_Hlk169111172"/>
      <w:r w:rsidRPr="007203C5">
        <w:rPr>
          <w:rFonts w:ascii="Times New Roman" w:hAnsi="Times New Roman" w:cs="Times New Roman"/>
          <w:sz w:val="24"/>
          <w:szCs w:val="24"/>
          <w:lang w:val="en-US"/>
        </w:rPr>
        <w:t xml:space="preserve">Based on the experimental results obtained during the hot deformation (described in detail later in this manuscript), it was found out that residual porosity of the pre-sintered samples has negative impact on the microstructure evolution. Therefore, full densification of the </w:t>
      </w:r>
      <w:r w:rsidRPr="007203C5">
        <w:rPr>
          <w:rFonts w:ascii="Times New Roman" w:hAnsi="Times New Roman" w:cs="Times New Roman"/>
          <w:color w:val="FF0000"/>
          <w:sz w:val="24"/>
          <w:szCs w:val="24"/>
          <w:lang w:val="en-US"/>
        </w:rPr>
        <w:t>pre-sintere</w:t>
      </w:r>
      <w:r w:rsidRPr="007203C5">
        <w:rPr>
          <w:rFonts w:ascii="Times New Roman" w:hAnsi="Times New Roman" w:cs="Times New Roman"/>
          <w:sz w:val="24"/>
          <w:szCs w:val="24"/>
          <w:lang w:val="en-US"/>
        </w:rPr>
        <w:t xml:space="preserve">d compacts was aspired in </w:t>
      </w:r>
      <w:r w:rsidRPr="007203C5">
        <w:rPr>
          <w:rFonts w:ascii="Times New Roman" w:hAnsi="Times New Roman" w:cs="Times New Roman"/>
          <w:color w:val="0000FF"/>
          <w:sz w:val="24"/>
          <w:szCs w:val="24"/>
          <w:lang w:val="en-US"/>
        </w:rPr>
        <w:t>this experimental series</w:t>
      </w:r>
      <w:r w:rsidRPr="007203C5">
        <w:rPr>
          <w:rFonts w:ascii="Times New Roman" w:hAnsi="Times New Roman" w:cs="Times New Roman"/>
          <w:sz w:val="24"/>
          <w:szCs w:val="24"/>
          <w:lang w:val="en-US"/>
        </w:rPr>
        <w:t>.</w:t>
      </w:r>
      <w:r w:rsidR="00462735" w:rsidRPr="007203C5">
        <w:rPr>
          <w:rFonts w:ascii="Times New Roman" w:hAnsi="Times New Roman" w:cs="Times New Roman"/>
          <w:sz w:val="24"/>
          <w:szCs w:val="24"/>
          <w:lang w:val="en-US"/>
        </w:rPr>
        <w:t xml:space="preserve"> </w:t>
      </w:r>
    </w:p>
    <w:p w14:paraId="0943F4E0" w14:textId="469753EA" w:rsidR="000F16BE" w:rsidRDefault="00285FD2" w:rsidP="007203C5">
      <w:pPr>
        <w:jc w:val="both"/>
        <w:rPr>
          <w:rFonts w:ascii="Times New Roman" w:hAnsi="Times New Roman" w:cs="Times New Roman"/>
          <w:sz w:val="24"/>
          <w:szCs w:val="24"/>
          <w:lang w:val="en-US"/>
        </w:rPr>
      </w:pPr>
      <w:r w:rsidRPr="007203C5">
        <w:rPr>
          <w:rFonts w:ascii="Times New Roman" w:hAnsi="Times New Roman" w:cs="Times New Roman"/>
          <w:sz w:val="24"/>
          <w:szCs w:val="24"/>
          <w:lang w:val="en-US"/>
        </w:rPr>
        <w:t xml:space="preserve">Due to the limitations of the graphite </w:t>
      </w:r>
      <w:bookmarkStart w:id="2" w:name="_Hlk169113149"/>
      <w:r w:rsidRPr="007203C5">
        <w:rPr>
          <w:rFonts w:ascii="Times New Roman" w:hAnsi="Times New Roman" w:cs="Times New Roman"/>
          <w:sz w:val="24"/>
          <w:szCs w:val="24"/>
          <w:lang w:val="en-US"/>
        </w:rPr>
        <w:t xml:space="preserve">tool </w:t>
      </w:r>
      <w:r w:rsidR="00462735" w:rsidRPr="007203C5">
        <w:rPr>
          <w:rFonts w:ascii="Times New Roman" w:hAnsi="Times New Roman" w:cs="Times New Roman"/>
          <w:sz w:val="24"/>
          <w:szCs w:val="24"/>
          <w:lang w:val="en-US"/>
        </w:rPr>
        <w:t xml:space="preserve">maximal pressure of 50 MPa can be </w:t>
      </w:r>
      <w:r w:rsidRPr="007203C5">
        <w:rPr>
          <w:rFonts w:ascii="Times New Roman" w:hAnsi="Times New Roman" w:cs="Times New Roman"/>
          <w:sz w:val="24"/>
          <w:szCs w:val="24"/>
          <w:lang w:val="en-US"/>
        </w:rPr>
        <w:t xml:space="preserve">applied </w:t>
      </w:r>
      <w:r w:rsidR="00462735" w:rsidRPr="007203C5">
        <w:rPr>
          <w:rFonts w:ascii="Times New Roman" w:hAnsi="Times New Roman" w:cs="Times New Roman"/>
          <w:sz w:val="24"/>
          <w:szCs w:val="24"/>
          <w:lang w:val="en-US"/>
        </w:rPr>
        <w:t>during the process.</w:t>
      </w:r>
      <w:bookmarkEnd w:id="2"/>
      <w:r w:rsidRPr="007203C5">
        <w:rPr>
          <w:rFonts w:ascii="Times New Roman" w:hAnsi="Times New Roman" w:cs="Times New Roman"/>
          <w:sz w:val="24"/>
          <w:szCs w:val="24"/>
          <w:lang w:val="en-US"/>
        </w:rPr>
        <w:t xml:space="preserve"> </w:t>
      </w:r>
      <w:r w:rsidR="00CC6D69" w:rsidRPr="007203C5">
        <w:rPr>
          <w:rFonts w:ascii="Times New Roman" w:hAnsi="Times New Roman" w:cs="Times New Roman"/>
          <w:sz w:val="24"/>
          <w:szCs w:val="24"/>
          <w:lang w:val="en-US"/>
        </w:rPr>
        <w:t xml:space="preserve">Usually, </w:t>
      </w:r>
      <w:r w:rsidR="00853756" w:rsidRPr="007203C5">
        <w:rPr>
          <w:rFonts w:ascii="Times New Roman" w:hAnsi="Times New Roman" w:cs="Times New Roman"/>
          <w:sz w:val="24"/>
          <w:szCs w:val="24"/>
          <w:lang w:val="en-US"/>
        </w:rPr>
        <w:t>to ensure good densification and formability while hot compaction</w:t>
      </w:r>
      <w:r w:rsidR="00C54569" w:rsidRPr="007203C5">
        <w:rPr>
          <w:rFonts w:ascii="Times New Roman" w:hAnsi="Times New Roman" w:cs="Times New Roman"/>
          <w:sz w:val="24"/>
          <w:szCs w:val="24"/>
          <w:lang w:val="en-US"/>
        </w:rPr>
        <w:t xml:space="preserve"> of</w:t>
      </w:r>
      <w:r w:rsidR="00853756" w:rsidRPr="007203C5">
        <w:rPr>
          <w:rFonts w:ascii="Times New Roman" w:hAnsi="Times New Roman" w:cs="Times New Roman"/>
          <w:sz w:val="24"/>
          <w:szCs w:val="24"/>
          <w:lang w:val="en-US"/>
        </w:rPr>
        <w:t xml:space="preserve"> </w:t>
      </w:r>
      <w:r w:rsidR="00C54569" w:rsidRPr="007203C5">
        <w:rPr>
          <w:rFonts w:ascii="Times New Roman" w:hAnsi="Times New Roman" w:cs="Times New Roman"/>
          <w:sz w:val="24"/>
          <w:szCs w:val="24"/>
          <w:lang w:val="en-US"/>
        </w:rPr>
        <w:t xml:space="preserve">nanocrystalline Nd-Fe-B powder </w:t>
      </w:r>
      <w:r w:rsidR="00CC6D69" w:rsidRPr="007203C5">
        <w:rPr>
          <w:rFonts w:ascii="Times New Roman" w:hAnsi="Times New Roman" w:cs="Times New Roman"/>
          <w:sz w:val="24"/>
          <w:szCs w:val="24"/>
          <w:lang w:val="en-US"/>
        </w:rPr>
        <w:t>at such low pressure requires</w:t>
      </w:r>
      <w:r w:rsidR="00462735" w:rsidRPr="007203C5">
        <w:rPr>
          <w:rFonts w:ascii="Times New Roman" w:hAnsi="Times New Roman" w:cs="Times New Roman"/>
          <w:sz w:val="24"/>
          <w:szCs w:val="24"/>
          <w:lang w:val="en-US"/>
        </w:rPr>
        <w:t xml:space="preserve"> </w:t>
      </w:r>
      <w:r w:rsidR="00853756" w:rsidRPr="007203C5">
        <w:rPr>
          <w:rFonts w:ascii="Times New Roman" w:hAnsi="Times New Roman" w:cs="Times New Roman"/>
          <w:sz w:val="24"/>
          <w:szCs w:val="24"/>
          <w:lang w:val="en-US"/>
        </w:rPr>
        <w:t>elevated</w:t>
      </w:r>
      <w:r w:rsidR="00CC6D69" w:rsidRPr="007203C5">
        <w:rPr>
          <w:rFonts w:ascii="Times New Roman" w:hAnsi="Times New Roman" w:cs="Times New Roman"/>
          <w:sz w:val="24"/>
          <w:szCs w:val="24"/>
          <w:lang w:val="en-US"/>
        </w:rPr>
        <w:t xml:space="preserve"> temperatures</w:t>
      </w:r>
      <w:r w:rsidR="00C54569" w:rsidRPr="007203C5">
        <w:rPr>
          <w:rFonts w:ascii="Times New Roman" w:hAnsi="Times New Roman" w:cs="Times New Roman"/>
          <w:sz w:val="24"/>
          <w:szCs w:val="24"/>
          <w:lang w:val="en-US"/>
        </w:rPr>
        <w:t>,</w:t>
      </w:r>
      <w:r w:rsidR="00853756" w:rsidRPr="007203C5">
        <w:rPr>
          <w:rFonts w:ascii="Times New Roman" w:hAnsi="Times New Roman" w:cs="Times New Roman"/>
          <w:sz w:val="24"/>
          <w:szCs w:val="24"/>
          <w:lang w:val="en-US"/>
        </w:rPr>
        <w:t xml:space="preserve"> higher than the melting point of the grain boundary phase</w:t>
      </w:r>
      <w:r w:rsidR="00CC6D69" w:rsidRPr="007203C5">
        <w:rPr>
          <w:rFonts w:ascii="Times New Roman" w:hAnsi="Times New Roman" w:cs="Times New Roman"/>
          <w:sz w:val="24"/>
          <w:szCs w:val="24"/>
          <w:lang w:val="en-US"/>
        </w:rPr>
        <w:t xml:space="preserve">. However, the temperature should </w:t>
      </w:r>
      <w:r w:rsidR="00853756" w:rsidRPr="007203C5">
        <w:rPr>
          <w:rFonts w:ascii="Times New Roman" w:hAnsi="Times New Roman" w:cs="Times New Roman"/>
          <w:sz w:val="24"/>
          <w:szCs w:val="24"/>
          <w:lang w:val="en-US"/>
        </w:rPr>
        <w:t xml:space="preserve">be kept below </w:t>
      </w:r>
      <w:r w:rsidR="00CC6D69" w:rsidRPr="007203C5">
        <w:rPr>
          <w:rFonts w:ascii="Times New Roman" w:hAnsi="Times New Roman" w:cs="Times New Roman"/>
          <w:sz w:val="24"/>
          <w:szCs w:val="24"/>
          <w:lang w:val="en-US"/>
        </w:rPr>
        <w:t>8</w:t>
      </w:r>
      <w:r w:rsidR="00853756" w:rsidRPr="007203C5">
        <w:rPr>
          <w:rFonts w:ascii="Times New Roman" w:hAnsi="Times New Roman" w:cs="Times New Roman"/>
          <w:sz w:val="24"/>
          <w:szCs w:val="24"/>
          <w:lang w:val="en-US"/>
        </w:rPr>
        <w:t>0</w:t>
      </w:r>
      <w:r w:rsidR="00CC6D69" w:rsidRPr="007203C5">
        <w:rPr>
          <w:rFonts w:ascii="Times New Roman" w:hAnsi="Times New Roman" w:cs="Times New Roman"/>
          <w:sz w:val="24"/>
          <w:szCs w:val="24"/>
          <w:lang w:val="en-US"/>
        </w:rPr>
        <w:t xml:space="preserve">0°C, as </w:t>
      </w:r>
      <w:r w:rsidR="00853756" w:rsidRPr="007203C5">
        <w:rPr>
          <w:rFonts w:ascii="Times New Roman" w:hAnsi="Times New Roman" w:cs="Times New Roman"/>
          <w:sz w:val="24"/>
          <w:szCs w:val="24"/>
          <w:lang w:val="en-US"/>
        </w:rPr>
        <w:t>heat excess triggers the abnormal grain growth</w:t>
      </w:r>
      <w:r w:rsidR="005968A2" w:rsidRPr="007203C5">
        <w:rPr>
          <w:rFonts w:ascii="Times New Roman" w:hAnsi="Times New Roman" w:cs="Times New Roman"/>
          <w:color w:val="0000FF"/>
          <w:sz w:val="24"/>
          <w:szCs w:val="24"/>
          <w:lang w:val="en-US"/>
        </w:rPr>
        <w:t xml:space="preserve">, as shown by </w:t>
      </w:r>
      <w:proofErr w:type="spellStart"/>
      <w:r w:rsidR="005968A2" w:rsidRPr="007203C5">
        <w:rPr>
          <w:rFonts w:ascii="Times New Roman" w:hAnsi="Times New Roman" w:cs="Times New Roman"/>
          <w:color w:val="0000FF"/>
          <w:sz w:val="24"/>
          <w:szCs w:val="24"/>
          <w:lang w:val="en-US"/>
        </w:rPr>
        <w:t>Hioki</w:t>
      </w:r>
      <w:proofErr w:type="spellEnd"/>
      <w:r w:rsidR="005968A2" w:rsidRPr="007203C5">
        <w:rPr>
          <w:rFonts w:ascii="Times New Roman" w:hAnsi="Times New Roman" w:cs="Times New Roman"/>
          <w:color w:val="0000FF"/>
          <w:sz w:val="24"/>
          <w:szCs w:val="24"/>
          <w:lang w:val="en-US"/>
        </w:rPr>
        <w:t xml:space="preserve"> [</w:t>
      </w:r>
      <w:proofErr w:type="spellStart"/>
      <w:r w:rsidR="005968A2" w:rsidRPr="007203C5">
        <w:rPr>
          <w:rFonts w:ascii="Times New Roman" w:hAnsi="Times New Roman" w:cs="Times New Roman"/>
          <w:b/>
          <w:bCs/>
          <w:color w:val="0000FF"/>
          <w:sz w:val="24"/>
          <w:szCs w:val="24"/>
          <w:lang w:val="en-US"/>
        </w:rPr>
        <w:t>Hioki</w:t>
      </w:r>
      <w:proofErr w:type="spellEnd"/>
      <w:r w:rsidR="005968A2" w:rsidRPr="007203C5">
        <w:rPr>
          <w:rFonts w:ascii="Times New Roman" w:hAnsi="Times New Roman" w:cs="Times New Roman"/>
          <w:b/>
          <w:bCs/>
          <w:color w:val="0000FF"/>
          <w:sz w:val="24"/>
          <w:szCs w:val="24"/>
          <w:lang w:val="en-US"/>
        </w:rPr>
        <w:t xml:space="preserve"> 2021</w:t>
      </w:r>
      <w:r w:rsidR="005968A2" w:rsidRPr="007203C5">
        <w:rPr>
          <w:rFonts w:ascii="Times New Roman" w:hAnsi="Times New Roman" w:cs="Times New Roman"/>
          <w:color w:val="0000FF"/>
          <w:sz w:val="24"/>
          <w:szCs w:val="24"/>
          <w:lang w:val="en-US"/>
        </w:rPr>
        <w:t>]</w:t>
      </w:r>
      <w:r w:rsidR="00853756" w:rsidRPr="007203C5">
        <w:rPr>
          <w:rFonts w:ascii="Times New Roman" w:hAnsi="Times New Roman" w:cs="Times New Roman"/>
          <w:sz w:val="24"/>
          <w:szCs w:val="24"/>
          <w:lang w:val="en-US"/>
        </w:rPr>
        <w:t>. T</w:t>
      </w:r>
      <w:r w:rsidR="00C54569" w:rsidRPr="007203C5">
        <w:rPr>
          <w:rFonts w:ascii="Times New Roman" w:hAnsi="Times New Roman" w:cs="Times New Roman"/>
          <w:sz w:val="24"/>
          <w:szCs w:val="24"/>
          <w:lang w:val="en-US"/>
        </w:rPr>
        <w:t>o</w:t>
      </w:r>
      <w:r w:rsidR="00853756" w:rsidRPr="007203C5">
        <w:rPr>
          <w:rFonts w:ascii="Times New Roman" w:hAnsi="Times New Roman" w:cs="Times New Roman"/>
          <w:sz w:val="24"/>
          <w:szCs w:val="24"/>
          <w:lang w:val="en-US"/>
        </w:rPr>
        <w:t xml:space="preserve"> </w:t>
      </w:r>
      <w:r w:rsidR="00C54569" w:rsidRPr="007203C5">
        <w:rPr>
          <w:rFonts w:ascii="Times New Roman" w:hAnsi="Times New Roman" w:cs="Times New Roman"/>
          <w:sz w:val="24"/>
          <w:szCs w:val="24"/>
          <w:lang w:val="en-US"/>
        </w:rPr>
        <w:t xml:space="preserve">define the </w:t>
      </w:r>
      <w:r w:rsidR="00853756" w:rsidRPr="007203C5">
        <w:rPr>
          <w:rFonts w:ascii="Times New Roman" w:hAnsi="Times New Roman" w:cs="Times New Roman"/>
          <w:sz w:val="24"/>
          <w:szCs w:val="24"/>
          <w:lang w:val="en-US"/>
        </w:rPr>
        <w:t xml:space="preserve">optimal </w:t>
      </w:r>
      <w:r w:rsidR="00C54569" w:rsidRPr="007203C5">
        <w:rPr>
          <w:rFonts w:ascii="Times New Roman" w:hAnsi="Times New Roman" w:cs="Times New Roman"/>
          <w:sz w:val="24"/>
          <w:szCs w:val="24"/>
          <w:lang w:val="en-US"/>
        </w:rPr>
        <w:t>temperature,</w:t>
      </w:r>
      <w:r w:rsidR="00853756" w:rsidRPr="007203C5">
        <w:rPr>
          <w:rFonts w:ascii="Times New Roman" w:hAnsi="Times New Roman" w:cs="Times New Roman"/>
          <w:sz w:val="24"/>
          <w:szCs w:val="24"/>
          <w:lang w:val="en-US"/>
        </w:rPr>
        <w:t xml:space="preserve"> </w:t>
      </w:r>
      <w:r w:rsidR="00C54569" w:rsidRPr="007203C5">
        <w:rPr>
          <w:rFonts w:ascii="Times New Roman" w:hAnsi="Times New Roman" w:cs="Times New Roman"/>
          <w:sz w:val="24"/>
          <w:szCs w:val="24"/>
          <w:lang w:val="en-US"/>
        </w:rPr>
        <w:t xml:space="preserve">we </w:t>
      </w:r>
      <w:r w:rsidR="0023326D" w:rsidRPr="007203C5">
        <w:rPr>
          <w:rFonts w:ascii="Times New Roman" w:hAnsi="Times New Roman" w:cs="Times New Roman"/>
          <w:sz w:val="24"/>
          <w:szCs w:val="24"/>
          <w:lang w:val="en-US"/>
        </w:rPr>
        <w:t>carried out</w:t>
      </w:r>
      <w:r w:rsidR="00C54569" w:rsidRPr="007203C5">
        <w:rPr>
          <w:rFonts w:ascii="Times New Roman" w:hAnsi="Times New Roman" w:cs="Times New Roman"/>
          <w:sz w:val="24"/>
          <w:szCs w:val="24"/>
          <w:lang w:val="en-US"/>
        </w:rPr>
        <w:t xml:space="preserve"> a simple displacement test, where </w:t>
      </w:r>
      <w:r w:rsidR="00924C87" w:rsidRPr="007203C5">
        <w:rPr>
          <w:rFonts w:ascii="Times New Roman" w:hAnsi="Times New Roman" w:cs="Times New Roman"/>
          <w:sz w:val="24"/>
          <w:szCs w:val="24"/>
          <w:lang w:val="en-US"/>
        </w:rPr>
        <w:t>hot compaction was</w:t>
      </w:r>
      <w:r w:rsidR="00C54569" w:rsidRPr="007203C5">
        <w:rPr>
          <w:rFonts w:ascii="Times New Roman" w:hAnsi="Times New Roman" w:cs="Times New Roman"/>
          <w:sz w:val="24"/>
          <w:szCs w:val="24"/>
          <w:lang w:val="en-US"/>
        </w:rPr>
        <w:t xml:space="preserve"> </w:t>
      </w:r>
      <w:r w:rsidR="00924C87" w:rsidRPr="007203C5">
        <w:rPr>
          <w:rFonts w:ascii="Times New Roman" w:hAnsi="Times New Roman" w:cs="Times New Roman"/>
          <w:sz w:val="24"/>
          <w:szCs w:val="24"/>
          <w:lang w:val="en-US"/>
        </w:rPr>
        <w:t>performed under continuous</w:t>
      </w:r>
      <w:r w:rsidR="00C54569" w:rsidRPr="007203C5">
        <w:rPr>
          <w:rFonts w:ascii="Times New Roman" w:hAnsi="Times New Roman" w:cs="Times New Roman"/>
          <w:sz w:val="24"/>
          <w:szCs w:val="24"/>
          <w:lang w:val="en-US"/>
        </w:rPr>
        <w:t xml:space="preserve"> heat</w:t>
      </w:r>
      <w:r w:rsidR="00924C87" w:rsidRPr="007203C5">
        <w:rPr>
          <w:rFonts w:ascii="Times New Roman" w:hAnsi="Times New Roman" w:cs="Times New Roman"/>
          <w:sz w:val="24"/>
          <w:szCs w:val="24"/>
          <w:lang w:val="en-US"/>
        </w:rPr>
        <w:t>ing</w:t>
      </w:r>
      <w:r w:rsidR="00C54569" w:rsidRPr="007203C5">
        <w:rPr>
          <w:rFonts w:ascii="Times New Roman" w:hAnsi="Times New Roman" w:cs="Times New Roman"/>
          <w:sz w:val="24"/>
          <w:szCs w:val="24"/>
          <w:lang w:val="en-US"/>
        </w:rPr>
        <w:t xml:space="preserve"> up to 750°C</w:t>
      </w:r>
      <w:r w:rsidR="00924C87" w:rsidRPr="007203C5">
        <w:rPr>
          <w:rFonts w:ascii="Times New Roman" w:hAnsi="Times New Roman" w:cs="Times New Roman"/>
          <w:sz w:val="24"/>
          <w:szCs w:val="24"/>
          <w:lang w:val="en-US"/>
        </w:rPr>
        <w:t>, heating rate of 75°C/min and</w:t>
      </w:r>
      <w:r w:rsidR="00C54569" w:rsidRPr="007203C5">
        <w:rPr>
          <w:rFonts w:ascii="Times New Roman" w:hAnsi="Times New Roman" w:cs="Times New Roman"/>
          <w:sz w:val="24"/>
          <w:szCs w:val="24"/>
          <w:lang w:val="en-US"/>
        </w:rPr>
        <w:t xml:space="preserve"> contact pressure of 38 MPa. As </w:t>
      </w:r>
      <w:r w:rsidR="00924C87" w:rsidRPr="007203C5">
        <w:rPr>
          <w:rFonts w:ascii="Times New Roman" w:hAnsi="Times New Roman" w:cs="Times New Roman"/>
          <w:sz w:val="24"/>
          <w:szCs w:val="24"/>
          <w:lang w:val="en-US"/>
        </w:rPr>
        <w:t xml:space="preserve">it can be seen on Fig 3a) the optimal temperature lies </w:t>
      </w:r>
      <w:r w:rsidR="0023326D" w:rsidRPr="007203C5">
        <w:rPr>
          <w:rFonts w:ascii="Times New Roman" w:hAnsi="Times New Roman" w:cs="Times New Roman"/>
          <w:sz w:val="24"/>
          <w:szCs w:val="24"/>
          <w:lang w:val="en-US"/>
        </w:rPr>
        <w:t xml:space="preserve">in the range </w:t>
      </w:r>
      <w:r w:rsidR="00924C87" w:rsidRPr="007203C5">
        <w:rPr>
          <w:rFonts w:ascii="Times New Roman" w:hAnsi="Times New Roman" w:cs="Times New Roman"/>
          <w:sz w:val="24"/>
          <w:szCs w:val="24"/>
          <w:lang w:val="en-US"/>
        </w:rPr>
        <w:t xml:space="preserve">650 </w:t>
      </w:r>
      <w:r w:rsidR="0023326D" w:rsidRPr="007203C5">
        <w:rPr>
          <w:rFonts w:ascii="Times New Roman" w:hAnsi="Times New Roman" w:cs="Times New Roman"/>
          <w:sz w:val="24"/>
          <w:szCs w:val="24"/>
          <w:lang w:val="en-US"/>
        </w:rPr>
        <w:t>to</w:t>
      </w:r>
      <w:r w:rsidR="00924C87" w:rsidRPr="007203C5">
        <w:rPr>
          <w:rFonts w:ascii="Times New Roman" w:hAnsi="Times New Roman" w:cs="Times New Roman"/>
          <w:sz w:val="24"/>
          <w:szCs w:val="24"/>
          <w:lang w:val="en-US"/>
        </w:rPr>
        <w:t xml:space="preserve"> 750°C</w:t>
      </w:r>
      <w:r w:rsidR="0023326D" w:rsidRPr="007203C5">
        <w:rPr>
          <w:rFonts w:ascii="Times New Roman" w:hAnsi="Times New Roman" w:cs="Times New Roman"/>
          <w:sz w:val="24"/>
          <w:szCs w:val="24"/>
          <w:lang w:val="en-US"/>
        </w:rPr>
        <w:t>, where the grain boundary phase is molten</w:t>
      </w:r>
      <w:r w:rsidR="009A210D" w:rsidRPr="007203C5">
        <w:rPr>
          <w:rFonts w:ascii="Times New Roman" w:hAnsi="Times New Roman" w:cs="Times New Roman"/>
          <w:sz w:val="24"/>
          <w:szCs w:val="24"/>
          <w:lang w:val="en-US"/>
        </w:rPr>
        <w:t>, a transient liquid phase forms</w:t>
      </w:r>
      <w:r w:rsidR="0023326D" w:rsidRPr="007203C5">
        <w:rPr>
          <w:rFonts w:ascii="Times New Roman" w:hAnsi="Times New Roman" w:cs="Times New Roman"/>
          <w:sz w:val="24"/>
          <w:szCs w:val="24"/>
          <w:lang w:val="en-US"/>
        </w:rPr>
        <w:t xml:space="preserve"> and </w:t>
      </w:r>
      <w:r w:rsidR="00924C87" w:rsidRPr="007203C5">
        <w:rPr>
          <w:rFonts w:ascii="Times New Roman" w:hAnsi="Times New Roman" w:cs="Times New Roman"/>
          <w:sz w:val="24"/>
          <w:szCs w:val="24"/>
          <w:lang w:val="en-US"/>
        </w:rPr>
        <w:t xml:space="preserve">acts as a lubricant </w:t>
      </w:r>
      <w:r w:rsidR="0023326D" w:rsidRPr="007203C5">
        <w:rPr>
          <w:rFonts w:ascii="Times New Roman" w:hAnsi="Times New Roman" w:cs="Times New Roman"/>
          <w:sz w:val="24"/>
          <w:szCs w:val="24"/>
          <w:lang w:val="en-US"/>
        </w:rPr>
        <w:t>supporting the densification and alignment process [</w:t>
      </w:r>
      <w:proofErr w:type="spellStart"/>
      <w:r w:rsidR="0023326D" w:rsidRPr="007203C5">
        <w:rPr>
          <w:rFonts w:ascii="Times New Roman" w:hAnsi="Times New Roman" w:cs="Times New Roman"/>
          <w:b/>
          <w:bCs/>
          <w:color w:val="0000FF"/>
          <w:sz w:val="24"/>
          <w:szCs w:val="24"/>
          <w:lang w:val="en-US"/>
        </w:rPr>
        <w:t>Grieb</w:t>
      </w:r>
      <w:proofErr w:type="spellEnd"/>
      <w:r w:rsidR="0023326D" w:rsidRPr="007203C5">
        <w:rPr>
          <w:rFonts w:ascii="Times New Roman" w:hAnsi="Times New Roman" w:cs="Times New Roman"/>
          <w:b/>
          <w:bCs/>
          <w:color w:val="0000FF"/>
          <w:sz w:val="24"/>
          <w:szCs w:val="24"/>
          <w:lang w:val="en-US"/>
        </w:rPr>
        <w:t xml:space="preserve"> 1992</w:t>
      </w:r>
      <w:r w:rsidR="0023326D" w:rsidRPr="007203C5">
        <w:rPr>
          <w:rFonts w:ascii="Times New Roman" w:hAnsi="Times New Roman" w:cs="Times New Roman"/>
          <w:sz w:val="24"/>
          <w:szCs w:val="24"/>
          <w:lang w:val="en-US"/>
        </w:rPr>
        <w:t>].</w:t>
      </w:r>
      <w:r w:rsidR="00853756" w:rsidRPr="007203C5">
        <w:rPr>
          <w:rFonts w:ascii="Times New Roman" w:hAnsi="Times New Roman" w:cs="Times New Roman"/>
          <w:sz w:val="24"/>
          <w:szCs w:val="24"/>
          <w:lang w:val="en-US"/>
        </w:rPr>
        <w:t xml:space="preserve"> </w:t>
      </w:r>
      <w:r w:rsidR="006F7B67" w:rsidRPr="007203C5">
        <w:rPr>
          <w:rFonts w:ascii="Times New Roman" w:hAnsi="Times New Roman" w:cs="Times New Roman"/>
          <w:sz w:val="24"/>
          <w:szCs w:val="24"/>
          <w:lang w:val="en-US"/>
        </w:rPr>
        <w:t>Based on those results was decided to perform the hot compaction process at 700°C with ramping rate of 75 K</w:t>
      </w:r>
      <w:r w:rsidR="006F7B67" w:rsidRPr="007203C5">
        <w:rPr>
          <w:rFonts w:ascii="Times New Roman" w:hAnsi="Times New Roman" w:cs="Times New Roman"/>
          <w:sz w:val="24"/>
          <w:szCs w:val="24"/>
          <w:lang w:val="en-US"/>
        </w:rPr>
        <w:sym w:font="Symbol" w:char="F0D7"/>
      </w:r>
      <w:r w:rsidR="006F7B67" w:rsidRPr="007203C5">
        <w:rPr>
          <w:rFonts w:ascii="Times New Roman" w:hAnsi="Times New Roman" w:cs="Times New Roman"/>
          <w:sz w:val="24"/>
          <w:szCs w:val="24"/>
          <w:lang w:val="en-US"/>
        </w:rPr>
        <w:t>min</w:t>
      </w:r>
      <w:r w:rsidR="006F7B67" w:rsidRPr="007203C5">
        <w:rPr>
          <w:rFonts w:ascii="Times New Roman" w:hAnsi="Times New Roman" w:cs="Times New Roman"/>
          <w:sz w:val="24"/>
          <w:szCs w:val="24"/>
          <w:vertAlign w:val="superscript"/>
          <w:lang w:val="en-US"/>
        </w:rPr>
        <w:t>-1</w:t>
      </w:r>
      <w:r w:rsidR="006F7B67" w:rsidRPr="007203C5">
        <w:rPr>
          <w:rFonts w:ascii="Times New Roman" w:hAnsi="Times New Roman" w:cs="Times New Roman"/>
          <w:sz w:val="24"/>
          <w:szCs w:val="24"/>
          <w:lang w:val="en-US"/>
        </w:rPr>
        <w:t>.</w:t>
      </w:r>
      <w:r w:rsidR="00795F65" w:rsidRPr="007203C5">
        <w:rPr>
          <w:rFonts w:ascii="Times New Roman" w:hAnsi="Times New Roman" w:cs="Times New Roman"/>
          <w:sz w:val="24"/>
          <w:szCs w:val="24"/>
          <w:lang w:val="en-US"/>
        </w:rPr>
        <w:t xml:space="preserve"> </w:t>
      </w:r>
      <w:r w:rsidR="000F16BE">
        <w:rPr>
          <w:rFonts w:ascii="Times New Roman" w:hAnsi="Times New Roman" w:cs="Times New Roman"/>
          <w:sz w:val="24"/>
          <w:szCs w:val="24"/>
          <w:lang w:val="en-US"/>
        </w:rPr>
        <w:t>D</w:t>
      </w:r>
      <w:r w:rsidR="000F16BE" w:rsidRPr="007203C5">
        <w:rPr>
          <w:rFonts w:ascii="Times New Roman" w:hAnsi="Times New Roman" w:cs="Times New Roman"/>
          <w:sz w:val="24"/>
          <w:szCs w:val="24"/>
          <w:lang w:val="en-US"/>
        </w:rPr>
        <w:t>uring the heating step</w:t>
      </w:r>
      <w:r w:rsidR="000F16BE">
        <w:rPr>
          <w:rFonts w:ascii="Times New Roman" w:hAnsi="Times New Roman" w:cs="Times New Roman"/>
          <w:sz w:val="24"/>
          <w:szCs w:val="24"/>
          <w:lang w:val="en-US"/>
        </w:rPr>
        <w:t xml:space="preserve"> constant </w:t>
      </w:r>
      <w:r w:rsidR="00795F65" w:rsidRPr="007203C5">
        <w:rPr>
          <w:rFonts w:ascii="Times New Roman" w:hAnsi="Times New Roman" w:cs="Times New Roman"/>
          <w:sz w:val="24"/>
          <w:szCs w:val="24"/>
          <w:lang w:val="en-US"/>
        </w:rPr>
        <w:t xml:space="preserve">pressure </w:t>
      </w:r>
      <w:r w:rsidR="000F16BE">
        <w:rPr>
          <w:rFonts w:ascii="Times New Roman" w:hAnsi="Times New Roman" w:cs="Times New Roman"/>
          <w:sz w:val="24"/>
          <w:szCs w:val="24"/>
          <w:lang w:val="en-US"/>
        </w:rPr>
        <w:t xml:space="preserve">of </w:t>
      </w:r>
      <w:r w:rsidR="00795F65" w:rsidRPr="007203C5">
        <w:rPr>
          <w:rFonts w:ascii="Times New Roman" w:hAnsi="Times New Roman" w:cs="Times New Roman"/>
          <w:sz w:val="24"/>
          <w:szCs w:val="24"/>
          <w:lang w:val="en-US"/>
        </w:rPr>
        <w:t>38 MPa was applied</w:t>
      </w:r>
      <w:r w:rsidR="000F16BE">
        <w:rPr>
          <w:rFonts w:ascii="Times New Roman" w:hAnsi="Times New Roman" w:cs="Times New Roman"/>
          <w:sz w:val="24"/>
          <w:szCs w:val="24"/>
          <w:lang w:val="en-US"/>
        </w:rPr>
        <w:t xml:space="preserve"> and </w:t>
      </w:r>
      <w:r w:rsidR="000F16BE" w:rsidRPr="007203C5">
        <w:rPr>
          <w:rFonts w:ascii="Times New Roman" w:hAnsi="Times New Roman" w:cs="Times New Roman"/>
          <w:sz w:val="24"/>
          <w:szCs w:val="24"/>
          <w:lang w:val="en-US"/>
        </w:rPr>
        <w:t xml:space="preserve">increased to 50 MPa </w:t>
      </w:r>
      <w:r w:rsidR="000F16BE">
        <w:rPr>
          <w:rFonts w:ascii="Times New Roman" w:hAnsi="Times New Roman" w:cs="Times New Roman"/>
          <w:sz w:val="24"/>
          <w:szCs w:val="24"/>
          <w:lang w:val="en-US"/>
        </w:rPr>
        <w:t>d</w:t>
      </w:r>
      <w:r w:rsidR="007203C5" w:rsidRPr="007203C5">
        <w:rPr>
          <w:rFonts w:ascii="Times New Roman" w:hAnsi="Times New Roman" w:cs="Times New Roman"/>
          <w:sz w:val="24"/>
          <w:szCs w:val="24"/>
          <w:lang w:val="en-US"/>
        </w:rPr>
        <w:t xml:space="preserve">uring the dwell time of 60 s at 700°C. </w:t>
      </w:r>
    </w:p>
    <w:p w14:paraId="36F38622" w14:textId="3948CA75" w:rsidR="00CB0FC9" w:rsidRDefault="006429E4" w:rsidP="007203C5">
      <w:pPr>
        <w:jc w:val="both"/>
        <w:rPr>
          <w:rFonts w:ascii="Times New Roman" w:hAnsi="Times New Roman" w:cs="Times New Roman"/>
          <w:sz w:val="24"/>
          <w:szCs w:val="24"/>
          <w:lang w:val="en-US"/>
        </w:rPr>
      </w:pPr>
      <w:r>
        <w:rPr>
          <w:rFonts w:ascii="Times New Roman" w:hAnsi="Times New Roman" w:cs="Times New Roman"/>
          <w:sz w:val="24"/>
          <w:szCs w:val="24"/>
          <w:lang w:val="en-US"/>
        </w:rPr>
        <w:t>As it can be seen on Fig 3 b, this temperature was not high enough to complete the densification process and the resulting sample has ca. 10 % residual porosity (confirmed by density measurement)</w:t>
      </w:r>
      <w:r w:rsidR="008219E9">
        <w:rPr>
          <w:rFonts w:ascii="Times New Roman" w:hAnsi="Times New Roman" w:cs="Times New Roman"/>
          <w:sz w:val="24"/>
          <w:szCs w:val="24"/>
          <w:lang w:val="en-US"/>
        </w:rPr>
        <w:t>. Therefore, the compaction temperature was increased to 725°C, while all other processing parameters were kept the same. The sample obtained at 725</w:t>
      </w:r>
      <w:r w:rsidR="0094341D">
        <w:rPr>
          <w:rFonts w:ascii="Times New Roman" w:hAnsi="Times New Roman" w:cs="Times New Roman"/>
          <w:sz w:val="24"/>
          <w:szCs w:val="24"/>
          <w:lang w:val="en-US"/>
        </w:rPr>
        <w:t>°C</w:t>
      </w:r>
      <w:r w:rsidR="008219E9">
        <w:rPr>
          <w:rFonts w:ascii="Times New Roman" w:hAnsi="Times New Roman" w:cs="Times New Roman"/>
          <w:sz w:val="24"/>
          <w:szCs w:val="24"/>
          <w:lang w:val="en-US"/>
        </w:rPr>
        <w:t xml:space="preserve"> is full dense, </w:t>
      </w:r>
      <w:r w:rsidR="008219E9" w:rsidRPr="008219E9">
        <w:rPr>
          <w:rFonts w:ascii="Times New Roman" w:hAnsi="Times New Roman" w:cs="Times New Roman"/>
          <w:sz w:val="24"/>
          <w:szCs w:val="24"/>
          <w:lang w:val="en-US"/>
        </w:rPr>
        <w:t>no grain coarsening and misalignment is visible</w:t>
      </w:r>
      <w:r w:rsidR="008219E9">
        <w:rPr>
          <w:rFonts w:ascii="Times New Roman" w:hAnsi="Times New Roman" w:cs="Times New Roman"/>
          <w:sz w:val="24"/>
          <w:szCs w:val="24"/>
          <w:lang w:val="en-US"/>
        </w:rPr>
        <w:t xml:space="preserve"> and the</w:t>
      </w:r>
      <w:r w:rsidR="008219E9" w:rsidRPr="008219E9">
        <w:rPr>
          <w:rFonts w:ascii="Times New Roman" w:hAnsi="Times New Roman" w:cs="Times New Roman"/>
          <w:sz w:val="24"/>
          <w:szCs w:val="24"/>
          <w:lang w:val="en-US"/>
        </w:rPr>
        <w:t xml:space="preserve"> isotropic nanocrystalline microstructure is preserved </w:t>
      </w:r>
      <w:r w:rsidR="008219E9" w:rsidRPr="0094341D">
        <w:rPr>
          <w:rFonts w:ascii="Times New Roman" w:hAnsi="Times New Roman" w:cs="Times New Roman"/>
          <w:sz w:val="24"/>
          <w:szCs w:val="24"/>
          <w:lang w:val="en-US"/>
        </w:rPr>
        <w:t xml:space="preserve">(see </w:t>
      </w:r>
      <w:r w:rsidR="007203C5" w:rsidRPr="0094341D">
        <w:rPr>
          <w:rFonts w:ascii="Times New Roman" w:hAnsi="Times New Roman" w:cs="Times New Roman"/>
          <w:sz w:val="24"/>
          <w:szCs w:val="24"/>
          <w:lang w:val="en-US"/>
        </w:rPr>
        <w:t xml:space="preserve">Figure 3 </w:t>
      </w:r>
      <w:r w:rsidR="008219E9" w:rsidRPr="0094341D">
        <w:rPr>
          <w:rFonts w:ascii="Times New Roman" w:hAnsi="Times New Roman" w:cs="Times New Roman"/>
          <w:sz w:val="24"/>
          <w:szCs w:val="24"/>
          <w:lang w:val="en-US"/>
        </w:rPr>
        <w:t>c)</w:t>
      </w:r>
      <w:r w:rsidR="0094341D" w:rsidRPr="0094341D">
        <w:rPr>
          <w:rFonts w:ascii="Times New Roman" w:hAnsi="Times New Roman" w:cs="Times New Roman"/>
          <w:sz w:val="24"/>
          <w:szCs w:val="24"/>
          <w:lang w:val="en-US"/>
        </w:rPr>
        <w:t xml:space="preserve">. </w:t>
      </w:r>
      <w:r w:rsidR="0094341D">
        <w:rPr>
          <w:rFonts w:ascii="Times New Roman" w:hAnsi="Times New Roman" w:cs="Times New Roman"/>
          <w:sz w:val="24"/>
          <w:szCs w:val="24"/>
          <w:lang w:val="en-US"/>
        </w:rPr>
        <w:t xml:space="preserve">Magnetic measurements (see Figure 3 d) </w:t>
      </w:r>
      <w:r w:rsidR="00073DE2">
        <w:rPr>
          <w:rFonts w:ascii="Times New Roman" w:hAnsi="Times New Roman" w:cs="Times New Roman"/>
          <w:sz w:val="24"/>
          <w:szCs w:val="24"/>
          <w:lang w:val="en-US"/>
        </w:rPr>
        <w:t>show</w:t>
      </w:r>
      <w:r w:rsidR="0094341D">
        <w:rPr>
          <w:rFonts w:ascii="Times New Roman" w:hAnsi="Times New Roman" w:cs="Times New Roman"/>
          <w:sz w:val="24"/>
          <w:szCs w:val="24"/>
          <w:lang w:val="en-US"/>
        </w:rPr>
        <w:t xml:space="preserve"> </w:t>
      </w:r>
      <w:r w:rsidR="00073DE2">
        <w:rPr>
          <w:rFonts w:ascii="Times New Roman" w:hAnsi="Times New Roman" w:cs="Times New Roman"/>
          <w:sz w:val="24"/>
          <w:szCs w:val="24"/>
          <w:lang w:val="en-US"/>
        </w:rPr>
        <w:t xml:space="preserve">that the soft magnetic phase in the initial MQU F powder is fully transformed after the </w:t>
      </w:r>
      <w:r w:rsidR="00CB0FC9">
        <w:rPr>
          <w:rFonts w:ascii="Times New Roman" w:hAnsi="Times New Roman" w:cs="Times New Roman"/>
          <w:sz w:val="24"/>
          <w:szCs w:val="24"/>
          <w:lang w:val="en-US"/>
        </w:rPr>
        <w:t>hot compact</w:t>
      </w:r>
      <w:r w:rsidR="00073DE2">
        <w:rPr>
          <w:rFonts w:ascii="Times New Roman" w:hAnsi="Times New Roman" w:cs="Times New Roman"/>
          <w:sz w:val="24"/>
          <w:szCs w:val="24"/>
          <w:lang w:val="en-US"/>
        </w:rPr>
        <w:t xml:space="preserve">ion and the </w:t>
      </w:r>
      <w:r w:rsidR="0094341D" w:rsidRPr="0094341D">
        <w:rPr>
          <w:rFonts w:ascii="Times New Roman" w:hAnsi="Times New Roman" w:cs="Times New Roman"/>
          <w:sz w:val="24"/>
          <w:szCs w:val="24"/>
          <w:lang w:val="en-US"/>
        </w:rPr>
        <w:t>hot compact</w:t>
      </w:r>
      <w:r w:rsidR="00073DE2">
        <w:rPr>
          <w:rFonts w:ascii="Times New Roman" w:hAnsi="Times New Roman" w:cs="Times New Roman"/>
          <w:sz w:val="24"/>
          <w:szCs w:val="24"/>
          <w:lang w:val="en-US"/>
        </w:rPr>
        <w:t>ed</w:t>
      </w:r>
      <w:r w:rsidR="00176112">
        <w:rPr>
          <w:rFonts w:ascii="Times New Roman" w:hAnsi="Times New Roman" w:cs="Times New Roman"/>
          <w:sz w:val="24"/>
          <w:szCs w:val="24"/>
          <w:lang w:val="en-US"/>
        </w:rPr>
        <w:t xml:space="preserve"> sample have </w:t>
      </w:r>
      <w:r w:rsidR="00176112" w:rsidRPr="008219E9">
        <w:rPr>
          <w:rFonts w:ascii="Times New Roman" w:hAnsi="Times New Roman" w:cs="Times New Roman"/>
          <w:sz w:val="24"/>
          <w:szCs w:val="24"/>
          <w:lang w:val="en-US"/>
        </w:rPr>
        <w:t>isotropic nanocrystalline microstructure</w:t>
      </w:r>
      <w:r w:rsidR="007203C5" w:rsidRPr="0094341D">
        <w:rPr>
          <w:rFonts w:ascii="Times New Roman" w:hAnsi="Times New Roman" w:cs="Times New Roman"/>
          <w:sz w:val="24"/>
          <w:szCs w:val="24"/>
          <w:lang w:val="en-US"/>
        </w:rPr>
        <w:t xml:space="preserve">. </w:t>
      </w:r>
    </w:p>
    <w:p w14:paraId="5B70EDC7" w14:textId="376D9F54" w:rsidR="00CE2164" w:rsidRPr="00CE2164" w:rsidRDefault="000F16BE" w:rsidP="00CE2164">
      <w:pPr>
        <w:keepNext/>
        <w:rPr>
          <w:lang w:val="en-GB"/>
        </w:rPr>
      </w:pPr>
      <w:r>
        <w:rPr>
          <w:rFonts w:ascii="Times New Roman" w:hAnsi="Times New Roman" w:cs="Times New Roman"/>
          <w:noProof/>
          <w:sz w:val="24"/>
          <w:szCs w:val="24"/>
          <w:lang w:val="en-US"/>
        </w:rPr>
        <w:lastRenderedPageBreak/>
        <w:drawing>
          <wp:inline distT="0" distB="0" distL="0" distR="0" wp14:anchorId="1703D6D2" wp14:editId="53C181C4">
            <wp:extent cx="5094592" cy="357493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06051" cy="3582972"/>
                    </a:xfrm>
                    <a:prstGeom prst="rect">
                      <a:avLst/>
                    </a:prstGeom>
                    <a:noFill/>
                  </pic:spPr>
                </pic:pic>
              </a:graphicData>
            </a:graphic>
          </wp:inline>
        </w:drawing>
      </w:r>
    </w:p>
    <w:p w14:paraId="41B51F17" w14:textId="2483C1CC" w:rsidR="00CE2164" w:rsidRDefault="00CE2164" w:rsidP="00CE2164">
      <w:pPr>
        <w:spacing w:after="0" w:line="360" w:lineRule="auto"/>
        <w:jc w:val="both"/>
        <w:rPr>
          <w:rFonts w:ascii="Times New Roman" w:hAnsi="Times New Roman" w:cs="Times New Roman"/>
          <w:i/>
          <w:iCs/>
          <w:sz w:val="24"/>
          <w:szCs w:val="24"/>
          <w:lang w:val="en-US"/>
        </w:rPr>
      </w:pPr>
      <w:r w:rsidRPr="00CE2164">
        <w:rPr>
          <w:lang w:val="en-GB"/>
        </w:rPr>
        <w:t xml:space="preserve">Figure </w:t>
      </w:r>
      <w:r>
        <w:fldChar w:fldCharType="begin"/>
      </w:r>
      <w:r w:rsidRPr="00CE2164">
        <w:rPr>
          <w:lang w:val="en-GB"/>
        </w:rPr>
        <w:instrText xml:space="preserve"> SEQ Figure \* ARABIC </w:instrText>
      </w:r>
      <w:r>
        <w:fldChar w:fldCharType="separate"/>
      </w:r>
      <w:r w:rsidR="00EE164E">
        <w:rPr>
          <w:noProof/>
          <w:lang w:val="en-GB"/>
        </w:rPr>
        <w:t>1</w:t>
      </w:r>
      <w:r>
        <w:fldChar w:fldCharType="end"/>
      </w:r>
      <w:r w:rsidR="00A7710C" w:rsidRPr="00A7710C">
        <w:rPr>
          <w:lang w:val="en-GB"/>
        </w:rPr>
        <w:t xml:space="preserve"> </w:t>
      </w:r>
      <w:r w:rsidR="00A7710C" w:rsidRPr="00F83B7F">
        <w:rPr>
          <w:rFonts w:ascii="Times New Roman" w:hAnsi="Times New Roman" w:cs="Times New Roman"/>
          <w:i/>
          <w:iCs/>
          <w:sz w:val="24"/>
          <w:szCs w:val="24"/>
          <w:lang w:val="en-GB"/>
        </w:rPr>
        <w:t>a)</w:t>
      </w:r>
      <w:r w:rsidR="00A7710C">
        <w:rPr>
          <w:lang w:val="en-GB"/>
        </w:rPr>
        <w:t xml:space="preserve"> </w:t>
      </w:r>
      <w:r w:rsidR="00A7710C" w:rsidRPr="00A7710C">
        <w:rPr>
          <w:rFonts w:ascii="Times New Roman" w:hAnsi="Times New Roman" w:cs="Times New Roman"/>
          <w:i/>
          <w:iCs/>
          <w:sz w:val="24"/>
          <w:szCs w:val="24"/>
          <w:lang w:val="en-GB"/>
        </w:rPr>
        <w:t>Displacement profile of the of a test sample, compacted under 3</w:t>
      </w:r>
      <w:r w:rsidR="0079401D">
        <w:rPr>
          <w:rFonts w:ascii="Times New Roman" w:hAnsi="Times New Roman" w:cs="Times New Roman"/>
          <w:i/>
          <w:iCs/>
          <w:sz w:val="24"/>
          <w:szCs w:val="24"/>
          <w:lang w:val="en-GB"/>
        </w:rPr>
        <w:t>8</w:t>
      </w:r>
      <w:r w:rsidR="00A7710C" w:rsidRPr="00A7710C">
        <w:rPr>
          <w:rFonts w:ascii="Times New Roman" w:hAnsi="Times New Roman" w:cs="Times New Roman"/>
          <w:i/>
          <w:iCs/>
          <w:sz w:val="24"/>
          <w:szCs w:val="24"/>
          <w:lang w:val="en-GB"/>
        </w:rPr>
        <w:t xml:space="preserve"> </w:t>
      </w:r>
      <w:r w:rsidR="0079401D">
        <w:rPr>
          <w:rFonts w:ascii="Times New Roman" w:hAnsi="Times New Roman" w:cs="Times New Roman"/>
          <w:i/>
          <w:iCs/>
          <w:sz w:val="24"/>
          <w:szCs w:val="24"/>
          <w:lang w:val="en-GB"/>
        </w:rPr>
        <w:t>MPa</w:t>
      </w:r>
      <w:r w:rsidR="00A7710C" w:rsidRPr="00A7710C">
        <w:rPr>
          <w:rFonts w:ascii="Times New Roman" w:hAnsi="Times New Roman" w:cs="Times New Roman"/>
          <w:i/>
          <w:iCs/>
          <w:sz w:val="24"/>
          <w:szCs w:val="24"/>
          <w:lang w:val="en-GB"/>
        </w:rPr>
        <w:t xml:space="preserve"> </w:t>
      </w:r>
      <w:r w:rsidR="0079401D">
        <w:rPr>
          <w:rFonts w:ascii="Times New Roman" w:hAnsi="Times New Roman" w:cs="Times New Roman"/>
          <w:i/>
          <w:iCs/>
          <w:sz w:val="24"/>
          <w:szCs w:val="24"/>
          <w:lang w:val="en-GB"/>
        </w:rPr>
        <w:t xml:space="preserve">as described in the text. </w:t>
      </w:r>
      <w:proofErr w:type="spellStart"/>
      <w:r w:rsidR="0079401D">
        <w:rPr>
          <w:rFonts w:ascii="Times New Roman" w:hAnsi="Times New Roman" w:cs="Times New Roman"/>
          <w:i/>
          <w:iCs/>
          <w:sz w:val="24"/>
          <w:szCs w:val="24"/>
          <w:lang w:val="en-GB"/>
        </w:rPr>
        <w:t>b</w:t>
      </w:r>
      <w:r w:rsidR="000F16BE">
        <w:rPr>
          <w:rFonts w:ascii="Times New Roman" w:hAnsi="Times New Roman" w:cs="Times New Roman"/>
          <w:i/>
          <w:iCs/>
          <w:sz w:val="24"/>
          <w:szCs w:val="24"/>
          <w:lang w:val="en-GB"/>
        </w:rPr>
        <w:t>,c</w:t>
      </w:r>
      <w:proofErr w:type="spellEnd"/>
      <w:r w:rsidR="0079401D">
        <w:rPr>
          <w:rFonts w:ascii="Times New Roman" w:hAnsi="Times New Roman" w:cs="Times New Roman"/>
          <w:i/>
          <w:iCs/>
          <w:sz w:val="24"/>
          <w:szCs w:val="24"/>
          <w:lang w:val="en-GB"/>
        </w:rPr>
        <w:t>)</w:t>
      </w:r>
      <w:r w:rsidRPr="00CE2164">
        <w:rPr>
          <w:lang w:val="en-GB"/>
        </w:rPr>
        <w:t xml:space="preserve"> </w:t>
      </w:r>
      <w:r>
        <w:rPr>
          <w:rFonts w:ascii="Times New Roman" w:hAnsi="Times New Roman" w:cs="Times New Roman"/>
          <w:i/>
          <w:iCs/>
          <w:sz w:val="24"/>
          <w:szCs w:val="24"/>
          <w:lang w:val="en-US"/>
        </w:rPr>
        <w:t xml:space="preserve">SEM micrograph of </w:t>
      </w:r>
      <w:r>
        <w:rPr>
          <w:rFonts w:ascii="Times New Roman" w:hAnsi="Times New Roman" w:cs="Times New Roman"/>
          <w:i/>
          <w:iCs/>
          <w:color w:val="0000FF"/>
          <w:sz w:val="24"/>
          <w:szCs w:val="24"/>
          <w:lang w:val="en-US"/>
        </w:rPr>
        <w:t>f</w:t>
      </w:r>
      <w:r w:rsidRPr="002C7BA2">
        <w:rPr>
          <w:rFonts w:ascii="Times New Roman" w:hAnsi="Times New Roman" w:cs="Times New Roman"/>
          <w:i/>
          <w:iCs/>
          <w:color w:val="0000FF"/>
          <w:sz w:val="24"/>
          <w:szCs w:val="24"/>
          <w:lang w:val="en-US"/>
        </w:rPr>
        <w:t xml:space="preserve">racture surface </w:t>
      </w:r>
      <w:r w:rsidRPr="00755379">
        <w:rPr>
          <w:rFonts w:ascii="Times New Roman" w:hAnsi="Times New Roman" w:cs="Times New Roman"/>
          <w:i/>
          <w:iCs/>
          <w:sz w:val="24"/>
          <w:szCs w:val="24"/>
          <w:lang w:val="en-US"/>
        </w:rPr>
        <w:t xml:space="preserve">of a Nd-Fe-B sample pre-sintered by FAST/SPS from melt-spun MQU-F powder processed with heating rate of </w:t>
      </w:r>
      <w:bookmarkStart w:id="3" w:name="_Hlk169287113"/>
      <w:r w:rsidRPr="00755379">
        <w:rPr>
          <w:rFonts w:ascii="Times New Roman" w:hAnsi="Times New Roman" w:cs="Times New Roman"/>
          <w:i/>
          <w:iCs/>
          <w:sz w:val="24"/>
          <w:szCs w:val="24"/>
          <w:lang w:val="en-US"/>
        </w:rPr>
        <w:t>75 K</w:t>
      </w:r>
      <w:r w:rsidRPr="00755379">
        <w:rPr>
          <w:rFonts w:ascii="Times New Roman" w:hAnsi="Times New Roman" w:cs="Times New Roman"/>
          <w:i/>
          <w:iCs/>
          <w:sz w:val="24"/>
          <w:szCs w:val="24"/>
          <w:lang w:val="en-US"/>
        </w:rPr>
        <w:sym w:font="Symbol" w:char="F0D7"/>
      </w:r>
      <w:r w:rsidRPr="00755379">
        <w:rPr>
          <w:rFonts w:ascii="Times New Roman" w:hAnsi="Times New Roman" w:cs="Times New Roman"/>
          <w:i/>
          <w:iCs/>
          <w:sz w:val="24"/>
          <w:szCs w:val="24"/>
          <w:lang w:val="en-US"/>
        </w:rPr>
        <w:t>min</w:t>
      </w:r>
      <w:r w:rsidRPr="00755379">
        <w:rPr>
          <w:rFonts w:ascii="Times New Roman" w:hAnsi="Times New Roman" w:cs="Times New Roman"/>
          <w:i/>
          <w:iCs/>
          <w:sz w:val="24"/>
          <w:szCs w:val="24"/>
          <w:vertAlign w:val="superscript"/>
          <w:lang w:val="en-US"/>
        </w:rPr>
        <w:t>-1</w:t>
      </w:r>
      <w:bookmarkEnd w:id="3"/>
      <w:r w:rsidRPr="00755379">
        <w:rPr>
          <w:rFonts w:ascii="Times New Roman" w:hAnsi="Times New Roman" w:cs="Times New Roman"/>
          <w:i/>
          <w:iCs/>
          <w:sz w:val="24"/>
          <w:szCs w:val="24"/>
          <w:lang w:val="en-US"/>
        </w:rPr>
        <w:t>, a pressure of 45 MPa and a dwelling time of 60 s at maximum temperature</w:t>
      </w:r>
      <w:r w:rsidRPr="00F83B7F">
        <w:rPr>
          <w:rFonts w:ascii="Times New Roman" w:hAnsi="Times New Roman" w:cs="Times New Roman"/>
          <w:i/>
          <w:iCs/>
          <w:sz w:val="24"/>
          <w:szCs w:val="24"/>
          <w:lang w:val="en-US"/>
        </w:rPr>
        <w:t xml:space="preserve">: </w:t>
      </w:r>
      <w:r w:rsidR="00F83B7F" w:rsidRPr="00F83B7F">
        <w:rPr>
          <w:rFonts w:ascii="Times New Roman" w:hAnsi="Times New Roman" w:cs="Times New Roman"/>
          <w:i/>
          <w:iCs/>
          <w:sz w:val="24"/>
          <w:szCs w:val="24"/>
          <w:lang w:val="en-US"/>
        </w:rPr>
        <w:t>b</w:t>
      </w:r>
      <w:r w:rsidRPr="00F83B7F">
        <w:rPr>
          <w:rFonts w:ascii="Times New Roman" w:hAnsi="Times New Roman" w:cs="Times New Roman"/>
          <w:i/>
          <w:iCs/>
          <w:sz w:val="24"/>
          <w:szCs w:val="24"/>
          <w:lang w:val="en-US"/>
        </w:rPr>
        <w:t xml:space="preserve">) </w:t>
      </w:r>
      <w:r w:rsidR="00F83B7F" w:rsidRPr="00F83B7F">
        <w:rPr>
          <w:rFonts w:ascii="Times New Roman" w:hAnsi="Times New Roman" w:cs="Times New Roman"/>
          <w:i/>
          <w:iCs/>
          <w:sz w:val="24"/>
          <w:szCs w:val="24"/>
          <w:lang w:val="en-US"/>
        </w:rPr>
        <w:t>a</w:t>
      </w:r>
      <w:r w:rsidRPr="00F83B7F">
        <w:rPr>
          <w:rFonts w:ascii="Times New Roman" w:hAnsi="Times New Roman" w:cs="Times New Roman"/>
          <w:i/>
          <w:iCs/>
          <w:sz w:val="24"/>
          <w:szCs w:val="24"/>
          <w:lang w:val="en-US"/>
        </w:rPr>
        <w:t>t 70</w:t>
      </w:r>
      <w:r w:rsidRPr="00755379">
        <w:rPr>
          <w:rFonts w:ascii="Times New Roman" w:hAnsi="Times New Roman" w:cs="Times New Roman"/>
          <w:i/>
          <w:iCs/>
          <w:sz w:val="24"/>
          <w:szCs w:val="24"/>
          <w:lang w:val="en-US"/>
        </w:rPr>
        <w:t xml:space="preserve">0°C, the sample has 90% of the theoretical density, </w:t>
      </w:r>
      <w:r w:rsidR="00F83B7F" w:rsidRPr="00755379">
        <w:rPr>
          <w:rFonts w:ascii="Times New Roman" w:hAnsi="Times New Roman" w:cs="Times New Roman"/>
          <w:i/>
          <w:iCs/>
          <w:sz w:val="24"/>
          <w:szCs w:val="24"/>
          <w:lang w:val="en-US"/>
        </w:rPr>
        <w:t>dotted line indicates the areas where porosity is visible</w:t>
      </w:r>
      <w:r w:rsidRPr="00755379">
        <w:rPr>
          <w:rFonts w:ascii="Times New Roman" w:hAnsi="Times New Roman" w:cs="Times New Roman"/>
          <w:i/>
          <w:iCs/>
          <w:sz w:val="24"/>
          <w:szCs w:val="24"/>
          <w:lang w:val="en-US"/>
        </w:rPr>
        <w:t xml:space="preserve">; </w:t>
      </w:r>
      <w:proofErr w:type="spellStart"/>
      <w:r w:rsidR="00F83B7F">
        <w:rPr>
          <w:rFonts w:ascii="Times New Roman" w:hAnsi="Times New Roman" w:cs="Times New Roman"/>
          <w:i/>
          <w:iCs/>
          <w:sz w:val="24"/>
          <w:szCs w:val="24"/>
          <w:lang w:val="en-US"/>
        </w:rPr>
        <w:t>d,e</w:t>
      </w:r>
      <w:commentRangeStart w:id="4"/>
      <w:commentRangeStart w:id="5"/>
      <w:proofErr w:type="spellEnd"/>
      <w:r w:rsidRPr="00755379">
        <w:rPr>
          <w:rFonts w:ascii="Times New Roman" w:hAnsi="Times New Roman" w:cs="Times New Roman"/>
          <w:b/>
          <w:bCs/>
          <w:i/>
          <w:iCs/>
          <w:sz w:val="24"/>
          <w:szCs w:val="24"/>
          <w:lang w:val="en-US"/>
        </w:rPr>
        <w:t>)</w:t>
      </w:r>
      <w:r w:rsidRPr="00755379">
        <w:rPr>
          <w:rFonts w:ascii="Times New Roman" w:hAnsi="Times New Roman" w:cs="Times New Roman"/>
          <w:i/>
          <w:iCs/>
          <w:sz w:val="24"/>
          <w:szCs w:val="24"/>
          <w:lang w:val="en-US"/>
        </w:rPr>
        <w:t xml:space="preserve"> </w:t>
      </w:r>
      <w:commentRangeEnd w:id="4"/>
      <w:r>
        <w:rPr>
          <w:rStyle w:val="CommentReference"/>
          <w:lang w:val="tr-TR"/>
        </w:rPr>
        <w:commentReference w:id="4"/>
      </w:r>
      <w:commentRangeEnd w:id="5"/>
      <w:r>
        <w:rPr>
          <w:rStyle w:val="CommentReference"/>
          <w:lang w:val="tr-TR"/>
        </w:rPr>
        <w:commentReference w:id="5"/>
      </w:r>
      <w:r w:rsidR="00F83B7F">
        <w:rPr>
          <w:rFonts w:ascii="Times New Roman" w:hAnsi="Times New Roman" w:cs="Times New Roman"/>
          <w:i/>
          <w:iCs/>
          <w:sz w:val="24"/>
          <w:szCs w:val="24"/>
          <w:lang w:val="en-US"/>
        </w:rPr>
        <w:t>a</w:t>
      </w:r>
      <w:r w:rsidRPr="00755379">
        <w:rPr>
          <w:rFonts w:ascii="Times New Roman" w:hAnsi="Times New Roman" w:cs="Times New Roman"/>
          <w:i/>
          <w:iCs/>
          <w:sz w:val="24"/>
          <w:szCs w:val="24"/>
          <w:lang w:val="en-US"/>
        </w:rPr>
        <w:t xml:space="preserve">t 725°C, the sample has &gt; 99% of the theoretical density, all ribbons are aligned, no </w:t>
      </w:r>
      <w:r w:rsidRPr="000C512C">
        <w:rPr>
          <w:rFonts w:ascii="Times New Roman" w:hAnsi="Times New Roman" w:cs="Times New Roman"/>
          <w:i/>
          <w:iCs/>
          <w:color w:val="0000FF"/>
          <w:sz w:val="24"/>
          <w:szCs w:val="24"/>
          <w:lang w:val="en-US"/>
        </w:rPr>
        <w:t>grain coarsening and misalignment</w:t>
      </w:r>
      <w:r w:rsidR="000C512C">
        <w:rPr>
          <w:rFonts w:ascii="Times New Roman" w:hAnsi="Times New Roman" w:cs="Times New Roman"/>
          <w:i/>
          <w:iCs/>
          <w:color w:val="0000FF"/>
          <w:sz w:val="24"/>
          <w:szCs w:val="24"/>
          <w:lang w:val="en-US"/>
        </w:rPr>
        <w:t xml:space="preserve"> is visible, isotropic</w:t>
      </w:r>
      <w:r w:rsidR="000C512C" w:rsidRPr="000C512C">
        <w:rPr>
          <w:rFonts w:ascii="Times New Roman" w:hAnsi="Times New Roman" w:cs="Times New Roman"/>
          <w:i/>
          <w:iCs/>
          <w:color w:val="0000FF"/>
          <w:sz w:val="24"/>
          <w:szCs w:val="24"/>
          <w:lang w:val="en-US"/>
        </w:rPr>
        <w:t xml:space="preserve"> </w:t>
      </w:r>
      <w:r w:rsidR="000C512C">
        <w:rPr>
          <w:rFonts w:ascii="Times New Roman" w:hAnsi="Times New Roman" w:cs="Times New Roman"/>
          <w:i/>
          <w:iCs/>
          <w:color w:val="0000FF"/>
          <w:sz w:val="24"/>
          <w:szCs w:val="24"/>
          <w:lang w:val="en-US"/>
        </w:rPr>
        <w:t>nanocrystalline microstructure is preserved</w:t>
      </w:r>
      <w:r w:rsidRPr="00F83B7F">
        <w:rPr>
          <w:rFonts w:ascii="Times New Roman" w:hAnsi="Times New Roman" w:cs="Times New Roman"/>
          <w:i/>
          <w:iCs/>
          <w:sz w:val="24"/>
          <w:szCs w:val="24"/>
          <w:lang w:val="en-US"/>
        </w:rPr>
        <w:t xml:space="preserve">; </w:t>
      </w:r>
      <w:r w:rsidR="00F83B7F" w:rsidRPr="00F83B7F">
        <w:rPr>
          <w:rFonts w:ascii="Times New Roman" w:hAnsi="Times New Roman" w:cs="Times New Roman"/>
          <w:i/>
          <w:iCs/>
          <w:sz w:val="24"/>
          <w:szCs w:val="24"/>
          <w:lang w:val="en-US"/>
        </w:rPr>
        <w:t>f</w:t>
      </w:r>
      <w:r w:rsidRPr="00F83B7F">
        <w:rPr>
          <w:rFonts w:ascii="Times New Roman" w:hAnsi="Times New Roman" w:cs="Times New Roman"/>
          <w:i/>
          <w:iCs/>
          <w:sz w:val="24"/>
          <w:szCs w:val="24"/>
          <w:lang w:val="en-US"/>
        </w:rPr>
        <w:t>)</w:t>
      </w:r>
      <w:r w:rsidRPr="00755379">
        <w:rPr>
          <w:rFonts w:ascii="Times New Roman" w:hAnsi="Times New Roman" w:cs="Times New Roman"/>
          <w:i/>
          <w:iCs/>
          <w:sz w:val="24"/>
          <w:szCs w:val="24"/>
          <w:lang w:val="en-US"/>
        </w:rPr>
        <w:t xml:space="preserve"> </w:t>
      </w:r>
      <w:r w:rsidR="000C512C">
        <w:rPr>
          <w:rFonts w:ascii="Times New Roman" w:hAnsi="Times New Roman" w:cs="Times New Roman"/>
          <w:i/>
          <w:iCs/>
          <w:sz w:val="24"/>
          <w:szCs w:val="24"/>
          <w:lang w:val="en-US"/>
        </w:rPr>
        <w:t>Magnetic properties of the MQU F powder as loose powder and as hot compacted @ 725°C.</w:t>
      </w:r>
    </w:p>
    <w:p w14:paraId="28A0E4B3" w14:textId="5C76884D" w:rsidR="00462735" w:rsidRDefault="00462735" w:rsidP="00CE2164">
      <w:pPr>
        <w:pStyle w:val="Caption"/>
        <w:rPr>
          <w:rFonts w:ascii="Times New Roman" w:hAnsi="Times New Roman" w:cs="Times New Roman"/>
          <w:sz w:val="24"/>
          <w:szCs w:val="24"/>
          <w:lang w:val="en-US"/>
        </w:rPr>
      </w:pPr>
    </w:p>
    <w:bookmarkEnd w:id="1"/>
    <w:p w14:paraId="3E1177E2" w14:textId="3F30F963" w:rsidR="00BC354C" w:rsidRPr="00BC354C" w:rsidRDefault="00BC354C" w:rsidP="00BC354C">
      <w:pPr>
        <w:rPr>
          <w:lang w:val="en-GB"/>
        </w:rPr>
      </w:pPr>
    </w:p>
    <w:p w14:paraId="54DC0E1A" w14:textId="4BFFA314" w:rsidR="00EE164E" w:rsidRDefault="00EE164E">
      <w:pPr>
        <w:rPr>
          <w:lang w:val="en-GB"/>
        </w:rPr>
      </w:pPr>
      <w:r>
        <w:rPr>
          <w:lang w:val="en-GB"/>
        </w:rPr>
        <w:br w:type="page"/>
      </w:r>
    </w:p>
    <w:p w14:paraId="15789205" w14:textId="77777777" w:rsidR="00EE164E" w:rsidRDefault="00EE164E" w:rsidP="00EE164E">
      <w:pPr>
        <w:keepNext/>
        <w:spacing w:line="360" w:lineRule="auto"/>
        <w:jc w:val="both"/>
      </w:pPr>
      <w:ins w:id="6" w:author="Radulov, Iliya Angelov" w:date="2024-06-14T18:31:00Z">
        <w:r>
          <w:rPr>
            <w:rFonts w:ascii="Times New Roman" w:hAnsi="Times New Roman" w:cs="Times New Roman"/>
            <w:noProof/>
            <w:sz w:val="24"/>
            <w:szCs w:val="24"/>
            <w:lang w:val="en-US"/>
          </w:rPr>
          <w:lastRenderedPageBreak/>
          <w:drawing>
            <wp:inline distT="0" distB="0" distL="0" distR="0" wp14:anchorId="30F8D4D1" wp14:editId="4B40DC32">
              <wp:extent cx="5760720" cy="22203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2220393"/>
                      </a:xfrm>
                      <a:prstGeom prst="rect">
                        <a:avLst/>
                      </a:prstGeom>
                      <a:noFill/>
                    </pic:spPr>
                  </pic:pic>
                </a:graphicData>
              </a:graphic>
            </wp:inline>
          </w:drawing>
        </w:r>
      </w:ins>
    </w:p>
    <w:p w14:paraId="5121AA6F" w14:textId="170E4457" w:rsidR="00EE164E" w:rsidRPr="00EE164E" w:rsidRDefault="00EE164E" w:rsidP="00EE164E">
      <w:pPr>
        <w:pStyle w:val="Caption"/>
        <w:jc w:val="both"/>
        <w:rPr>
          <w:rFonts w:ascii="Times New Roman" w:hAnsi="Times New Roman" w:cs="Times New Roman"/>
          <w:sz w:val="24"/>
          <w:szCs w:val="24"/>
          <w:lang w:val="en-GB"/>
        </w:rPr>
      </w:pPr>
      <w:r w:rsidRPr="00EE164E">
        <w:rPr>
          <w:lang w:val="en-GB"/>
        </w:rPr>
        <w:t xml:space="preserve">Figure </w:t>
      </w:r>
      <w:r>
        <w:fldChar w:fldCharType="begin"/>
      </w:r>
      <w:r w:rsidRPr="00EE164E">
        <w:rPr>
          <w:lang w:val="en-GB"/>
        </w:rPr>
        <w:instrText xml:space="preserve"> SEQ Figure \* ARABIC </w:instrText>
      </w:r>
      <w:r>
        <w:fldChar w:fldCharType="separate"/>
      </w:r>
      <w:r w:rsidRPr="00EE164E">
        <w:rPr>
          <w:noProof/>
          <w:lang w:val="en-GB"/>
        </w:rPr>
        <w:t>2</w:t>
      </w:r>
      <w:r>
        <w:fldChar w:fldCharType="end"/>
      </w:r>
      <w:r w:rsidRPr="00EE164E">
        <w:rPr>
          <w:lang w:val="en-GB"/>
        </w:rPr>
        <w:t xml:space="preserve"> M</w:t>
      </w:r>
      <w:r>
        <w:rPr>
          <w:lang w:val="en-GB"/>
        </w:rPr>
        <w:t xml:space="preserve">agnetization curves of the samples from series HDS produced under varying different parameters: a) varying deformation pressure between 50 and 70 MPa by constant </w:t>
      </w:r>
      <w:r>
        <w:rPr>
          <w:lang w:val="en-GB"/>
        </w:rPr>
        <w:t xml:space="preserve">deformation </w:t>
      </w:r>
      <w:r>
        <w:rPr>
          <w:lang w:val="en-GB"/>
        </w:rPr>
        <w:t>temperature; b)</w:t>
      </w:r>
      <w:r w:rsidR="00D05690">
        <w:rPr>
          <w:lang w:val="en-GB"/>
        </w:rPr>
        <w:t xml:space="preserve"> </w:t>
      </w:r>
      <w:r w:rsidR="00D05690">
        <w:rPr>
          <w:lang w:val="en-GB"/>
        </w:rPr>
        <w:t>varying</w:t>
      </w:r>
      <w:r>
        <w:rPr>
          <w:lang w:val="en-GB"/>
        </w:rPr>
        <w:t xml:space="preserve"> ramping speed, </w:t>
      </w:r>
      <w:r w:rsidR="008449E0">
        <w:rPr>
          <w:lang w:val="en-GB"/>
        </w:rPr>
        <w:t xml:space="preserve">deformation </w:t>
      </w:r>
      <w:r w:rsidR="008449E0">
        <w:rPr>
          <w:lang w:val="en-GB"/>
        </w:rPr>
        <w:t xml:space="preserve">pressure and </w:t>
      </w:r>
      <w:r w:rsidR="008449E0">
        <w:rPr>
          <w:lang w:val="en-GB"/>
        </w:rPr>
        <w:t>temperature</w:t>
      </w:r>
    </w:p>
    <w:p w14:paraId="7F86A307" w14:textId="0CA9D66F" w:rsidR="00005107" w:rsidRDefault="00455C81" w:rsidP="00EE164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As shown in Figure XX, </w:t>
      </w:r>
      <w:r>
        <w:rPr>
          <w:rFonts w:ascii="Times New Roman" w:hAnsi="Times New Roman" w:cs="Times New Roman"/>
          <w:sz w:val="24"/>
          <w:szCs w:val="24"/>
          <w:lang w:val="en-US"/>
        </w:rPr>
        <w:t xml:space="preserve">the best performing sample </w:t>
      </w:r>
      <w:r>
        <w:rPr>
          <w:rFonts w:ascii="Times New Roman" w:hAnsi="Times New Roman" w:cs="Times New Roman"/>
          <w:color w:val="00B050"/>
          <w:sz w:val="24"/>
          <w:szCs w:val="24"/>
          <w:lang w:val="en-US"/>
        </w:rPr>
        <w:t>HDS701</w:t>
      </w:r>
      <w:r>
        <w:rPr>
          <w:rFonts w:ascii="Times New Roman" w:hAnsi="Times New Roman" w:cs="Times New Roman"/>
          <w:color w:val="00B050"/>
          <w:sz w:val="24"/>
          <w:szCs w:val="24"/>
          <w:lang w:val="en-US"/>
        </w:rPr>
        <w:t xml:space="preserve"> </w:t>
      </w:r>
      <w:r>
        <w:rPr>
          <w:rFonts w:ascii="Times New Roman" w:hAnsi="Times New Roman" w:cs="Times New Roman"/>
          <w:sz w:val="24"/>
          <w:szCs w:val="24"/>
          <w:lang w:val="en-US"/>
        </w:rPr>
        <w:t>has a</w:t>
      </w:r>
      <w:r w:rsidR="00EE164E" w:rsidRPr="00755379">
        <w:rPr>
          <w:rFonts w:ascii="Times New Roman" w:hAnsi="Times New Roman" w:cs="Times New Roman"/>
          <w:sz w:val="24"/>
          <w:szCs w:val="24"/>
          <w:lang w:val="en-US"/>
        </w:rPr>
        <w:t xml:space="preserve"> remanence </w:t>
      </w:r>
      <w:r>
        <w:rPr>
          <w:rFonts w:ascii="Times New Roman" w:hAnsi="Times New Roman" w:cs="Times New Roman"/>
          <w:sz w:val="24"/>
          <w:szCs w:val="24"/>
          <w:lang w:val="en-US"/>
        </w:rPr>
        <w:t>of</w:t>
      </w:r>
      <w:r w:rsidR="00EE164E" w:rsidRPr="00755379">
        <w:rPr>
          <w:rFonts w:ascii="Times New Roman" w:hAnsi="Times New Roman" w:cs="Times New Roman"/>
          <w:sz w:val="24"/>
          <w:szCs w:val="24"/>
          <w:lang w:val="en-US"/>
        </w:rPr>
        <w:t xml:space="preserve"> </w:t>
      </w:r>
      <w:commentRangeStart w:id="7"/>
      <w:r w:rsidR="00EE164E" w:rsidRPr="00BF38E9">
        <w:rPr>
          <w:rFonts w:ascii="Times New Roman" w:hAnsi="Times New Roman" w:cs="Times New Roman"/>
          <w:color w:val="0000FF"/>
          <w:sz w:val="24"/>
          <w:szCs w:val="24"/>
          <w:lang w:val="en-US"/>
        </w:rPr>
        <w:t>1.</w:t>
      </w:r>
      <w:r>
        <w:rPr>
          <w:rFonts w:ascii="Times New Roman" w:hAnsi="Times New Roman" w:cs="Times New Roman"/>
          <w:color w:val="0000FF"/>
          <w:sz w:val="24"/>
          <w:szCs w:val="24"/>
          <w:lang w:val="en-US"/>
        </w:rPr>
        <w:t>38</w:t>
      </w:r>
      <w:r w:rsidR="00EE164E" w:rsidRPr="00BF38E9">
        <w:rPr>
          <w:rFonts w:ascii="Times New Roman" w:hAnsi="Times New Roman" w:cs="Times New Roman"/>
          <w:color w:val="0000FF"/>
          <w:sz w:val="24"/>
          <w:szCs w:val="24"/>
          <w:lang w:val="en-US"/>
        </w:rPr>
        <w:t xml:space="preserve"> T </w:t>
      </w:r>
      <w:commentRangeEnd w:id="7"/>
      <w:r w:rsidR="00EE164E" w:rsidRPr="00BF38E9">
        <w:rPr>
          <w:rStyle w:val="CommentReference"/>
          <w:color w:val="0000FF"/>
          <w:lang w:val="tr-TR"/>
        </w:rPr>
        <w:commentReference w:id="7"/>
      </w:r>
      <w:r>
        <w:rPr>
          <w:rFonts w:ascii="Times New Roman" w:hAnsi="Times New Roman" w:cs="Times New Roman"/>
          <w:sz w:val="24"/>
          <w:szCs w:val="24"/>
          <w:lang w:val="en-US"/>
        </w:rPr>
        <w:t>and was</w:t>
      </w:r>
      <w:r w:rsidR="00EE164E" w:rsidRPr="00755379">
        <w:rPr>
          <w:rFonts w:ascii="Times New Roman" w:hAnsi="Times New Roman" w:cs="Times New Roman"/>
          <w:sz w:val="24"/>
          <w:szCs w:val="24"/>
          <w:lang w:val="en-US"/>
        </w:rPr>
        <w:t xml:space="preserve"> obtained </w:t>
      </w:r>
      <w:r w:rsidR="003F7A67">
        <w:rPr>
          <w:rFonts w:ascii="Times New Roman" w:hAnsi="Times New Roman" w:cs="Times New Roman"/>
          <w:sz w:val="24"/>
          <w:szCs w:val="24"/>
          <w:lang w:val="en-US"/>
        </w:rPr>
        <w:t xml:space="preserve">at deformation </w:t>
      </w:r>
      <w:r w:rsidR="003F7A67" w:rsidRPr="00927913">
        <w:rPr>
          <w:rFonts w:ascii="Times New Roman" w:hAnsi="Times New Roman" w:cs="Times New Roman"/>
          <w:sz w:val="24"/>
          <w:szCs w:val="24"/>
          <w:lang w:val="en-US"/>
        </w:rPr>
        <w:t>temperature</w:t>
      </w:r>
      <w:r w:rsidR="003F7A67">
        <w:rPr>
          <w:rFonts w:ascii="Times New Roman" w:hAnsi="Times New Roman" w:cs="Times New Roman"/>
          <w:sz w:val="24"/>
          <w:szCs w:val="24"/>
          <w:lang w:val="en-US"/>
        </w:rPr>
        <w:t xml:space="preserve"> of 750°C</w:t>
      </w:r>
      <w:r w:rsidR="003F7A67">
        <w:rPr>
          <w:rFonts w:ascii="Times New Roman" w:hAnsi="Times New Roman" w:cs="Times New Roman"/>
          <w:sz w:val="24"/>
          <w:szCs w:val="24"/>
          <w:lang w:val="en-US"/>
        </w:rPr>
        <w:t xml:space="preserve"> </w:t>
      </w:r>
      <w:r>
        <w:rPr>
          <w:rFonts w:ascii="Times New Roman" w:hAnsi="Times New Roman" w:cs="Times New Roman"/>
          <w:sz w:val="24"/>
          <w:szCs w:val="24"/>
          <w:lang w:val="en-US"/>
        </w:rPr>
        <w:t>under</w:t>
      </w:r>
      <w:r w:rsidR="00EE164E" w:rsidRPr="00755379">
        <w:rPr>
          <w:rFonts w:ascii="Times New Roman" w:hAnsi="Times New Roman" w:cs="Times New Roman"/>
          <w:sz w:val="24"/>
          <w:szCs w:val="24"/>
          <w:lang w:val="en-US"/>
        </w:rPr>
        <w:t xml:space="preserve"> applied pressure of </w:t>
      </w:r>
      <w:r>
        <w:rPr>
          <w:rFonts w:ascii="Times New Roman" w:hAnsi="Times New Roman" w:cs="Times New Roman"/>
          <w:sz w:val="24"/>
          <w:szCs w:val="24"/>
          <w:lang w:val="en-US"/>
        </w:rPr>
        <w:t>7</w:t>
      </w:r>
      <w:r w:rsidR="00EE164E" w:rsidRPr="00755379">
        <w:rPr>
          <w:rFonts w:ascii="Times New Roman" w:hAnsi="Times New Roman" w:cs="Times New Roman"/>
          <w:sz w:val="24"/>
          <w:szCs w:val="24"/>
          <w:lang w:val="en-US"/>
        </w:rPr>
        <w:t>0 MPa</w:t>
      </w:r>
      <w:r w:rsidR="003F7A67">
        <w:rPr>
          <w:rFonts w:ascii="Times New Roman" w:hAnsi="Times New Roman" w:cs="Times New Roman"/>
          <w:sz w:val="24"/>
          <w:szCs w:val="24"/>
          <w:lang w:val="en-US"/>
        </w:rPr>
        <w:t xml:space="preserve"> and</w:t>
      </w:r>
      <w:r w:rsidR="00927913" w:rsidRPr="00927913">
        <w:rPr>
          <w:lang w:val="en-GB"/>
        </w:rPr>
        <w:t xml:space="preserve"> </w:t>
      </w:r>
      <w:r w:rsidR="00927913" w:rsidRPr="00927913">
        <w:rPr>
          <w:rFonts w:ascii="Times New Roman" w:hAnsi="Times New Roman" w:cs="Times New Roman"/>
          <w:sz w:val="24"/>
          <w:szCs w:val="24"/>
          <w:lang w:val="en-US"/>
        </w:rPr>
        <w:t>ramping speed</w:t>
      </w:r>
      <w:r w:rsidR="00927913">
        <w:rPr>
          <w:rFonts w:ascii="Times New Roman" w:hAnsi="Times New Roman" w:cs="Times New Roman"/>
          <w:sz w:val="24"/>
          <w:szCs w:val="24"/>
          <w:lang w:val="en-US"/>
        </w:rPr>
        <w:t xml:space="preserve"> of </w:t>
      </w:r>
      <w:r w:rsidR="00927913" w:rsidRPr="00927913">
        <w:rPr>
          <w:rFonts w:ascii="Times New Roman" w:hAnsi="Times New Roman" w:cs="Times New Roman"/>
          <w:sz w:val="24"/>
          <w:szCs w:val="24"/>
          <w:lang w:val="en-US"/>
        </w:rPr>
        <w:t>75 K</w:t>
      </w:r>
      <w:r w:rsidR="00927913" w:rsidRPr="00927913">
        <w:rPr>
          <w:rFonts w:ascii="Times New Roman" w:hAnsi="Times New Roman" w:cs="Times New Roman"/>
          <w:sz w:val="24"/>
          <w:szCs w:val="24"/>
          <w:lang w:val="en-US"/>
        </w:rPr>
        <w:sym w:font="Symbol" w:char="F0D7"/>
      </w:r>
      <w:r w:rsidR="00927913" w:rsidRPr="00927913">
        <w:rPr>
          <w:rFonts w:ascii="Times New Roman" w:hAnsi="Times New Roman" w:cs="Times New Roman"/>
          <w:sz w:val="24"/>
          <w:szCs w:val="24"/>
          <w:lang w:val="en-US"/>
        </w:rPr>
        <w:t>min</w:t>
      </w:r>
      <w:r w:rsidR="00927913" w:rsidRPr="00927913">
        <w:rPr>
          <w:rFonts w:ascii="Times New Roman" w:hAnsi="Times New Roman" w:cs="Times New Roman"/>
          <w:sz w:val="24"/>
          <w:szCs w:val="24"/>
          <w:vertAlign w:val="superscript"/>
          <w:lang w:val="en-US"/>
        </w:rPr>
        <w:t>-1</w:t>
      </w:r>
      <w:r w:rsidR="003F7A67">
        <w:rPr>
          <w:rFonts w:ascii="Times New Roman" w:hAnsi="Times New Roman" w:cs="Times New Roman"/>
          <w:sz w:val="24"/>
          <w:szCs w:val="24"/>
          <w:lang w:val="en-US"/>
        </w:rPr>
        <w:t xml:space="preserve">. As described in the experimental section, magnetic measurements were performed on rectangular specimens cut from center and edge of the </w:t>
      </w:r>
      <w:r w:rsidR="003F7A67">
        <w:rPr>
          <w:rFonts w:ascii="Times New Roman" w:hAnsi="Times New Roman" w:cs="Times New Roman"/>
          <w:sz w:val="24"/>
          <w:szCs w:val="24"/>
          <w:lang w:val="en-US"/>
        </w:rPr>
        <w:t>sample</w:t>
      </w:r>
      <w:r w:rsidR="003F7A67">
        <w:rPr>
          <w:rFonts w:ascii="Times New Roman" w:hAnsi="Times New Roman" w:cs="Times New Roman"/>
          <w:sz w:val="24"/>
          <w:szCs w:val="24"/>
          <w:lang w:val="en-US"/>
        </w:rPr>
        <w:t xml:space="preserve">. As shown in Figure XX a), for sample HDS 701 both curves practically coincide. </w:t>
      </w:r>
      <w:r w:rsidR="00E6196C">
        <w:rPr>
          <w:rFonts w:ascii="Times New Roman" w:hAnsi="Times New Roman" w:cs="Times New Roman"/>
          <w:sz w:val="24"/>
          <w:szCs w:val="24"/>
          <w:lang w:val="en-US"/>
        </w:rPr>
        <w:t xml:space="preserve">For simplification </w:t>
      </w:r>
      <w:r w:rsidR="003F7A67">
        <w:rPr>
          <w:rFonts w:ascii="Times New Roman" w:hAnsi="Times New Roman" w:cs="Times New Roman"/>
          <w:sz w:val="24"/>
          <w:szCs w:val="24"/>
          <w:lang w:val="en-US"/>
        </w:rPr>
        <w:t xml:space="preserve">only the curve for the </w:t>
      </w:r>
      <w:r w:rsidR="003F7A67">
        <w:rPr>
          <w:rFonts w:ascii="Times New Roman" w:hAnsi="Times New Roman" w:cs="Times New Roman"/>
          <w:sz w:val="24"/>
          <w:szCs w:val="24"/>
          <w:lang w:val="en-US"/>
        </w:rPr>
        <w:t>centr</w:t>
      </w:r>
      <w:r w:rsidR="003F7A67">
        <w:rPr>
          <w:rFonts w:ascii="Times New Roman" w:hAnsi="Times New Roman" w:cs="Times New Roman"/>
          <w:sz w:val="24"/>
          <w:szCs w:val="24"/>
          <w:lang w:val="en-US"/>
        </w:rPr>
        <w:t>al</w:t>
      </w:r>
      <w:r w:rsidR="003F7A67">
        <w:rPr>
          <w:rFonts w:ascii="Times New Roman" w:hAnsi="Times New Roman" w:cs="Times New Roman"/>
          <w:sz w:val="24"/>
          <w:szCs w:val="24"/>
          <w:lang w:val="en-US"/>
        </w:rPr>
        <w:t xml:space="preserve"> </w:t>
      </w:r>
      <w:r w:rsidR="003F7A67">
        <w:rPr>
          <w:rFonts w:ascii="Times New Roman" w:hAnsi="Times New Roman" w:cs="Times New Roman"/>
          <w:sz w:val="24"/>
          <w:szCs w:val="24"/>
          <w:lang w:val="en-US"/>
        </w:rPr>
        <w:t xml:space="preserve">specimen </w:t>
      </w:r>
      <w:r w:rsidR="00E6196C">
        <w:rPr>
          <w:rFonts w:ascii="Times New Roman" w:hAnsi="Times New Roman" w:cs="Times New Roman"/>
          <w:sz w:val="24"/>
          <w:szCs w:val="24"/>
          <w:lang w:val="en-US"/>
        </w:rPr>
        <w:t>is</w:t>
      </w:r>
      <w:r w:rsidR="003F7A67">
        <w:rPr>
          <w:rFonts w:ascii="Times New Roman" w:hAnsi="Times New Roman" w:cs="Times New Roman"/>
          <w:sz w:val="24"/>
          <w:szCs w:val="24"/>
          <w:lang w:val="en-US"/>
        </w:rPr>
        <w:t xml:space="preserve"> shown on Figure xx a) and b)</w:t>
      </w:r>
      <w:r w:rsidR="00EE164E" w:rsidRPr="00755379">
        <w:rPr>
          <w:rFonts w:ascii="Times New Roman" w:hAnsi="Times New Roman" w:cs="Times New Roman"/>
          <w:sz w:val="24"/>
          <w:szCs w:val="24"/>
          <w:lang w:val="en-US"/>
        </w:rPr>
        <w:t xml:space="preserve">. </w:t>
      </w:r>
      <w:r w:rsidR="00E6196C">
        <w:rPr>
          <w:rFonts w:ascii="Times New Roman" w:hAnsi="Times New Roman" w:cs="Times New Roman"/>
          <w:sz w:val="24"/>
          <w:szCs w:val="24"/>
          <w:lang w:val="en-US"/>
        </w:rPr>
        <w:t xml:space="preserve">As shown in </w:t>
      </w:r>
      <w:r w:rsidR="00E6196C">
        <w:rPr>
          <w:rFonts w:ascii="Times New Roman" w:hAnsi="Times New Roman" w:cs="Times New Roman"/>
          <w:sz w:val="24"/>
          <w:szCs w:val="24"/>
          <w:lang w:val="en-US"/>
        </w:rPr>
        <w:t xml:space="preserve">on Figure xx a) </w:t>
      </w:r>
      <w:r w:rsidR="00E6196C">
        <w:rPr>
          <w:rFonts w:ascii="Times New Roman" w:hAnsi="Times New Roman" w:cs="Times New Roman"/>
          <w:sz w:val="24"/>
          <w:szCs w:val="24"/>
          <w:lang w:val="en-US"/>
        </w:rPr>
        <w:t xml:space="preserve">the samples deformed under pressure 50 and 60 MPa have </w:t>
      </w:r>
      <w:r w:rsidR="007F6AEF">
        <w:rPr>
          <w:rFonts w:ascii="Times New Roman" w:hAnsi="Times New Roman" w:cs="Times New Roman"/>
          <w:sz w:val="24"/>
          <w:szCs w:val="24"/>
          <w:lang w:val="en-US"/>
        </w:rPr>
        <w:t>same</w:t>
      </w:r>
      <w:r w:rsidR="00E6196C">
        <w:rPr>
          <w:rFonts w:ascii="Times New Roman" w:hAnsi="Times New Roman" w:cs="Times New Roman"/>
          <w:sz w:val="24"/>
          <w:szCs w:val="24"/>
          <w:lang w:val="en-US"/>
        </w:rPr>
        <w:t xml:space="preserve"> </w:t>
      </w:r>
      <w:r w:rsidR="00E6196C" w:rsidRPr="00755379">
        <w:rPr>
          <w:rFonts w:ascii="Times New Roman" w:hAnsi="Times New Roman" w:cs="Times New Roman"/>
          <w:sz w:val="24"/>
          <w:szCs w:val="24"/>
          <w:lang w:val="en-US"/>
        </w:rPr>
        <w:t>remanence</w:t>
      </w:r>
      <w:r w:rsidR="00E6196C">
        <w:rPr>
          <w:rFonts w:ascii="Times New Roman" w:hAnsi="Times New Roman" w:cs="Times New Roman"/>
          <w:sz w:val="24"/>
          <w:szCs w:val="24"/>
          <w:lang w:val="en-US"/>
        </w:rPr>
        <w:t>,</w:t>
      </w:r>
      <w:r w:rsidR="007F6AEF">
        <w:rPr>
          <w:rFonts w:ascii="Times New Roman" w:hAnsi="Times New Roman" w:cs="Times New Roman"/>
          <w:sz w:val="24"/>
          <w:szCs w:val="24"/>
          <w:lang w:val="en-US"/>
        </w:rPr>
        <w:t xml:space="preserve"> but lower coercivity</w:t>
      </w:r>
      <w:r w:rsidR="00E6196C">
        <w:rPr>
          <w:rFonts w:ascii="Times New Roman" w:hAnsi="Times New Roman" w:cs="Times New Roman"/>
          <w:sz w:val="24"/>
          <w:szCs w:val="24"/>
          <w:lang w:val="en-US"/>
        </w:rPr>
        <w:t xml:space="preserve"> which can be explained with the not fully finalized deformation and consequently worse alignment. </w:t>
      </w:r>
      <w:r w:rsidR="007F6AEF">
        <w:rPr>
          <w:rFonts w:ascii="Times New Roman" w:hAnsi="Times New Roman" w:cs="Times New Roman"/>
          <w:sz w:val="24"/>
          <w:szCs w:val="24"/>
          <w:lang w:val="en-US"/>
        </w:rPr>
        <w:t xml:space="preserve">Further increase of the deformation pressure to 80 MPa </w:t>
      </w:r>
      <w:r w:rsidR="00005107">
        <w:rPr>
          <w:rFonts w:ascii="Times New Roman" w:hAnsi="Times New Roman" w:cs="Times New Roman"/>
          <w:sz w:val="24"/>
          <w:szCs w:val="24"/>
          <w:lang w:val="en-US"/>
        </w:rPr>
        <w:t xml:space="preserve">results again in </w:t>
      </w:r>
      <w:r w:rsidR="00005107">
        <w:rPr>
          <w:rFonts w:ascii="Times New Roman" w:hAnsi="Times New Roman" w:cs="Times New Roman"/>
          <w:sz w:val="24"/>
          <w:szCs w:val="24"/>
          <w:lang w:val="en-US"/>
        </w:rPr>
        <w:t xml:space="preserve">lower coercivity </w:t>
      </w:r>
      <w:r w:rsidR="00005107">
        <w:rPr>
          <w:rFonts w:ascii="Times New Roman" w:hAnsi="Times New Roman" w:cs="Times New Roman"/>
          <w:sz w:val="24"/>
          <w:szCs w:val="24"/>
          <w:lang w:val="en-US"/>
        </w:rPr>
        <w:t xml:space="preserve">(Figure xx b). As discussed above, SEM micrographs show grain coarsening in this sample. By decreasing the </w:t>
      </w:r>
      <w:r w:rsidR="00005107">
        <w:rPr>
          <w:rFonts w:ascii="Times New Roman" w:hAnsi="Times New Roman" w:cs="Times New Roman"/>
          <w:sz w:val="24"/>
          <w:szCs w:val="24"/>
          <w:lang w:val="en-US"/>
        </w:rPr>
        <w:t>deformation</w:t>
      </w:r>
      <w:r w:rsidR="00005107">
        <w:rPr>
          <w:rFonts w:ascii="Times New Roman" w:hAnsi="Times New Roman" w:cs="Times New Roman"/>
          <w:sz w:val="24"/>
          <w:szCs w:val="24"/>
          <w:lang w:val="en-US"/>
        </w:rPr>
        <w:t xml:space="preserve"> temperature to 725°C we manage to</w:t>
      </w:r>
      <w:r w:rsidR="00005107">
        <w:rPr>
          <w:rFonts w:ascii="Times New Roman" w:hAnsi="Times New Roman" w:cs="Times New Roman"/>
          <w:sz w:val="24"/>
          <w:szCs w:val="24"/>
          <w:lang w:val="en-US"/>
        </w:rPr>
        <w:t xml:space="preserve"> partially overcome </w:t>
      </w:r>
      <w:r w:rsidR="00005107">
        <w:rPr>
          <w:rFonts w:ascii="Times New Roman" w:hAnsi="Times New Roman" w:cs="Times New Roman"/>
          <w:sz w:val="24"/>
          <w:szCs w:val="24"/>
          <w:lang w:val="en-US"/>
        </w:rPr>
        <w:t xml:space="preserve">this problem (HDS 802 in Figure xx b).  </w:t>
      </w:r>
      <w:r w:rsidR="00EE164E" w:rsidRPr="00755379">
        <w:rPr>
          <w:rFonts w:ascii="Times New Roman" w:hAnsi="Times New Roman" w:cs="Times New Roman"/>
          <w:sz w:val="24"/>
          <w:szCs w:val="24"/>
          <w:lang w:val="en-US"/>
        </w:rPr>
        <w:t>This result indicates that</w:t>
      </w:r>
      <w:r w:rsidR="00005107">
        <w:rPr>
          <w:rFonts w:ascii="Times New Roman" w:hAnsi="Times New Roman" w:cs="Times New Roman"/>
          <w:sz w:val="24"/>
          <w:szCs w:val="24"/>
          <w:lang w:val="en-US"/>
        </w:rPr>
        <w:t xml:space="preserve"> good</w:t>
      </w:r>
      <w:r w:rsidR="00EE164E" w:rsidRPr="00755379">
        <w:rPr>
          <w:rFonts w:ascii="Times New Roman" w:hAnsi="Times New Roman" w:cs="Times New Roman"/>
          <w:sz w:val="24"/>
          <w:szCs w:val="24"/>
          <w:lang w:val="en-US"/>
        </w:rPr>
        <w:t xml:space="preserve"> </w:t>
      </w:r>
      <w:r w:rsidR="00005107" w:rsidRPr="00755379">
        <w:rPr>
          <w:rFonts w:ascii="Times New Roman" w:hAnsi="Times New Roman" w:cs="Times New Roman"/>
          <w:sz w:val="24"/>
          <w:szCs w:val="24"/>
          <w:lang w:val="en-US"/>
        </w:rPr>
        <w:t>texturing</w:t>
      </w:r>
      <w:r w:rsidR="00005107">
        <w:rPr>
          <w:rFonts w:ascii="Times New Roman" w:hAnsi="Times New Roman" w:cs="Times New Roman"/>
          <w:sz w:val="24"/>
          <w:szCs w:val="24"/>
          <w:lang w:val="en-US"/>
        </w:rPr>
        <w:t xml:space="preserve"> of</w:t>
      </w:r>
      <w:r w:rsidR="00005107" w:rsidRPr="00755379">
        <w:rPr>
          <w:rFonts w:ascii="Times New Roman" w:hAnsi="Times New Roman" w:cs="Times New Roman"/>
          <w:sz w:val="24"/>
          <w:szCs w:val="24"/>
          <w:lang w:val="en-US"/>
        </w:rPr>
        <w:t xml:space="preserve"> the grains</w:t>
      </w:r>
      <w:r w:rsidR="00005107" w:rsidRPr="00755379">
        <w:rPr>
          <w:rFonts w:ascii="Times New Roman" w:hAnsi="Times New Roman" w:cs="Times New Roman"/>
          <w:sz w:val="24"/>
          <w:szCs w:val="24"/>
          <w:lang w:val="en-US"/>
        </w:rPr>
        <w:t xml:space="preserve"> </w:t>
      </w:r>
      <w:r w:rsidR="00005107">
        <w:rPr>
          <w:rFonts w:ascii="Times New Roman" w:hAnsi="Times New Roman" w:cs="Times New Roman"/>
          <w:sz w:val="24"/>
          <w:szCs w:val="24"/>
          <w:lang w:val="en-US"/>
        </w:rPr>
        <w:t xml:space="preserve">can be achieved also by </w:t>
      </w:r>
      <w:r w:rsidR="00EE164E" w:rsidRPr="00755379">
        <w:rPr>
          <w:rFonts w:ascii="Times New Roman" w:hAnsi="Times New Roman" w:cs="Times New Roman"/>
          <w:sz w:val="24"/>
          <w:szCs w:val="24"/>
          <w:lang w:val="en-US"/>
        </w:rPr>
        <w:t xml:space="preserve">hot deformation at </w:t>
      </w:r>
      <w:r w:rsidR="00005107">
        <w:rPr>
          <w:rFonts w:ascii="Times New Roman" w:hAnsi="Times New Roman" w:cs="Times New Roman"/>
          <w:sz w:val="24"/>
          <w:szCs w:val="24"/>
          <w:lang w:val="en-US"/>
        </w:rPr>
        <w:t>relatively low</w:t>
      </w:r>
      <w:r w:rsidR="00EE164E" w:rsidRPr="00755379">
        <w:rPr>
          <w:rFonts w:ascii="Times New Roman" w:hAnsi="Times New Roman" w:cs="Times New Roman"/>
          <w:sz w:val="24"/>
          <w:szCs w:val="24"/>
          <w:lang w:val="en-US"/>
        </w:rPr>
        <w:t xml:space="preserve"> pressure, </w:t>
      </w:r>
      <w:r w:rsidR="00823528">
        <w:rPr>
          <w:rFonts w:ascii="Times New Roman" w:hAnsi="Times New Roman" w:cs="Times New Roman"/>
          <w:sz w:val="24"/>
          <w:szCs w:val="24"/>
          <w:lang w:val="en-US"/>
        </w:rPr>
        <w:t xml:space="preserve">however </w:t>
      </w:r>
      <w:r w:rsidR="00823528" w:rsidRPr="00755379">
        <w:rPr>
          <w:rFonts w:ascii="Times New Roman" w:hAnsi="Times New Roman" w:cs="Times New Roman"/>
          <w:sz w:val="24"/>
          <w:szCs w:val="24"/>
          <w:lang w:val="en-US"/>
        </w:rPr>
        <w:t>magnetic properties</w:t>
      </w:r>
      <w:r w:rsidR="00823528">
        <w:rPr>
          <w:rFonts w:ascii="Times New Roman" w:hAnsi="Times New Roman" w:cs="Times New Roman"/>
          <w:sz w:val="24"/>
          <w:szCs w:val="24"/>
          <w:lang w:val="en-US"/>
        </w:rPr>
        <w:t xml:space="preserve"> are extremely sensitive to all process parameters</w:t>
      </w:r>
      <w:r w:rsidR="00EE164E" w:rsidRPr="00755379">
        <w:rPr>
          <w:rFonts w:ascii="Times New Roman" w:hAnsi="Times New Roman" w:cs="Times New Roman"/>
          <w:sz w:val="24"/>
          <w:szCs w:val="24"/>
          <w:lang w:val="en-US"/>
        </w:rPr>
        <w:t>.</w:t>
      </w:r>
    </w:p>
    <w:p w14:paraId="29202469" w14:textId="77777777" w:rsidR="00BC354C" w:rsidRPr="00EE164E" w:rsidRDefault="00BC354C" w:rsidP="00BC354C">
      <w:pPr>
        <w:rPr>
          <w:lang w:val="en-US"/>
        </w:rPr>
      </w:pPr>
    </w:p>
    <w:sectPr w:rsidR="00BC354C" w:rsidRPr="00EE164E">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eszler, Monica" w:date="2024-05-03T13:43:00Z" w:initials="KM">
    <w:p w14:paraId="41C311AA" w14:textId="77777777" w:rsidR="00285FD2" w:rsidRDefault="00285FD2" w:rsidP="00285FD2">
      <w:pPr>
        <w:pStyle w:val="CommentText"/>
      </w:pPr>
      <w:r>
        <w:rPr>
          <w:rStyle w:val="CommentReference"/>
        </w:rPr>
        <w:annotationRef/>
      </w:r>
      <w:r>
        <w:rPr>
          <w:noProof/>
        </w:rPr>
        <w:t>Reviewer #1, comment 10: deleted mention of Fraunhofer/FZJ, instead listed it in introduction</w:t>
      </w:r>
    </w:p>
  </w:comment>
  <w:comment w:id="4" w:author="Bram, Martin" w:date="2024-05-21T15:16:00Z" w:initials="BM">
    <w:p w14:paraId="732644EB" w14:textId="77777777" w:rsidR="00CE2164" w:rsidRDefault="00CE2164" w:rsidP="00CE2164">
      <w:pPr>
        <w:pStyle w:val="CommentText"/>
      </w:pPr>
      <w:r>
        <w:rPr>
          <w:rStyle w:val="CommentReference"/>
        </w:rPr>
        <w:annotationRef/>
      </w:r>
      <w:r>
        <w:t>The meaning of the marked area should be explained in the figure caption.</w:t>
      </w:r>
    </w:p>
    <w:p w14:paraId="1E2EEE93" w14:textId="77777777" w:rsidR="00CE2164" w:rsidRDefault="00CE2164" w:rsidP="00CE2164">
      <w:pPr>
        <w:pStyle w:val="CommentText"/>
      </w:pPr>
    </w:p>
    <w:p w14:paraId="098332FB" w14:textId="77777777" w:rsidR="00CE2164" w:rsidRDefault="00CE2164" w:rsidP="00CE2164">
      <w:pPr>
        <w:pStyle w:val="CommentText"/>
      </w:pPr>
      <w:r>
        <w:t>Reviewer #1 says:</w:t>
      </w:r>
    </w:p>
    <w:p w14:paraId="094775CB" w14:textId="77777777" w:rsidR="00CE2164" w:rsidRDefault="00CE2164" w:rsidP="00CE2164">
      <w:pPr>
        <w:pStyle w:val="CommentText"/>
      </w:pPr>
      <w:r w:rsidRPr="006C0F26">
        <w:t>I am actually very surprised to see abnormal grain growth at just 750 °C, while the pressure is only 50 MPa. This is a dubious claim without paying attention to grain growth kinetics and leveraging proof of it from microstructure standpoint. How has abnormal grain growth occurred? Please explain from phase transition and thermal kinetics standpoint, not just simply stating a fact what you see. The details in Figure 5, I would say are rather relative than simply calling them as abnormal grain growth. Better to add higher resolution and higher magnification details to justify these claims. What I do see in Figure 5 (b) is a facet ~10 micron in size along the cross-section that has different growth direction. Why this may have occurred would be interesting to read from your standpoint, but it is very much to do with SPS pressure and Nd-rich phase rotation and sliding along the particle boundary.</w:t>
      </w:r>
    </w:p>
    <w:p w14:paraId="157E9F7A" w14:textId="77777777" w:rsidR="00CE2164" w:rsidRDefault="00CE2164" w:rsidP="00CE2164">
      <w:pPr>
        <w:pStyle w:val="CommentText"/>
      </w:pPr>
    </w:p>
    <w:p w14:paraId="35B8BDAC" w14:textId="77777777" w:rsidR="00CE2164" w:rsidRDefault="00CE2164" w:rsidP="00CE2164">
      <w:pPr>
        <w:pStyle w:val="CommentText"/>
      </w:pPr>
      <w:r w:rsidRPr="006C0F26">
        <w:t>Typically, the abnormal grain growth begins after the onset of 820 °C in Nd-Fe-B nanocrystalline systems (melt-spun and HDDR), and then authors were changing parameters here and there like trial and error without reviewing previous literature on hot deformation works with SPS.</w:t>
      </w:r>
    </w:p>
  </w:comment>
  <w:comment w:id="5" w:author="Iliya Angelov Radulov" w:date="2024-06-12T12:39:00Z" w:initials="RIA">
    <w:p w14:paraId="0B514BBA" w14:textId="77777777" w:rsidR="00CE2164" w:rsidRDefault="00CE2164" w:rsidP="00CE2164">
      <w:pPr>
        <w:pStyle w:val="CommentText"/>
      </w:pPr>
      <w:r>
        <w:rPr>
          <w:rStyle w:val="CommentReference"/>
        </w:rPr>
        <w:annotationRef/>
      </w:r>
      <w:r>
        <w:t>We would like to thank the rewier for pointin out this question and we fully agree thaht in this case the corect therm would be rather “</w:t>
      </w:r>
      <w:r w:rsidRPr="0029172F">
        <w:t>grain coarsening and misalignment</w:t>
      </w:r>
      <w:r>
        <w:t>” then “</w:t>
      </w:r>
      <w:r w:rsidRPr="006C0F26">
        <w:t>has abnormal grain growth</w:t>
      </w:r>
      <w:r>
        <w:t xml:space="preserve">”. As previeuosely reported by </w:t>
      </w:r>
      <w:r w:rsidRPr="0029172F">
        <w:t>Hioki2021</w:t>
      </w:r>
      <w:r>
        <w:t>, coarsening of the grains can be also an optcal effect caused ba the misaligment of the particles. We changed the text corespondingly and add (in the supplimentary) an overview figures of the samples discribed in Fig 3 b and c.</w:t>
      </w:r>
    </w:p>
  </w:comment>
  <w:comment w:id="7" w:author="Keszler, Monica" w:date="2024-05-03T15:36:00Z" w:initials="KM">
    <w:p w14:paraId="386C8B14" w14:textId="77777777" w:rsidR="00EE164E" w:rsidRDefault="00EE164E" w:rsidP="00EE164E">
      <w:pPr>
        <w:pStyle w:val="CommentText"/>
      </w:pPr>
      <w:r>
        <w:rPr>
          <w:rStyle w:val="CommentReference"/>
        </w:rPr>
        <w:annotationRef/>
      </w:r>
      <w:r>
        <w:t>Will try to get curve from M. Krengel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1C311AA" w15:done="0"/>
  <w15:commentEx w15:paraId="35B8BDAC" w15:done="0"/>
  <w15:commentEx w15:paraId="0B514BBA" w15:paraIdParent="35B8BDAC" w15:done="0"/>
  <w15:commentEx w15:paraId="386C8B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DF689B" w16cex:dateUtc="2024-05-03T11:43:00Z"/>
  <w16cex:commentExtensible w16cex:durableId="29F73939" w16cex:dateUtc="2024-05-21T13:16:00Z"/>
  <w16cex:commentExtensible w16cex:durableId="2A14158B" w16cex:dateUtc="2024-06-12T10:39:00Z"/>
  <w16cex:commentExtensible w16cex:durableId="29DF82E9" w16cex:dateUtc="2024-05-03T1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1C311AA" w16cid:durableId="29DF689B"/>
  <w16cid:commentId w16cid:paraId="35B8BDAC" w16cid:durableId="29F73939"/>
  <w16cid:commentId w16cid:paraId="0B514BBA" w16cid:durableId="2A14158B"/>
  <w16cid:commentId w16cid:paraId="386C8B14" w16cid:durableId="29DF82E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AC57F6"/>
    <w:multiLevelType w:val="hybridMultilevel"/>
    <w:tmpl w:val="FED4AFAE"/>
    <w:lvl w:ilvl="0" w:tplc="9D9E23AC">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eszler, Monica">
    <w15:presenceInfo w15:providerId="AD" w15:userId="S::m.keszler@fz-juelich.de::ae7ec634-e714-4323-8d44-b6cca5beb5ac"/>
  </w15:person>
  <w15:person w15:author="Bram, Martin">
    <w15:presenceInfo w15:providerId="AD" w15:userId="S::m.bram@fz-juelich.de::069659c6-8447-4bba-984a-25a278d1e5cf"/>
  </w15:person>
  <w15:person w15:author="Iliya Angelov Radulov">
    <w15:presenceInfo w15:providerId="AD" w15:userId="S::iliya.angelov.radulov@iwks.fraunhofer.de::2ef1833f-f98e-4b75-9dca-a0ab6a20cd06"/>
  </w15:person>
  <w15:person w15:author="Radulov, Iliya Angelov">
    <w15:presenceInfo w15:providerId="AD" w15:userId="S::iliya.angelov.radulov@iwks.fraunhofer.de::2ef1833f-f98e-4b75-9dca-a0ab6a20cd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BF6"/>
    <w:rsid w:val="00005107"/>
    <w:rsid w:val="00073DE2"/>
    <w:rsid w:val="000C512C"/>
    <w:rsid w:val="000F16BE"/>
    <w:rsid w:val="00115746"/>
    <w:rsid w:val="00176112"/>
    <w:rsid w:val="001C7BA5"/>
    <w:rsid w:val="001F24E4"/>
    <w:rsid w:val="0023326D"/>
    <w:rsid w:val="00285FD2"/>
    <w:rsid w:val="002D12F8"/>
    <w:rsid w:val="00364959"/>
    <w:rsid w:val="003F7A67"/>
    <w:rsid w:val="00455C81"/>
    <w:rsid w:val="00462735"/>
    <w:rsid w:val="00472924"/>
    <w:rsid w:val="004D780D"/>
    <w:rsid w:val="005968A2"/>
    <w:rsid w:val="0062079A"/>
    <w:rsid w:val="006429E4"/>
    <w:rsid w:val="006A70C6"/>
    <w:rsid w:val="006F7B67"/>
    <w:rsid w:val="007203C5"/>
    <w:rsid w:val="0079401D"/>
    <w:rsid w:val="00795F65"/>
    <w:rsid w:val="007D3FE7"/>
    <w:rsid w:val="007F6AEF"/>
    <w:rsid w:val="008219E9"/>
    <w:rsid w:val="00821DFD"/>
    <w:rsid w:val="00823528"/>
    <w:rsid w:val="008449E0"/>
    <w:rsid w:val="00853756"/>
    <w:rsid w:val="00876520"/>
    <w:rsid w:val="008B5577"/>
    <w:rsid w:val="00920E31"/>
    <w:rsid w:val="00924C87"/>
    <w:rsid w:val="00927913"/>
    <w:rsid w:val="0094341D"/>
    <w:rsid w:val="00952FFB"/>
    <w:rsid w:val="009A210D"/>
    <w:rsid w:val="009A5119"/>
    <w:rsid w:val="009A54F0"/>
    <w:rsid w:val="009E5123"/>
    <w:rsid w:val="00A629FE"/>
    <w:rsid w:val="00A74C22"/>
    <w:rsid w:val="00A7710C"/>
    <w:rsid w:val="00B30163"/>
    <w:rsid w:val="00BC354C"/>
    <w:rsid w:val="00C54569"/>
    <w:rsid w:val="00CB0FC9"/>
    <w:rsid w:val="00CC6D69"/>
    <w:rsid w:val="00CE2164"/>
    <w:rsid w:val="00D05690"/>
    <w:rsid w:val="00D1134B"/>
    <w:rsid w:val="00DF22F2"/>
    <w:rsid w:val="00E6196C"/>
    <w:rsid w:val="00EE164E"/>
    <w:rsid w:val="00F25BF6"/>
    <w:rsid w:val="00F83B7F"/>
    <w:rsid w:val="00FB6FC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D2705"/>
  <w15:chartTrackingRefBased/>
  <w15:docId w15:val="{4198B317-6ED9-4D34-80F5-52B7DE213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A5119"/>
    <w:rPr>
      <w:sz w:val="16"/>
      <w:szCs w:val="16"/>
    </w:rPr>
  </w:style>
  <w:style w:type="paragraph" w:styleId="CommentText">
    <w:name w:val="annotation text"/>
    <w:basedOn w:val="Normal"/>
    <w:link w:val="CommentTextChar"/>
    <w:uiPriority w:val="99"/>
    <w:unhideWhenUsed/>
    <w:rsid w:val="009A5119"/>
    <w:pPr>
      <w:spacing w:after="200" w:line="240" w:lineRule="auto"/>
    </w:pPr>
    <w:rPr>
      <w:sz w:val="20"/>
      <w:szCs w:val="20"/>
      <w:lang w:val="tr-TR"/>
    </w:rPr>
  </w:style>
  <w:style w:type="character" w:customStyle="1" w:styleId="CommentTextChar">
    <w:name w:val="Comment Text Char"/>
    <w:basedOn w:val="DefaultParagraphFont"/>
    <w:link w:val="CommentText"/>
    <w:uiPriority w:val="99"/>
    <w:rsid w:val="009A5119"/>
    <w:rPr>
      <w:sz w:val="20"/>
      <w:szCs w:val="20"/>
      <w:lang w:val="tr-TR"/>
    </w:rPr>
  </w:style>
  <w:style w:type="paragraph" w:styleId="Caption">
    <w:name w:val="caption"/>
    <w:basedOn w:val="Normal"/>
    <w:next w:val="Normal"/>
    <w:uiPriority w:val="35"/>
    <w:unhideWhenUsed/>
    <w:qFormat/>
    <w:rsid w:val="00CE216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691</Words>
  <Characters>4358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Radulov, Iliya Angelov</dc:creator>
  <cp:keywords/>
  <dc:description/>
  <cp:lastModifiedBy>Radulov, Iliya Angelov</cp:lastModifiedBy>
  <cp:revision>8</cp:revision>
  <dcterms:created xsi:type="dcterms:W3CDTF">2024-06-14T13:59:00Z</dcterms:created>
  <dcterms:modified xsi:type="dcterms:W3CDTF">2024-06-14T18:36:00Z</dcterms:modified>
</cp:coreProperties>
</file>