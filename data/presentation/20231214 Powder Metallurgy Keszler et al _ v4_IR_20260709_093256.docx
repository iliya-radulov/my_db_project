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7AE0C" w14:textId="78F09E5E" w:rsidR="00BA434A" w:rsidRDefault="00CE5595" w:rsidP="00CE5595">
      <w:pPr>
        <w:spacing w:after="0" w:line="360" w:lineRule="auto"/>
        <w:jc w:val="right"/>
        <w:rPr>
          <w:rFonts w:ascii="Times New Roman" w:hAnsi="Times New Roman" w:cs="Times New Roman"/>
          <w:sz w:val="24"/>
          <w:szCs w:val="24"/>
        </w:rPr>
      </w:pPr>
      <w:r w:rsidRPr="00CE5595">
        <w:rPr>
          <w:rFonts w:ascii="Times New Roman" w:hAnsi="Times New Roman" w:cs="Times New Roman"/>
          <w:sz w:val="24"/>
          <w:szCs w:val="24"/>
        </w:rPr>
        <w:t xml:space="preserve">Bram </w:t>
      </w:r>
      <w:r w:rsidR="005930AC">
        <w:rPr>
          <w:rFonts w:ascii="Times New Roman" w:hAnsi="Times New Roman" w:cs="Times New Roman"/>
          <w:sz w:val="24"/>
          <w:szCs w:val="24"/>
        </w:rPr>
        <w:t>2</w:t>
      </w:r>
      <w:r w:rsidR="005B3DE0">
        <w:rPr>
          <w:rFonts w:ascii="Times New Roman" w:hAnsi="Times New Roman" w:cs="Times New Roman"/>
          <w:sz w:val="24"/>
          <w:szCs w:val="24"/>
        </w:rPr>
        <w:t>4</w:t>
      </w:r>
      <w:r w:rsidR="00437197">
        <w:rPr>
          <w:rFonts w:ascii="Times New Roman" w:hAnsi="Times New Roman" w:cs="Times New Roman"/>
          <w:sz w:val="24"/>
          <w:szCs w:val="24"/>
        </w:rPr>
        <w:t>.11</w:t>
      </w:r>
      <w:r w:rsidRPr="00CE5595">
        <w:rPr>
          <w:rFonts w:ascii="Times New Roman" w:hAnsi="Times New Roman" w:cs="Times New Roman"/>
          <w:sz w:val="24"/>
          <w:szCs w:val="24"/>
        </w:rPr>
        <w:t>.2023</w:t>
      </w:r>
    </w:p>
    <w:p w14:paraId="41F879F4" w14:textId="75FA4DD6" w:rsidR="00666CC0" w:rsidRDefault="00666CC0" w:rsidP="00CE5595">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Keszler, </w:t>
      </w:r>
      <w:r w:rsidR="00F403B7">
        <w:rPr>
          <w:rFonts w:ascii="Times New Roman" w:hAnsi="Times New Roman" w:cs="Times New Roman"/>
          <w:sz w:val="24"/>
          <w:szCs w:val="24"/>
        </w:rPr>
        <w:t>24.11</w:t>
      </w:r>
      <w:r>
        <w:rPr>
          <w:rFonts w:ascii="Times New Roman" w:hAnsi="Times New Roman" w:cs="Times New Roman"/>
          <w:sz w:val="24"/>
          <w:szCs w:val="24"/>
        </w:rPr>
        <w:t>.2023</w:t>
      </w:r>
    </w:p>
    <w:p w14:paraId="7846B642" w14:textId="73066C8D" w:rsidR="00393F4B" w:rsidRDefault="00393F4B" w:rsidP="00CE5595">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Radulov, Maccari, 07.12.2023</w:t>
      </w:r>
    </w:p>
    <w:p w14:paraId="587F4034" w14:textId="0FE108F8" w:rsidR="00666CC0" w:rsidRPr="00CE5595" w:rsidRDefault="00666CC0" w:rsidP="00CE5595">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Bram, </w:t>
      </w:r>
      <w:r w:rsidR="00410B79">
        <w:rPr>
          <w:rFonts w:ascii="Times New Roman" w:hAnsi="Times New Roman" w:cs="Times New Roman"/>
          <w:sz w:val="24"/>
          <w:szCs w:val="24"/>
        </w:rPr>
        <w:t>14</w:t>
      </w:r>
      <w:r>
        <w:rPr>
          <w:rFonts w:ascii="Times New Roman" w:hAnsi="Times New Roman" w:cs="Times New Roman"/>
          <w:sz w:val="24"/>
          <w:szCs w:val="24"/>
        </w:rPr>
        <w:t>.12.2023</w:t>
      </w:r>
    </w:p>
    <w:p w14:paraId="6689A520" w14:textId="4990B269" w:rsidR="00CE5595" w:rsidRPr="00CE5595" w:rsidRDefault="00CE5595" w:rsidP="00CE5595">
      <w:pPr>
        <w:spacing w:after="0" w:line="360" w:lineRule="auto"/>
        <w:rPr>
          <w:rFonts w:ascii="Times New Roman" w:hAnsi="Times New Roman" w:cs="Times New Roman"/>
          <w:sz w:val="24"/>
          <w:szCs w:val="24"/>
        </w:rPr>
      </w:pPr>
    </w:p>
    <w:p w14:paraId="4F1954AA" w14:textId="63459DD7" w:rsidR="00CE5595" w:rsidRP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Manuscript provided for Powder Metallurgy</w:t>
      </w:r>
    </w:p>
    <w:p w14:paraId="06F0CE94" w14:textId="6404FE61" w:rsidR="00CE5595" w:rsidRPr="00CE5595" w:rsidRDefault="00CE5595" w:rsidP="00CE5595">
      <w:pPr>
        <w:spacing w:after="0" w:line="360" w:lineRule="auto"/>
        <w:rPr>
          <w:rFonts w:ascii="Times New Roman" w:hAnsi="Times New Roman" w:cs="Times New Roman"/>
          <w:b/>
          <w:bCs/>
          <w:sz w:val="24"/>
          <w:szCs w:val="24"/>
        </w:rPr>
      </w:pPr>
      <w:r w:rsidRPr="00CE5595">
        <w:rPr>
          <w:rFonts w:ascii="Times New Roman" w:hAnsi="Times New Roman" w:cs="Times New Roman"/>
          <w:b/>
          <w:bCs/>
          <w:sz w:val="24"/>
          <w:szCs w:val="24"/>
        </w:rPr>
        <w:t>Field assisted sintering of Nd-Fe-B magnets with tailored anisotropic magnetic properties</w:t>
      </w:r>
    </w:p>
    <w:p w14:paraId="2E9FBA89" w14:textId="502ACB4B" w:rsidR="00CE5595" w:rsidRPr="00642FAB" w:rsidRDefault="001E2F62" w:rsidP="00CE5595">
      <w:pPr>
        <w:spacing w:after="0" w:line="360" w:lineRule="auto"/>
        <w:rPr>
          <w:rFonts w:ascii="Times New Roman" w:hAnsi="Times New Roman" w:cs="Times New Roman"/>
          <w:sz w:val="24"/>
          <w:szCs w:val="24"/>
        </w:rPr>
      </w:pPr>
      <w:r w:rsidRPr="00F21BB9">
        <w:rPr>
          <w:rFonts w:ascii="Times New Roman" w:hAnsi="Times New Roman" w:cs="Times New Roman"/>
          <w:sz w:val="24"/>
          <w:szCs w:val="24"/>
        </w:rPr>
        <w:t xml:space="preserve">M. </w:t>
      </w:r>
      <w:r w:rsidRPr="001E2F62">
        <w:rPr>
          <w:rFonts w:ascii="Times New Roman" w:hAnsi="Times New Roman" w:cs="Times New Roman"/>
          <w:sz w:val="24"/>
          <w:szCs w:val="24"/>
        </w:rPr>
        <w:t>Keszler</w:t>
      </w:r>
      <w:r w:rsidRPr="001E2F6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5930AC">
        <w:rPr>
          <w:rFonts w:ascii="Times New Roman" w:hAnsi="Times New Roman" w:cs="Times New Roman"/>
          <w:sz w:val="24"/>
          <w:szCs w:val="24"/>
        </w:rPr>
        <w:t>I. Radulov</w:t>
      </w:r>
      <w:r w:rsidR="005930AC" w:rsidRPr="005930AC">
        <w:rPr>
          <w:rFonts w:ascii="Times New Roman" w:hAnsi="Times New Roman" w:cs="Times New Roman"/>
          <w:sz w:val="24"/>
          <w:szCs w:val="24"/>
          <w:vertAlign w:val="superscript"/>
        </w:rPr>
        <w:t>2</w:t>
      </w:r>
      <w:del w:id="0" w:author="Iliya Angelov Radulov" w:date="2023-12-15T09:59:00Z">
        <w:r w:rsidR="005930AC" w:rsidDel="00B45D13">
          <w:rPr>
            <w:rFonts w:ascii="Times New Roman" w:hAnsi="Times New Roman" w:cs="Times New Roman"/>
            <w:sz w:val="24"/>
            <w:szCs w:val="24"/>
            <w:vertAlign w:val="superscript"/>
          </w:rPr>
          <w:delText>,3</w:delText>
        </w:r>
      </w:del>
      <w:r w:rsidR="005930AC">
        <w:rPr>
          <w:rFonts w:ascii="Times New Roman" w:hAnsi="Times New Roman" w:cs="Times New Roman"/>
          <w:sz w:val="24"/>
          <w:szCs w:val="24"/>
        </w:rPr>
        <w:t xml:space="preserve">, F. </w:t>
      </w:r>
      <w:r w:rsidR="005930AC" w:rsidRPr="00642FAB">
        <w:rPr>
          <w:rFonts w:ascii="Times New Roman" w:hAnsi="Times New Roman" w:cs="Times New Roman"/>
          <w:sz w:val="24"/>
          <w:szCs w:val="24"/>
        </w:rPr>
        <w:t>Maccari</w:t>
      </w:r>
      <w:r w:rsidR="005930AC" w:rsidRPr="00642FAB">
        <w:rPr>
          <w:rFonts w:ascii="Times New Roman" w:hAnsi="Times New Roman" w:cs="Times New Roman"/>
          <w:sz w:val="24"/>
          <w:szCs w:val="24"/>
          <w:vertAlign w:val="superscript"/>
        </w:rPr>
        <w:t>3</w:t>
      </w:r>
      <w:r w:rsid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T</w:t>
      </w:r>
      <w:r w:rsidR="00CE5595" w:rsidRPr="00F21BB9">
        <w:rPr>
          <w:rFonts w:ascii="Times New Roman" w:hAnsi="Times New Roman" w:cs="Times New Roman"/>
          <w:sz w:val="24"/>
          <w:szCs w:val="24"/>
        </w:rPr>
        <w:t xml:space="preserve">. </w:t>
      </w:r>
      <w:r w:rsidR="00CE5595" w:rsidRPr="00642FAB">
        <w:rPr>
          <w:rFonts w:ascii="Times New Roman" w:hAnsi="Times New Roman" w:cs="Times New Roman"/>
          <w:sz w:val="24"/>
          <w:szCs w:val="24"/>
        </w:rPr>
        <w:t>Mutuk</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4</w:t>
      </w:r>
      <w:r w:rsidR="00CE5595" w:rsidRPr="00642FAB">
        <w:rPr>
          <w:rFonts w:ascii="Times New Roman" w:hAnsi="Times New Roman" w:cs="Times New Roman"/>
          <w:sz w:val="24"/>
          <w:szCs w:val="24"/>
        </w:rPr>
        <w:t>, T.</w:t>
      </w:r>
      <w:r w:rsidR="004235EB">
        <w:rPr>
          <w:rFonts w:ascii="Times New Roman" w:hAnsi="Times New Roman" w:cs="Times New Roman"/>
          <w:sz w:val="24"/>
          <w:szCs w:val="24"/>
        </w:rPr>
        <w:t xml:space="preserve"> </w:t>
      </w:r>
      <w:r w:rsidR="00CE5595" w:rsidRPr="00642FAB">
        <w:rPr>
          <w:rFonts w:ascii="Times New Roman" w:hAnsi="Times New Roman" w:cs="Times New Roman"/>
          <w:sz w:val="24"/>
          <w:szCs w:val="24"/>
        </w:rPr>
        <w:t>P</w:t>
      </w:r>
      <w:r w:rsidR="004235EB">
        <w:rPr>
          <w:rFonts w:ascii="Times New Roman" w:hAnsi="Times New Roman" w:cs="Times New Roman"/>
          <w:sz w:val="24"/>
          <w:szCs w:val="24"/>
        </w:rPr>
        <w:t>rasad</w:t>
      </w:r>
      <w:r w:rsidR="00CE5595" w:rsidRPr="00642FAB">
        <w:rPr>
          <w:rFonts w:ascii="Times New Roman" w:hAnsi="Times New Roman" w:cs="Times New Roman"/>
          <w:sz w:val="24"/>
          <w:szCs w:val="24"/>
        </w:rPr>
        <w:t xml:space="preserve"> Mishra</w:t>
      </w:r>
      <w:r w:rsidR="00CE5595" w:rsidRPr="00642FAB">
        <w:rPr>
          <w:rFonts w:ascii="Times New Roman" w:hAnsi="Times New Roman" w:cs="Times New Roman"/>
          <w:sz w:val="24"/>
          <w:szCs w:val="24"/>
          <w:vertAlign w:val="superscript"/>
        </w:rPr>
        <w:t>1</w:t>
      </w:r>
      <w:r w:rsidR="00CE5595" w:rsidRPr="00642FAB">
        <w:rPr>
          <w:rFonts w:ascii="Times New Roman" w:hAnsi="Times New Roman" w:cs="Times New Roman"/>
          <w:sz w:val="24"/>
          <w:szCs w:val="24"/>
        </w:rPr>
        <w:t>, M. Krengel</w:t>
      </w:r>
      <w:r w:rsidR="005930AC" w:rsidRPr="00642FAB">
        <w:rPr>
          <w:rFonts w:ascii="Times New Roman" w:hAnsi="Times New Roman" w:cs="Times New Roman"/>
          <w:sz w:val="24"/>
          <w:szCs w:val="24"/>
          <w:vertAlign w:val="superscript"/>
        </w:rPr>
        <w:t>5</w:t>
      </w:r>
      <w:r w:rsidR="00CE5595" w:rsidRPr="00642FAB">
        <w:rPr>
          <w:rFonts w:ascii="Times New Roman" w:hAnsi="Times New Roman" w:cs="Times New Roman"/>
          <w:sz w:val="24"/>
          <w:szCs w:val="24"/>
        </w:rPr>
        <w:t>, O. Guillon</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6</w:t>
      </w:r>
      <w:r w:rsidR="00CE5595" w:rsidRPr="00642FAB">
        <w:rPr>
          <w:rFonts w:ascii="Times New Roman" w:hAnsi="Times New Roman" w:cs="Times New Roman"/>
          <w:sz w:val="24"/>
          <w:szCs w:val="24"/>
        </w:rPr>
        <w:t xml:space="preserve">, </w:t>
      </w:r>
      <w:r w:rsidR="005930AC" w:rsidRPr="00642FAB">
        <w:rPr>
          <w:rFonts w:ascii="Times New Roman" w:hAnsi="Times New Roman" w:cs="Times New Roman"/>
          <w:sz w:val="24"/>
          <w:szCs w:val="24"/>
        </w:rPr>
        <w:t>O. Gutfleisch</w:t>
      </w:r>
      <w:r w:rsidR="005930AC" w:rsidRPr="00642FAB">
        <w:rPr>
          <w:rFonts w:ascii="Times New Roman" w:hAnsi="Times New Roman" w:cs="Times New Roman"/>
          <w:sz w:val="24"/>
          <w:szCs w:val="24"/>
          <w:vertAlign w:val="superscript"/>
        </w:rPr>
        <w:t>3</w:t>
      </w:r>
      <w:r w:rsidR="005930AC"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Bram</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7</w:t>
      </w:r>
    </w:p>
    <w:p w14:paraId="41D27AED" w14:textId="42C2AFDD" w:rsidR="00CE5595" w:rsidRPr="00642FAB" w:rsidRDefault="00CE5595" w:rsidP="00CE5595">
      <w:pPr>
        <w:spacing w:after="0" w:line="360" w:lineRule="auto"/>
        <w:rPr>
          <w:rFonts w:ascii="Times New Roman" w:hAnsi="Times New Roman" w:cs="Times New Roman"/>
          <w:sz w:val="24"/>
          <w:szCs w:val="24"/>
        </w:rPr>
      </w:pPr>
    </w:p>
    <w:p w14:paraId="41E17BFD" w14:textId="02BE3C45" w:rsid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1) Forschungszentrum Jülich, Institute of Energy and Climate Research, I</w:t>
      </w:r>
      <w:r>
        <w:rPr>
          <w:rFonts w:ascii="Times New Roman" w:hAnsi="Times New Roman" w:cs="Times New Roman"/>
          <w:sz w:val="24"/>
          <w:szCs w:val="24"/>
        </w:rPr>
        <w:t>EK-1: Materials Synthesis and Processing, 52425 Jülich, Germany</w:t>
      </w:r>
      <w:r w:rsidR="005930AC">
        <w:rPr>
          <w:rFonts w:ascii="Times New Roman" w:hAnsi="Times New Roman" w:cs="Times New Roman"/>
          <w:sz w:val="24"/>
          <w:szCs w:val="24"/>
        </w:rPr>
        <w:t>.</w:t>
      </w:r>
    </w:p>
    <w:p w14:paraId="14E16B52" w14:textId="571AE5D4"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5930AC">
        <w:rPr>
          <w:rFonts w:ascii="Times New Roman" w:hAnsi="Times New Roman" w:cs="Times New Roman"/>
          <w:sz w:val="24"/>
          <w:szCs w:val="24"/>
        </w:rPr>
        <w:t>Fraunhofer Research Institution for Materials Recycling and Resource Strategies IWKS, 63457</w:t>
      </w:r>
      <w:r>
        <w:rPr>
          <w:rFonts w:ascii="Times New Roman" w:hAnsi="Times New Roman" w:cs="Times New Roman"/>
          <w:sz w:val="24"/>
          <w:szCs w:val="24"/>
        </w:rPr>
        <w:t xml:space="preserve"> Hanau, Germany.</w:t>
      </w:r>
    </w:p>
    <w:p w14:paraId="29477F74" w14:textId="3DEFC9CA"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5930AC">
        <w:rPr>
          <w:rFonts w:ascii="Times New Roman" w:hAnsi="Times New Roman" w:cs="Times New Roman"/>
          <w:sz w:val="24"/>
          <w:szCs w:val="24"/>
        </w:rPr>
        <w:t>Technical University of Darmstadt, Institute for Materials Science, Functional Materials, 64287</w:t>
      </w:r>
      <w:r>
        <w:rPr>
          <w:rFonts w:ascii="Times New Roman" w:hAnsi="Times New Roman" w:cs="Times New Roman"/>
          <w:sz w:val="24"/>
          <w:szCs w:val="24"/>
        </w:rPr>
        <w:t xml:space="preserve"> Darmstadt, Germany.</w:t>
      </w:r>
    </w:p>
    <w:p w14:paraId="0F8DE15D" w14:textId="331D17B6" w:rsidR="00CE5595"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Ondokuz Mayis University</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Department of Metallurgical and Material Engineering</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 xml:space="preserve">55139, Atakum, Samsun, </w:t>
      </w:r>
      <w:r w:rsidR="00CE5595">
        <w:rPr>
          <w:rFonts w:ascii="Times New Roman" w:hAnsi="Times New Roman" w:cs="Times New Roman"/>
          <w:sz w:val="24"/>
          <w:szCs w:val="24"/>
        </w:rPr>
        <w:t>Turkey</w:t>
      </w:r>
      <w:r>
        <w:rPr>
          <w:rFonts w:ascii="Times New Roman" w:hAnsi="Times New Roman" w:cs="Times New Roman"/>
          <w:sz w:val="24"/>
          <w:szCs w:val="24"/>
        </w:rPr>
        <w:t>.</w:t>
      </w:r>
    </w:p>
    <w:p w14:paraId="736A063C" w14:textId="7E2365F9"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CE5595" w:rsidRPr="00CE5595">
        <w:rPr>
          <w:rFonts w:ascii="Times New Roman" w:hAnsi="Times New Roman" w:cs="Times New Roman"/>
          <w:sz w:val="24"/>
          <w:szCs w:val="24"/>
        </w:rPr>
        <w:t xml:space="preserve">) M. Krengel, </w:t>
      </w:r>
      <w:r w:rsidR="00CE5595">
        <w:rPr>
          <w:rFonts w:ascii="Times New Roman" w:hAnsi="Times New Roman" w:cs="Times New Roman"/>
          <w:sz w:val="24"/>
          <w:szCs w:val="24"/>
        </w:rPr>
        <w:t xml:space="preserve">Wilo SE, </w:t>
      </w:r>
      <w:r w:rsidR="00CE5595" w:rsidRPr="00CE5595">
        <w:rPr>
          <w:rFonts w:ascii="Times New Roman" w:hAnsi="Times New Roman" w:cs="Times New Roman"/>
          <w:sz w:val="24"/>
          <w:szCs w:val="24"/>
        </w:rPr>
        <w:t>Magnetprototyping &amp; Development M</w:t>
      </w:r>
      <w:r w:rsidR="00CE5595">
        <w:rPr>
          <w:rFonts w:ascii="Times New Roman" w:hAnsi="Times New Roman" w:cs="Times New Roman"/>
          <w:sz w:val="24"/>
          <w:szCs w:val="24"/>
        </w:rPr>
        <w:t xml:space="preserve">agnetic Materials, </w:t>
      </w:r>
      <w:r w:rsidR="00CE5595" w:rsidRPr="00F21BB9">
        <w:rPr>
          <w:rFonts w:ascii="Times New Roman" w:hAnsi="Times New Roman" w:cs="Times New Roman"/>
          <w:sz w:val="24"/>
          <w:szCs w:val="24"/>
        </w:rPr>
        <w:t>44263 Dortmund, Germany</w:t>
      </w:r>
      <w:r>
        <w:rPr>
          <w:rFonts w:ascii="Times New Roman" w:hAnsi="Times New Roman" w:cs="Times New Roman"/>
          <w:sz w:val="24"/>
          <w:szCs w:val="24"/>
        </w:rPr>
        <w:t>.</w:t>
      </w:r>
    </w:p>
    <w:p w14:paraId="71471E40" w14:textId="2F0BFEE3"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6</w:t>
      </w:r>
      <w:r w:rsidR="00CE5595" w:rsidRPr="00F21BB9">
        <w:rPr>
          <w:rFonts w:ascii="Times New Roman" w:hAnsi="Times New Roman" w:cs="Times New Roman"/>
          <w:sz w:val="24"/>
          <w:szCs w:val="24"/>
        </w:rPr>
        <w:t xml:space="preserve">) Jülich Aachen Research Alliance, JARA-FIT, </w:t>
      </w:r>
      <w:r w:rsidR="0088578B" w:rsidRPr="00F21BB9">
        <w:rPr>
          <w:rFonts w:ascii="Times New Roman" w:hAnsi="Times New Roman" w:cs="Times New Roman"/>
          <w:sz w:val="24"/>
          <w:szCs w:val="24"/>
        </w:rPr>
        <w:t xml:space="preserve">52425 </w:t>
      </w:r>
      <w:r w:rsidR="00CE5595" w:rsidRPr="00F21BB9">
        <w:rPr>
          <w:rFonts w:ascii="Times New Roman" w:hAnsi="Times New Roman" w:cs="Times New Roman"/>
          <w:sz w:val="24"/>
          <w:szCs w:val="24"/>
        </w:rPr>
        <w:t>Jülich, Germany</w:t>
      </w:r>
      <w:r>
        <w:rPr>
          <w:rFonts w:ascii="Times New Roman" w:hAnsi="Times New Roman" w:cs="Times New Roman"/>
          <w:sz w:val="24"/>
          <w:szCs w:val="24"/>
        </w:rPr>
        <w:t>.</w:t>
      </w:r>
    </w:p>
    <w:p w14:paraId="744655C1" w14:textId="7A3E2700" w:rsidR="0088578B" w:rsidRPr="00F21BB9" w:rsidRDefault="005930AC" w:rsidP="0088578B">
      <w:pPr>
        <w:spacing w:after="0" w:line="360" w:lineRule="auto"/>
        <w:rPr>
          <w:rFonts w:ascii="Times New Roman" w:hAnsi="Times New Roman" w:cs="Times New Roman"/>
          <w:sz w:val="24"/>
          <w:szCs w:val="24"/>
        </w:rPr>
      </w:pPr>
      <w:r>
        <w:rPr>
          <w:rFonts w:ascii="Times New Roman" w:hAnsi="Times New Roman" w:cs="Times New Roman"/>
          <w:sz w:val="24"/>
          <w:szCs w:val="24"/>
        </w:rPr>
        <w:t>7</w:t>
      </w:r>
      <w:r w:rsidR="0088578B" w:rsidRPr="00F21BB9">
        <w:rPr>
          <w:rFonts w:ascii="Times New Roman" w:hAnsi="Times New Roman" w:cs="Times New Roman"/>
          <w:sz w:val="24"/>
          <w:szCs w:val="24"/>
        </w:rPr>
        <w:t>) Ruhr University Bochum, Institute for Materials, 44801 Bochum, Germany</w:t>
      </w:r>
      <w:r>
        <w:rPr>
          <w:rFonts w:ascii="Times New Roman" w:hAnsi="Times New Roman" w:cs="Times New Roman"/>
          <w:sz w:val="24"/>
          <w:szCs w:val="24"/>
        </w:rPr>
        <w:t>.</w:t>
      </w:r>
    </w:p>
    <w:p w14:paraId="3A21D079" w14:textId="5B3ABCFC" w:rsidR="0088578B" w:rsidRPr="00F21BB9" w:rsidRDefault="0088578B" w:rsidP="0088578B">
      <w:pPr>
        <w:spacing w:after="0" w:line="360" w:lineRule="auto"/>
        <w:rPr>
          <w:rFonts w:ascii="Times New Roman" w:hAnsi="Times New Roman" w:cs="Times New Roman"/>
          <w:sz w:val="24"/>
          <w:szCs w:val="24"/>
        </w:rPr>
      </w:pPr>
    </w:p>
    <w:p w14:paraId="777103C2" w14:textId="77777777" w:rsidR="0088578B" w:rsidRPr="00F21BB9" w:rsidRDefault="0088578B" w:rsidP="0088578B">
      <w:pPr>
        <w:spacing w:after="0" w:line="360" w:lineRule="auto"/>
        <w:rPr>
          <w:rFonts w:ascii="Times New Roman" w:hAnsi="Times New Roman" w:cs="Times New Roman"/>
          <w:sz w:val="24"/>
          <w:szCs w:val="24"/>
        </w:rPr>
      </w:pPr>
    </w:p>
    <w:p w14:paraId="57977C21" w14:textId="26CA7082" w:rsidR="0088578B" w:rsidRPr="00F21BB9" w:rsidRDefault="0088578B" w:rsidP="0088578B">
      <w:pPr>
        <w:spacing w:after="0" w:line="360" w:lineRule="auto"/>
        <w:rPr>
          <w:rFonts w:ascii="Times New Roman" w:hAnsi="Times New Roman" w:cs="Times New Roman"/>
          <w:b/>
          <w:bCs/>
          <w:sz w:val="24"/>
          <w:szCs w:val="24"/>
        </w:rPr>
      </w:pPr>
      <w:r w:rsidRPr="00F21BB9">
        <w:rPr>
          <w:rFonts w:ascii="Times New Roman" w:hAnsi="Times New Roman" w:cs="Times New Roman"/>
          <w:b/>
          <w:bCs/>
          <w:sz w:val="24"/>
          <w:szCs w:val="24"/>
        </w:rPr>
        <w:t>Abstract</w:t>
      </w:r>
    </w:p>
    <w:p w14:paraId="3F4B0105" w14:textId="7F701965" w:rsidR="0088578B" w:rsidRPr="00E33EC9" w:rsidRDefault="001E2F62" w:rsidP="0088578B">
      <w:pPr>
        <w:spacing w:after="0" w:line="360" w:lineRule="auto"/>
        <w:jc w:val="both"/>
        <w:rPr>
          <w:rFonts w:ascii="Times New Roman" w:hAnsi="Times New Roman" w:cs="Times New Roman"/>
          <w:sz w:val="24"/>
          <w:szCs w:val="24"/>
        </w:rPr>
      </w:pPr>
      <w:r w:rsidRPr="00E33EC9">
        <w:rPr>
          <w:rFonts w:ascii="Times New Roman" w:hAnsi="Times New Roman" w:cs="Times New Roman"/>
          <w:sz w:val="24"/>
          <w:szCs w:val="24"/>
        </w:rPr>
        <w:t>Field assisted</w:t>
      </w:r>
      <w:r w:rsidR="0088578B" w:rsidRPr="00E33EC9">
        <w:rPr>
          <w:rFonts w:ascii="Times New Roman" w:hAnsi="Times New Roman" w:cs="Times New Roman"/>
          <w:sz w:val="24"/>
          <w:szCs w:val="24"/>
        </w:rPr>
        <w:t xml:space="preserve"> sintering </w:t>
      </w:r>
      <w:r w:rsidRPr="00E33EC9">
        <w:rPr>
          <w:rFonts w:ascii="Times New Roman" w:hAnsi="Times New Roman" w:cs="Times New Roman"/>
          <w:sz w:val="24"/>
          <w:szCs w:val="24"/>
        </w:rPr>
        <w:t xml:space="preserve">technologies like spark plasma sintering (FAST/SPS) or flash spark plasma sintering </w:t>
      </w:r>
      <w:r w:rsidR="0088578B" w:rsidRPr="00E33EC9">
        <w:rPr>
          <w:rFonts w:ascii="Times New Roman" w:hAnsi="Times New Roman" w:cs="Times New Roman"/>
          <w:sz w:val="24"/>
          <w:szCs w:val="24"/>
        </w:rPr>
        <w:t xml:space="preserve">(Flash SPS) </w:t>
      </w:r>
      <w:r w:rsidRPr="00E33EC9">
        <w:rPr>
          <w:rFonts w:ascii="Times New Roman" w:hAnsi="Times New Roman" w:cs="Times New Roman"/>
          <w:sz w:val="24"/>
          <w:szCs w:val="24"/>
        </w:rPr>
        <w:t>are</w:t>
      </w:r>
      <w:r w:rsidR="0088578B" w:rsidRPr="00E33EC9">
        <w:rPr>
          <w:rFonts w:ascii="Times New Roman" w:hAnsi="Times New Roman" w:cs="Times New Roman"/>
          <w:sz w:val="24"/>
          <w:szCs w:val="24"/>
        </w:rPr>
        <w:t xml:space="preserve"> attractive alternative method</w:t>
      </w:r>
      <w:r w:rsidRPr="00E33EC9">
        <w:rPr>
          <w:rFonts w:ascii="Times New Roman" w:hAnsi="Times New Roman" w:cs="Times New Roman"/>
          <w:sz w:val="24"/>
          <w:szCs w:val="24"/>
        </w:rPr>
        <w:t>s</w:t>
      </w:r>
      <w:r w:rsidR="0088578B" w:rsidRPr="00E33EC9">
        <w:rPr>
          <w:rFonts w:ascii="Times New Roman" w:hAnsi="Times New Roman" w:cs="Times New Roman"/>
          <w:sz w:val="24"/>
          <w:szCs w:val="24"/>
        </w:rPr>
        <w:t xml:space="preserve"> for the processing of </w:t>
      </w:r>
      <w:r w:rsidR="005E4AB4">
        <w:rPr>
          <w:rFonts w:ascii="Times New Roman" w:hAnsi="Times New Roman" w:cs="Times New Roman"/>
          <w:sz w:val="24"/>
          <w:szCs w:val="24"/>
        </w:rPr>
        <w:t xml:space="preserve">nanocrystalline </w:t>
      </w:r>
      <w:r w:rsidR="0088578B" w:rsidRPr="00E33EC9">
        <w:rPr>
          <w:rFonts w:ascii="Times New Roman" w:hAnsi="Times New Roman" w:cs="Times New Roman"/>
          <w:sz w:val="24"/>
          <w:szCs w:val="24"/>
        </w:rPr>
        <w:t xml:space="preserve">Nd-Fe-B magnets with </w:t>
      </w:r>
      <w:r w:rsidRPr="00E33EC9">
        <w:rPr>
          <w:rFonts w:ascii="Times New Roman" w:hAnsi="Times New Roman" w:cs="Times New Roman"/>
          <w:sz w:val="24"/>
          <w:szCs w:val="24"/>
        </w:rPr>
        <w:t xml:space="preserve">well-pronounced </w:t>
      </w:r>
      <w:r w:rsidR="0088578B" w:rsidRPr="00E33EC9">
        <w:rPr>
          <w:rFonts w:ascii="Times New Roman" w:hAnsi="Times New Roman" w:cs="Times New Roman"/>
          <w:sz w:val="24"/>
          <w:szCs w:val="24"/>
        </w:rPr>
        <w:t xml:space="preserve">anisotropic magnetic properties. </w:t>
      </w:r>
      <w:r w:rsidRPr="00E33EC9">
        <w:rPr>
          <w:rFonts w:ascii="Times New Roman" w:hAnsi="Times New Roman" w:cs="Times New Roman"/>
          <w:sz w:val="24"/>
          <w:szCs w:val="24"/>
        </w:rPr>
        <w:t>In both cases</w:t>
      </w:r>
      <w:r w:rsidR="0088578B" w:rsidRPr="00E33EC9">
        <w:rPr>
          <w:rFonts w:ascii="Times New Roman" w:hAnsi="Times New Roman" w:cs="Times New Roman"/>
          <w:sz w:val="24"/>
          <w:szCs w:val="24"/>
        </w:rPr>
        <w:t xml:space="preserve">, a load is applied on a pre-compacted </w:t>
      </w:r>
      <w:r w:rsidR="00686E08" w:rsidRPr="00E33EC9">
        <w:rPr>
          <w:rFonts w:ascii="Times New Roman" w:hAnsi="Times New Roman" w:cs="Times New Roman"/>
          <w:sz w:val="24"/>
          <w:szCs w:val="24"/>
        </w:rPr>
        <w:t xml:space="preserve">or </w:t>
      </w:r>
      <w:r w:rsidRPr="00E33EC9">
        <w:rPr>
          <w:rFonts w:ascii="Times New Roman" w:hAnsi="Times New Roman" w:cs="Times New Roman"/>
          <w:sz w:val="24"/>
          <w:szCs w:val="24"/>
        </w:rPr>
        <w:t xml:space="preserve">pre-sintered </w:t>
      </w:r>
      <w:r w:rsidR="0088578B" w:rsidRPr="00E33EC9">
        <w:rPr>
          <w:rFonts w:ascii="Times New Roman" w:hAnsi="Times New Roman" w:cs="Times New Roman"/>
          <w:sz w:val="24"/>
          <w:szCs w:val="24"/>
        </w:rPr>
        <w:t>sample</w:t>
      </w:r>
      <w:r w:rsidR="00584515">
        <w:rPr>
          <w:rFonts w:ascii="Times New Roman" w:hAnsi="Times New Roman" w:cs="Times New Roman"/>
          <w:sz w:val="24"/>
          <w:szCs w:val="24"/>
        </w:rPr>
        <w:t>, followed by</w:t>
      </w:r>
      <w:r w:rsidRPr="00E33EC9">
        <w:rPr>
          <w:rFonts w:ascii="Times New Roman" w:hAnsi="Times New Roman" w:cs="Times New Roman"/>
          <w:sz w:val="24"/>
          <w:szCs w:val="24"/>
        </w:rPr>
        <w:t xml:space="preserve"> pre-heat</w:t>
      </w:r>
      <w:r w:rsidR="00584515">
        <w:rPr>
          <w:rFonts w:ascii="Times New Roman" w:hAnsi="Times New Roman" w:cs="Times New Roman"/>
          <w:sz w:val="24"/>
          <w:szCs w:val="24"/>
        </w:rPr>
        <w:t>ing</w:t>
      </w:r>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in suitable designed tools.</w:t>
      </w:r>
      <w:r w:rsidRPr="00E33EC9">
        <w:rPr>
          <w:rFonts w:ascii="Times New Roman" w:hAnsi="Times New Roman" w:cs="Times New Roman"/>
          <w:sz w:val="24"/>
          <w:szCs w:val="24"/>
        </w:rPr>
        <w:t xml:space="preserve"> </w:t>
      </w:r>
      <w:r w:rsidR="005E4AB4" w:rsidRPr="005E4AB4">
        <w:rPr>
          <w:rFonts w:ascii="Times New Roman" w:hAnsi="Times New Roman" w:cs="Times New Roman"/>
          <w:color w:val="0000FF"/>
          <w:sz w:val="24"/>
          <w:szCs w:val="24"/>
        </w:rPr>
        <w:t>In the case of FAST/SPS, h</w:t>
      </w:r>
      <w:r w:rsidRPr="005E4AB4">
        <w:rPr>
          <w:rFonts w:ascii="Times New Roman" w:hAnsi="Times New Roman" w:cs="Times New Roman"/>
          <w:color w:val="0000FF"/>
          <w:sz w:val="24"/>
          <w:szCs w:val="24"/>
        </w:rPr>
        <w:t xml:space="preserve">ot deformation </w:t>
      </w:r>
      <w:r w:rsidR="005E4AB4" w:rsidRPr="005E4AB4">
        <w:rPr>
          <w:rFonts w:ascii="Times New Roman" w:hAnsi="Times New Roman" w:cs="Times New Roman"/>
          <w:color w:val="0000FF"/>
          <w:sz w:val="24"/>
          <w:szCs w:val="24"/>
        </w:rPr>
        <w:t>has been</w:t>
      </w:r>
      <w:r w:rsidR="00686E08" w:rsidRPr="00E33EC9">
        <w:rPr>
          <w:rFonts w:ascii="Times New Roman" w:hAnsi="Times New Roman" w:cs="Times New Roman"/>
          <w:sz w:val="24"/>
          <w:szCs w:val="24"/>
        </w:rPr>
        <w:t xml:space="preserve"> done by increase of the load </w:t>
      </w:r>
      <w:r w:rsidR="00E005E4">
        <w:rPr>
          <w:rFonts w:ascii="Times New Roman" w:hAnsi="Times New Roman" w:cs="Times New Roman"/>
          <w:sz w:val="24"/>
          <w:szCs w:val="24"/>
        </w:rPr>
        <w:t>at deformation temperature</w:t>
      </w:r>
      <w:r w:rsidR="005E4AB4">
        <w:rPr>
          <w:rFonts w:ascii="Times New Roman" w:hAnsi="Times New Roman" w:cs="Times New Roman"/>
          <w:sz w:val="24"/>
          <w:szCs w:val="24"/>
        </w:rPr>
        <w:t>.</w:t>
      </w:r>
      <w:r w:rsidR="00E005E4">
        <w:rPr>
          <w:rFonts w:ascii="Times New Roman" w:hAnsi="Times New Roman" w:cs="Times New Roman"/>
          <w:sz w:val="24"/>
          <w:szCs w:val="24"/>
        </w:rPr>
        <w:t xml:space="preserve"> </w:t>
      </w:r>
      <w:r w:rsidR="005E4AB4">
        <w:rPr>
          <w:rFonts w:ascii="Times New Roman" w:hAnsi="Times New Roman" w:cs="Times New Roman"/>
          <w:sz w:val="24"/>
          <w:szCs w:val="24"/>
        </w:rPr>
        <w:t xml:space="preserve">In the case of Flash SPS, </w:t>
      </w:r>
      <w:r w:rsidR="0088578B" w:rsidRPr="005E4AB4">
        <w:rPr>
          <w:rFonts w:ascii="Times New Roman" w:hAnsi="Times New Roman" w:cs="Times New Roman"/>
          <w:color w:val="0000FF"/>
          <w:sz w:val="24"/>
          <w:szCs w:val="24"/>
        </w:rPr>
        <w:t xml:space="preserve">a well-defined power pulse </w:t>
      </w:r>
      <w:r w:rsidR="005E4AB4" w:rsidRPr="005E4AB4">
        <w:rPr>
          <w:rFonts w:ascii="Times New Roman" w:hAnsi="Times New Roman" w:cs="Times New Roman"/>
          <w:color w:val="0000FF"/>
          <w:sz w:val="24"/>
          <w:szCs w:val="24"/>
        </w:rPr>
        <w:t>has been applied</w:t>
      </w:r>
      <w:r w:rsidR="005E4AB4">
        <w:rPr>
          <w:rFonts w:ascii="Times New Roman" w:hAnsi="Times New Roman" w:cs="Times New Roman"/>
          <w:sz w:val="24"/>
          <w:szCs w:val="24"/>
        </w:rPr>
        <w:t xml:space="preserve"> </w:t>
      </w:r>
      <w:r w:rsidR="00E005E4">
        <w:rPr>
          <w:rFonts w:ascii="Times New Roman" w:hAnsi="Times New Roman" w:cs="Times New Roman"/>
          <w:sz w:val="24"/>
          <w:szCs w:val="24"/>
        </w:rPr>
        <w:t xml:space="preserve">under constant load </w:t>
      </w:r>
      <w:r w:rsidR="00EB7E0A" w:rsidRPr="00E33EC9">
        <w:rPr>
          <w:rFonts w:ascii="Times New Roman" w:hAnsi="Times New Roman" w:cs="Times New Roman"/>
          <w:sz w:val="24"/>
          <w:szCs w:val="24"/>
        </w:rPr>
        <w:t>leading to</w:t>
      </w:r>
      <w:r w:rsidR="0088578B" w:rsidRPr="00E33EC9">
        <w:rPr>
          <w:rFonts w:ascii="Times New Roman" w:hAnsi="Times New Roman" w:cs="Times New Roman"/>
          <w:sz w:val="24"/>
          <w:szCs w:val="24"/>
        </w:rPr>
        <w:t xml:space="preserve"> deformation and densification of the </w:t>
      </w:r>
      <w:r w:rsidR="00686E08" w:rsidRPr="00E33EC9">
        <w:rPr>
          <w:rFonts w:ascii="Times New Roman" w:hAnsi="Times New Roman" w:cs="Times New Roman"/>
          <w:sz w:val="24"/>
          <w:szCs w:val="24"/>
        </w:rPr>
        <w:t>magnet</w:t>
      </w:r>
      <w:r w:rsidR="0088578B" w:rsidRPr="00E33EC9">
        <w:rPr>
          <w:rFonts w:ascii="Times New Roman" w:hAnsi="Times New Roman" w:cs="Times New Roman"/>
          <w:sz w:val="24"/>
          <w:szCs w:val="24"/>
        </w:rPr>
        <w:t xml:space="preserve"> in seconds. Compared </w:t>
      </w:r>
      <w:r w:rsidR="0088578B" w:rsidRPr="00E33EC9">
        <w:rPr>
          <w:rFonts w:ascii="Times New Roman" w:hAnsi="Times New Roman" w:cs="Times New Roman"/>
          <w:sz w:val="24"/>
          <w:szCs w:val="24"/>
        </w:rPr>
        <w:lastRenderedPageBreak/>
        <w:t xml:space="preserve">to established processing of anisotropic magnets via hot pressing with subsequent die-upsetting, </w:t>
      </w:r>
      <w:r w:rsidRPr="00E33EC9">
        <w:rPr>
          <w:rFonts w:ascii="Times New Roman" w:hAnsi="Times New Roman" w:cs="Times New Roman"/>
          <w:sz w:val="24"/>
          <w:szCs w:val="24"/>
        </w:rPr>
        <w:t>field assisted sintering technologies</w:t>
      </w:r>
      <w:r w:rsidR="0088578B" w:rsidRPr="00E33EC9">
        <w:rPr>
          <w:rFonts w:ascii="Times New Roman" w:hAnsi="Times New Roman" w:cs="Times New Roman"/>
          <w:sz w:val="24"/>
          <w:szCs w:val="24"/>
        </w:rPr>
        <w:t xml:space="preserve"> introduce the possibility of electroplasticity as an additional deformation mechanism. This mechanism has the potential to improve the magnetic properties through the fine-tuning of the microstructure. Our results reveal that </w:t>
      </w:r>
      <w:r w:rsidR="00686E08" w:rsidRPr="00E33EC9">
        <w:rPr>
          <w:rFonts w:ascii="Times New Roman" w:hAnsi="Times New Roman" w:cs="Times New Roman"/>
          <w:sz w:val="24"/>
          <w:szCs w:val="24"/>
        </w:rPr>
        <w:t>the kind of</w:t>
      </w:r>
      <w:r w:rsidR="0088578B" w:rsidRPr="00E33EC9">
        <w:rPr>
          <w:rFonts w:ascii="Times New Roman" w:hAnsi="Times New Roman" w:cs="Times New Roman"/>
          <w:sz w:val="24"/>
          <w:szCs w:val="24"/>
        </w:rPr>
        <w:t xml:space="preserve"> pre-heating of the sample before applying the </w:t>
      </w:r>
      <w:r w:rsidR="00EB7E0A" w:rsidRPr="00E33EC9">
        <w:rPr>
          <w:rFonts w:ascii="Times New Roman" w:hAnsi="Times New Roman" w:cs="Times New Roman"/>
          <w:sz w:val="24"/>
          <w:szCs w:val="24"/>
        </w:rPr>
        <w:t xml:space="preserve">load/the </w:t>
      </w:r>
      <w:r w:rsidR="0088578B" w:rsidRPr="00E33EC9">
        <w:rPr>
          <w:rFonts w:ascii="Times New Roman" w:hAnsi="Times New Roman" w:cs="Times New Roman"/>
          <w:sz w:val="24"/>
          <w:szCs w:val="24"/>
        </w:rPr>
        <w:t xml:space="preserve">power pulse plays a crucial role for tailoring grain size and grain aspect ratio, both being the key for well-pronounced anisotropic magnetic properties. For better understanding of the relationship between </w:t>
      </w:r>
      <w:r w:rsidR="00EB7E0A" w:rsidRPr="00E33EC9">
        <w:rPr>
          <w:rFonts w:ascii="Times New Roman" w:hAnsi="Times New Roman" w:cs="Times New Roman"/>
          <w:sz w:val="24"/>
          <w:szCs w:val="24"/>
        </w:rPr>
        <w:t xml:space="preserve">processing </w:t>
      </w:r>
      <w:r w:rsidR="0088578B" w:rsidRPr="00E33EC9">
        <w:rPr>
          <w:rFonts w:ascii="Times New Roman" w:hAnsi="Times New Roman" w:cs="Times New Roman"/>
          <w:sz w:val="24"/>
          <w:szCs w:val="24"/>
        </w:rPr>
        <w:t>parameters, microstructure and resulting magnetic properties, systematic parameter stud</w:t>
      </w:r>
      <w:r w:rsidR="00EB7E0A" w:rsidRPr="00E33EC9">
        <w:rPr>
          <w:rFonts w:ascii="Times New Roman" w:hAnsi="Times New Roman" w:cs="Times New Roman"/>
          <w:sz w:val="24"/>
          <w:szCs w:val="24"/>
        </w:rPr>
        <w:t>ies</w:t>
      </w:r>
      <w:r w:rsidR="0088578B" w:rsidRPr="00E33EC9">
        <w:rPr>
          <w:rFonts w:ascii="Times New Roman" w:hAnsi="Times New Roman" w:cs="Times New Roman"/>
          <w:sz w:val="24"/>
          <w:szCs w:val="24"/>
        </w:rPr>
        <w:t xml:space="preserve"> ha</w:t>
      </w:r>
      <w:r w:rsidR="00EB7E0A" w:rsidRPr="00E33EC9">
        <w:rPr>
          <w:rFonts w:ascii="Times New Roman" w:hAnsi="Times New Roman" w:cs="Times New Roman"/>
          <w:sz w:val="24"/>
          <w:szCs w:val="24"/>
        </w:rPr>
        <w:t>ve</w:t>
      </w:r>
      <w:r w:rsidR="0088578B" w:rsidRPr="00E33EC9">
        <w:rPr>
          <w:rFonts w:ascii="Times New Roman" w:hAnsi="Times New Roman" w:cs="Times New Roman"/>
          <w:sz w:val="24"/>
          <w:szCs w:val="24"/>
        </w:rPr>
        <w:t xml:space="preserve"> been done </w:t>
      </w:r>
      <w:r w:rsidR="00EB7E0A" w:rsidRPr="00E33EC9">
        <w:rPr>
          <w:rFonts w:ascii="Times New Roman" w:hAnsi="Times New Roman" w:cs="Times New Roman"/>
          <w:sz w:val="24"/>
          <w:szCs w:val="24"/>
        </w:rPr>
        <w:t xml:space="preserve">for both technologies </w:t>
      </w:r>
      <w:r w:rsidR="0088578B" w:rsidRPr="00E33EC9">
        <w:rPr>
          <w:rFonts w:ascii="Times New Roman" w:hAnsi="Times New Roman" w:cs="Times New Roman"/>
          <w:sz w:val="24"/>
          <w:szCs w:val="24"/>
        </w:rPr>
        <w:t>in the present work.</w:t>
      </w:r>
      <w:r w:rsidR="00EB7E0A" w:rsidRPr="00E33EC9">
        <w:rPr>
          <w:rFonts w:ascii="Times New Roman" w:hAnsi="Times New Roman" w:cs="Times New Roman"/>
          <w:sz w:val="24"/>
          <w:szCs w:val="24"/>
        </w:rPr>
        <w:t xml:space="preserve"> </w:t>
      </w:r>
      <w:r w:rsidR="00E33EC9">
        <w:rPr>
          <w:rFonts w:ascii="Times New Roman" w:hAnsi="Times New Roman" w:cs="Times New Roman"/>
          <w:sz w:val="24"/>
          <w:szCs w:val="24"/>
        </w:rPr>
        <w:t>As final conclusion</w:t>
      </w:r>
      <w:r w:rsidR="00EB7E0A" w:rsidRPr="00E33EC9">
        <w:rPr>
          <w:rFonts w:ascii="Times New Roman" w:hAnsi="Times New Roman" w:cs="Times New Roman"/>
          <w:sz w:val="24"/>
          <w:szCs w:val="24"/>
        </w:rPr>
        <w:t xml:space="preserve">, both technologies </w:t>
      </w:r>
      <w:r w:rsidR="00D55C29">
        <w:rPr>
          <w:rFonts w:ascii="Times New Roman" w:hAnsi="Times New Roman" w:cs="Times New Roman"/>
          <w:sz w:val="24"/>
          <w:szCs w:val="24"/>
        </w:rPr>
        <w:t xml:space="preserve">are </w:t>
      </w:r>
      <w:r w:rsidR="00EB7E0A" w:rsidRPr="00E33EC9">
        <w:rPr>
          <w:rFonts w:ascii="Times New Roman" w:hAnsi="Times New Roman" w:cs="Times New Roman"/>
          <w:sz w:val="24"/>
          <w:szCs w:val="24"/>
        </w:rPr>
        <w:t>benchmarked with respect to established hot deformation technolog</w:t>
      </w:r>
      <w:r w:rsidR="00473810" w:rsidRPr="00E33EC9">
        <w:rPr>
          <w:rFonts w:ascii="Times New Roman" w:hAnsi="Times New Roman" w:cs="Times New Roman"/>
          <w:sz w:val="24"/>
          <w:szCs w:val="24"/>
        </w:rPr>
        <w:t>ies</w:t>
      </w:r>
      <w:r w:rsidR="00EB7E0A" w:rsidRPr="00E33EC9">
        <w:rPr>
          <w:rFonts w:ascii="Times New Roman" w:hAnsi="Times New Roman" w:cs="Times New Roman"/>
          <w:sz w:val="24"/>
          <w:szCs w:val="24"/>
        </w:rPr>
        <w:t>.</w:t>
      </w:r>
    </w:p>
    <w:p w14:paraId="444DBE20" w14:textId="7583B1FB" w:rsidR="0088578B" w:rsidRPr="0088578B" w:rsidRDefault="0088578B" w:rsidP="0088578B">
      <w:pPr>
        <w:spacing w:after="0" w:line="360" w:lineRule="auto"/>
        <w:rPr>
          <w:rFonts w:ascii="Times New Roman" w:hAnsi="Times New Roman" w:cs="Times New Roman"/>
          <w:sz w:val="24"/>
          <w:szCs w:val="24"/>
        </w:rPr>
      </w:pPr>
    </w:p>
    <w:p w14:paraId="2A787C45" w14:textId="60BEA47E" w:rsidR="0088578B" w:rsidRPr="0088578B" w:rsidRDefault="0088578B" w:rsidP="0088578B">
      <w:pPr>
        <w:spacing w:after="0" w:line="360" w:lineRule="auto"/>
        <w:rPr>
          <w:rFonts w:ascii="Times New Roman" w:hAnsi="Times New Roman" w:cs="Times New Roman"/>
          <w:b/>
          <w:bCs/>
          <w:sz w:val="24"/>
          <w:szCs w:val="24"/>
        </w:rPr>
      </w:pPr>
      <w:r w:rsidRPr="0088578B">
        <w:rPr>
          <w:rFonts w:ascii="Times New Roman" w:hAnsi="Times New Roman" w:cs="Times New Roman"/>
          <w:b/>
          <w:bCs/>
          <w:sz w:val="24"/>
          <w:szCs w:val="24"/>
        </w:rPr>
        <w:t>1. Introduction</w:t>
      </w:r>
    </w:p>
    <w:p w14:paraId="152B90F2" w14:textId="3CB8834D"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Nd-Fe-B magnets play an important role in our daily life due to their widespread application in wind turbines, electric vehicles, hybrid electric vehicles, e-bikes, consumer goods, computers and green energy technologies [</w:t>
      </w:r>
      <w:r w:rsidR="00FA47DC" w:rsidRPr="00FA47DC">
        <w:rPr>
          <w:rFonts w:ascii="Times New Roman" w:hAnsi="Times New Roman" w:cs="Times New Roman"/>
          <w:b/>
          <w:bCs/>
          <w:color w:val="0000FF"/>
          <w:sz w:val="24"/>
          <w:szCs w:val="24"/>
        </w:rPr>
        <w:t>Sugimoto 2011</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2011</w:t>
      </w:r>
      <w:r w:rsidRPr="0088578B">
        <w:rPr>
          <w:rFonts w:ascii="Times New Roman" w:hAnsi="Times New Roman" w:cs="Times New Roman"/>
          <w:sz w:val="24"/>
          <w:szCs w:val="24"/>
        </w:rPr>
        <w:t>]. The weight of magnets in these applications varies from tons down to several grams [</w:t>
      </w:r>
      <w:r w:rsidR="00FA47DC" w:rsidRPr="00FA47DC">
        <w:rPr>
          <w:rFonts w:ascii="Times New Roman" w:hAnsi="Times New Roman" w:cs="Times New Roman"/>
          <w:b/>
          <w:bCs/>
          <w:color w:val="0000FF"/>
          <w:sz w:val="24"/>
          <w:szCs w:val="24"/>
        </w:rPr>
        <w:t>Yang 2017</w:t>
      </w:r>
      <w:r w:rsidRPr="0088578B">
        <w:rPr>
          <w:rFonts w:ascii="Times New Roman" w:hAnsi="Times New Roman" w:cs="Times New Roman"/>
          <w:sz w:val="24"/>
          <w:szCs w:val="24"/>
        </w:rPr>
        <w:t xml:space="preserve">]. The preference for using Nd-Fe-B magnets is derived from these magnets having the highest </w:t>
      </w:r>
      <w:r w:rsidR="00584515" w:rsidRPr="0088578B">
        <w:rPr>
          <w:rFonts w:ascii="Times New Roman" w:hAnsi="Times New Roman" w:cs="Times New Roman"/>
          <w:sz w:val="24"/>
          <w:szCs w:val="24"/>
        </w:rPr>
        <w:t>energy</w:t>
      </w:r>
      <w:r w:rsidR="00584515">
        <w:rPr>
          <w:rFonts w:ascii="Times New Roman" w:hAnsi="Times New Roman" w:cs="Times New Roman"/>
          <w:sz w:val="24"/>
          <w:szCs w:val="24"/>
        </w:rPr>
        <w:t>-</w:t>
      </w:r>
      <w:r w:rsidRPr="0088578B">
        <w:rPr>
          <w:rFonts w:ascii="Times New Roman" w:hAnsi="Times New Roman" w:cs="Times New Roman"/>
          <w:sz w:val="24"/>
          <w:szCs w:val="24"/>
        </w:rPr>
        <w:t>product</w:t>
      </w:r>
      <w:r w:rsidR="00155910">
        <w:rPr>
          <w:rFonts w:ascii="Times New Roman" w:hAnsi="Times New Roman" w:cs="Times New Roman"/>
          <w:sz w:val="24"/>
          <w:szCs w:val="24"/>
        </w:rPr>
        <w:t>,</w:t>
      </w:r>
      <w:r w:rsidRPr="0088578B">
        <w:rPr>
          <w:rFonts w:ascii="Times New Roman" w:hAnsi="Times New Roman" w:cs="Times New Roman"/>
          <w:sz w:val="24"/>
          <w:szCs w:val="24"/>
        </w:rPr>
        <w:t xml:space="preserve"> (BH)</w:t>
      </w:r>
      <w:r w:rsidRPr="00254B3C">
        <w:rPr>
          <w:rFonts w:ascii="Times New Roman" w:hAnsi="Times New Roman" w:cs="Times New Roman"/>
          <w:sz w:val="24"/>
          <w:szCs w:val="24"/>
          <w:vertAlign w:val="subscript"/>
        </w:rPr>
        <w:t>max</w:t>
      </w:r>
      <w:r w:rsidR="00155910" w:rsidRPr="00155910">
        <w:rPr>
          <w:rFonts w:ascii="Times New Roman" w:hAnsi="Times New Roman" w:cs="Times New Roman"/>
          <w:sz w:val="24"/>
          <w:szCs w:val="24"/>
        </w:rPr>
        <w:t>,</w:t>
      </w:r>
      <w:r w:rsidRPr="0088578B">
        <w:rPr>
          <w:rFonts w:ascii="Times New Roman" w:hAnsi="Times New Roman" w:cs="Times New Roman"/>
          <w:sz w:val="24"/>
          <w:szCs w:val="24"/>
        </w:rPr>
        <w:t xml:space="preserve"> at room temperature (theoretical 512 kJ</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-3</w:t>
      </w:r>
      <w:r w:rsidRPr="0088578B">
        <w:rPr>
          <w:rFonts w:ascii="Times New Roman" w:hAnsi="Times New Roman" w:cs="Times New Roman"/>
          <w:sz w:val="24"/>
          <w:szCs w:val="24"/>
        </w:rPr>
        <w:t xml:space="preserve">) </w:t>
      </w:r>
      <w:r w:rsidR="00A024F3">
        <w:rPr>
          <w:rFonts w:ascii="Times New Roman" w:hAnsi="Times New Roman" w:cs="Times New Roman"/>
          <w:sz w:val="24"/>
          <w:szCs w:val="24"/>
        </w:rPr>
        <w:t xml:space="preserve">among </w:t>
      </w:r>
      <w:r w:rsidRPr="0088578B">
        <w:rPr>
          <w:rFonts w:ascii="Times New Roman" w:hAnsi="Times New Roman" w:cs="Times New Roman"/>
          <w:sz w:val="24"/>
          <w:szCs w:val="24"/>
        </w:rPr>
        <w:t>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5A7E04C2" w14:textId="77777777" w:rsidR="0088578B" w:rsidRPr="0088578B" w:rsidRDefault="0088578B" w:rsidP="0088578B">
      <w:pPr>
        <w:spacing w:after="0" w:line="360" w:lineRule="auto"/>
        <w:jc w:val="both"/>
        <w:rPr>
          <w:rFonts w:ascii="Times New Roman" w:hAnsi="Times New Roman" w:cs="Times New Roman"/>
          <w:sz w:val="24"/>
          <w:szCs w:val="24"/>
        </w:rPr>
      </w:pPr>
    </w:p>
    <w:p w14:paraId="43646091" w14:textId="5E72423D"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microcrystalline magnets, powder production starts from </w:t>
      </w:r>
      <w:r w:rsidR="00584515">
        <w:rPr>
          <w:rFonts w:ascii="Times New Roman" w:hAnsi="Times New Roman" w:cs="Times New Roman"/>
          <w:sz w:val="24"/>
          <w:szCs w:val="24"/>
        </w:rPr>
        <w:t xml:space="preserve">melting and strip </w:t>
      </w:r>
      <w:r w:rsidRPr="0088578B">
        <w:rPr>
          <w:rFonts w:ascii="Times New Roman" w:hAnsi="Times New Roman" w:cs="Times New Roman"/>
          <w:sz w:val="24"/>
          <w:szCs w:val="24"/>
        </w:rPr>
        <w:t xml:space="preserve">casting </w:t>
      </w:r>
      <w:r w:rsidR="00155910">
        <w:rPr>
          <w:rFonts w:ascii="Times New Roman" w:hAnsi="Times New Roman" w:cs="Times New Roman"/>
          <w:sz w:val="24"/>
          <w:szCs w:val="24"/>
        </w:rPr>
        <w:t xml:space="preserve">of </w:t>
      </w:r>
      <w:r w:rsidR="00584515">
        <w:rPr>
          <w:rFonts w:ascii="Times New Roman" w:hAnsi="Times New Roman" w:cs="Times New Roman"/>
          <w:sz w:val="24"/>
          <w:szCs w:val="24"/>
        </w:rPr>
        <w:t>the alloy</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Yang 2017</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2000</w:t>
      </w:r>
      <w:r w:rsidRPr="0088578B">
        <w:rPr>
          <w:rFonts w:ascii="Times New Roman" w:hAnsi="Times New Roman" w:cs="Times New Roman"/>
          <w:sz w:val="24"/>
          <w:szCs w:val="24"/>
        </w:rPr>
        <w:t>]. The</w:t>
      </w:r>
      <w:r w:rsidR="00584515">
        <w:rPr>
          <w:rFonts w:ascii="Times New Roman" w:hAnsi="Times New Roman" w:cs="Times New Roman"/>
          <w:sz w:val="24"/>
          <w:szCs w:val="24"/>
        </w:rPr>
        <w:t xml:space="preserve"> produced</w:t>
      </w:r>
      <w:r w:rsidRPr="0088578B">
        <w:rPr>
          <w:rFonts w:ascii="Times New Roman" w:hAnsi="Times New Roman" w:cs="Times New Roman"/>
          <w:sz w:val="24"/>
          <w:szCs w:val="24"/>
        </w:rPr>
        <w:t xml:space="preserve"> </w:t>
      </w:r>
      <w:r w:rsidR="00584515">
        <w:rPr>
          <w:rFonts w:ascii="Times New Roman" w:hAnsi="Times New Roman" w:cs="Times New Roman"/>
          <w:sz w:val="24"/>
          <w:szCs w:val="24"/>
        </w:rPr>
        <w:t>flakes</w:t>
      </w:r>
      <w:r w:rsidR="00584515" w:rsidRPr="0088578B">
        <w:rPr>
          <w:rFonts w:ascii="Times New Roman" w:hAnsi="Times New Roman" w:cs="Times New Roman"/>
          <w:sz w:val="24"/>
          <w:szCs w:val="24"/>
        </w:rPr>
        <w:t xml:space="preserve"> </w:t>
      </w:r>
      <w:r w:rsidR="00584515">
        <w:rPr>
          <w:rFonts w:ascii="Times New Roman" w:hAnsi="Times New Roman" w:cs="Times New Roman"/>
          <w:sz w:val="24"/>
          <w:szCs w:val="24"/>
        </w:rPr>
        <w:t>are</w:t>
      </w:r>
      <w:r w:rsidR="00584515" w:rsidRPr="0088578B">
        <w:rPr>
          <w:rFonts w:ascii="Times New Roman" w:hAnsi="Times New Roman" w:cs="Times New Roman"/>
          <w:sz w:val="24"/>
          <w:szCs w:val="24"/>
        </w:rPr>
        <w:t xml:space="preserve"> </w:t>
      </w:r>
      <w:r w:rsidR="00254B3C" w:rsidRPr="0088578B">
        <w:rPr>
          <w:rFonts w:ascii="Times New Roman" w:hAnsi="Times New Roman" w:cs="Times New Roman"/>
          <w:sz w:val="24"/>
          <w:szCs w:val="24"/>
        </w:rPr>
        <w:t>comminute</w:t>
      </w:r>
      <w:r w:rsidR="00254B3C">
        <w:rPr>
          <w:rFonts w:ascii="Times New Roman" w:hAnsi="Times New Roman" w:cs="Times New Roman"/>
          <w:sz w:val="24"/>
          <w:szCs w:val="24"/>
        </w:rPr>
        <w:t>d</w:t>
      </w:r>
      <w:r w:rsidRPr="0088578B">
        <w:rPr>
          <w:rFonts w:ascii="Times New Roman" w:hAnsi="Times New Roman" w:cs="Times New Roman"/>
          <w:sz w:val="24"/>
          <w:szCs w:val="24"/>
        </w:rPr>
        <w:t xml:space="preserve"> by hydrogen decrepitation and afterwards jet milled</w:t>
      </w:r>
      <w:r w:rsidR="00155910">
        <w:rPr>
          <w:rFonts w:ascii="Times New Roman" w:hAnsi="Times New Roman" w:cs="Times New Roman"/>
          <w:sz w:val="24"/>
          <w:szCs w:val="24"/>
        </w:rPr>
        <w:t>,</w:t>
      </w:r>
      <w:r w:rsidRPr="0088578B">
        <w:rPr>
          <w:rFonts w:ascii="Times New Roman" w:hAnsi="Times New Roman" w:cs="Times New Roman"/>
          <w:sz w:val="24"/>
          <w:szCs w:val="24"/>
        </w:rPr>
        <w:t xml:space="preserve"> resulting in a powder with a particle size in the range of 1 – 10 µm. The shaping of the powder is done by conventional powder metallurgical methods like </w:t>
      </w:r>
      <w:r w:rsidR="00584515">
        <w:rPr>
          <w:rFonts w:ascii="Times New Roman" w:hAnsi="Times New Roman" w:cs="Times New Roman"/>
          <w:sz w:val="24"/>
          <w:szCs w:val="24"/>
        </w:rPr>
        <w:t xml:space="preserve">uniaxial </w:t>
      </w:r>
      <w:r w:rsidRPr="0088578B">
        <w:rPr>
          <w:rFonts w:ascii="Times New Roman" w:hAnsi="Times New Roman" w:cs="Times New Roman"/>
          <w:sz w:val="24"/>
          <w:szCs w:val="24"/>
        </w:rPr>
        <w:t xml:space="preserve">or </w:t>
      </w:r>
      <w:r w:rsidR="00584515">
        <w:rPr>
          <w:rFonts w:ascii="Times New Roman" w:hAnsi="Times New Roman" w:cs="Times New Roman"/>
          <w:sz w:val="24"/>
          <w:szCs w:val="24"/>
        </w:rPr>
        <w:t>cold isostatic pressing</w:t>
      </w:r>
      <w:r w:rsidRPr="0088578B">
        <w:rPr>
          <w:rFonts w:ascii="Times New Roman" w:hAnsi="Times New Roman" w:cs="Times New Roman"/>
          <w:sz w:val="24"/>
          <w:szCs w:val="24"/>
        </w:rPr>
        <w:t>. A peculiarity of magnet production is the alignment of the powder particles before or during compaction by applying a magnetic field in the range of 10 – 20 kOe (1 – 2 T, 796 – 1592 kA</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-1</w:t>
      </w:r>
      <w:r w:rsidRPr="0088578B">
        <w:rPr>
          <w:rFonts w:ascii="Times New Roman" w:hAnsi="Times New Roman" w:cs="Times New Roman"/>
          <w:sz w:val="24"/>
          <w:szCs w:val="24"/>
        </w:rPr>
        <w:t>). Finally, the magnets are sintered with a transient liquid phase under protective atmosphere at temperatures in the range of 1000 – 1100°C.</w:t>
      </w:r>
    </w:p>
    <w:p w14:paraId="101BC51D" w14:textId="77777777" w:rsidR="0088578B" w:rsidRPr="0088578B" w:rsidRDefault="0088578B" w:rsidP="0088578B">
      <w:pPr>
        <w:spacing w:after="0" w:line="360" w:lineRule="auto"/>
        <w:jc w:val="both"/>
        <w:rPr>
          <w:rFonts w:ascii="Times New Roman" w:hAnsi="Times New Roman" w:cs="Times New Roman"/>
          <w:sz w:val="24"/>
          <w:szCs w:val="24"/>
        </w:rPr>
      </w:pPr>
    </w:p>
    <w:p w14:paraId="1F39D6EB" w14:textId="61234CD4" w:rsidR="00356EA1" w:rsidRPr="00D55C29" w:rsidRDefault="0088578B" w:rsidP="00356EA1">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lastRenderedPageBreak/>
        <w:t xml:space="preserve">For the manufacturing of nanocrystalline magnets, the Nd-Fe-B alloy is melt-spun by </w:t>
      </w:r>
      <w:r w:rsidR="007156D2">
        <w:rPr>
          <w:rFonts w:ascii="Times New Roman" w:hAnsi="Times New Roman" w:cs="Times New Roman"/>
          <w:sz w:val="24"/>
          <w:szCs w:val="24"/>
        </w:rPr>
        <w:t>ejecting</w:t>
      </w:r>
      <w:r w:rsidRPr="0088578B">
        <w:rPr>
          <w:rFonts w:ascii="Times New Roman" w:hAnsi="Times New Roman" w:cs="Times New Roman"/>
          <w:sz w:val="24"/>
          <w:szCs w:val="24"/>
        </w:rPr>
        <w:t xml:space="preserve"> the melt containing all alloying elements on a rotating copper wheel resulting in quenched ribbons or flakes with a size in the range of several 100 µm. </w:t>
      </w:r>
      <w:r w:rsidR="00155910">
        <w:rPr>
          <w:rFonts w:ascii="Times New Roman" w:hAnsi="Times New Roman" w:cs="Times New Roman"/>
          <w:sz w:val="24"/>
          <w:szCs w:val="24"/>
        </w:rPr>
        <w:t>To ease the</w:t>
      </w:r>
      <w:r w:rsidRPr="0088578B">
        <w:rPr>
          <w:rFonts w:ascii="Times New Roman" w:hAnsi="Times New Roman" w:cs="Times New Roman"/>
          <w:sz w:val="24"/>
          <w:szCs w:val="24"/>
        </w:rPr>
        <w:t xml:space="preserve"> subsequent powder processing, the size of the flakes can be decreased by milling or crushing. Due to rapid solidification, the primary grains of the main Nd</w:t>
      </w:r>
      <w:r w:rsidRPr="00FA47DC">
        <w:rPr>
          <w:rFonts w:ascii="Times New Roman" w:hAnsi="Times New Roman" w:cs="Times New Roman"/>
          <w:sz w:val="24"/>
          <w:szCs w:val="24"/>
          <w:vertAlign w:val="subscript"/>
        </w:rPr>
        <w:t>2</w:t>
      </w:r>
      <w:r w:rsidRPr="0088578B">
        <w:rPr>
          <w:rFonts w:ascii="Times New Roman" w:hAnsi="Times New Roman" w:cs="Times New Roman"/>
          <w:sz w:val="24"/>
          <w:szCs w:val="24"/>
        </w:rPr>
        <w:t>Fe</w:t>
      </w:r>
      <w:r w:rsidRPr="00FA47DC">
        <w:rPr>
          <w:rFonts w:ascii="Times New Roman" w:hAnsi="Times New Roman" w:cs="Times New Roman"/>
          <w:sz w:val="24"/>
          <w:szCs w:val="24"/>
          <w:vertAlign w:val="subscript"/>
        </w:rPr>
        <w:t>14</w:t>
      </w:r>
      <w:r w:rsidRPr="0088578B">
        <w:rPr>
          <w:rFonts w:ascii="Times New Roman" w:hAnsi="Times New Roman" w:cs="Times New Roman"/>
          <w:sz w:val="24"/>
          <w:szCs w:val="24"/>
        </w:rPr>
        <w:t>B phase in the flakes remain nanocrystalline with a size in the range of 10 – 30 nm [</w:t>
      </w:r>
      <w:r w:rsidR="00FA47DC" w:rsidRPr="00FA47DC">
        <w:rPr>
          <w:rFonts w:ascii="Times New Roman" w:hAnsi="Times New Roman" w:cs="Times New Roman"/>
          <w:b/>
          <w:bCs/>
          <w:color w:val="0000FF"/>
          <w:sz w:val="24"/>
          <w:szCs w:val="24"/>
        </w:rPr>
        <w:t>Hioki 2021</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1</w:t>
      </w:r>
      <w:r w:rsidR="00356EA1">
        <w:rPr>
          <w:rFonts w:ascii="Times New Roman" w:hAnsi="Times New Roman" w:cs="Times New Roman"/>
          <w:sz w:val="24"/>
          <w:szCs w:val="24"/>
        </w:rPr>
        <w:t xml:space="preserve"> shows the processing, the morphology of the powder flakes and the primary nanocrystalline grains of melt-spun Nd-Fe-B powders</w:t>
      </w:r>
      <w:r w:rsidR="002F1A75">
        <w:rPr>
          <w:rFonts w:ascii="Times New Roman" w:hAnsi="Times New Roman" w:cs="Times New Roman"/>
          <w:sz w:val="24"/>
          <w:szCs w:val="24"/>
        </w:rPr>
        <w:t xml:space="preserve"> on the example of a commercial </w:t>
      </w:r>
      <w:r w:rsidR="00D55C29">
        <w:rPr>
          <w:rFonts w:ascii="Times New Roman" w:hAnsi="Times New Roman" w:cs="Times New Roman"/>
          <w:sz w:val="24"/>
          <w:szCs w:val="24"/>
        </w:rPr>
        <w:t xml:space="preserve">Nd-Fe-B </w:t>
      </w:r>
      <w:r w:rsidR="002F1A75">
        <w:rPr>
          <w:rFonts w:ascii="Times New Roman" w:hAnsi="Times New Roman" w:cs="Times New Roman"/>
          <w:sz w:val="24"/>
          <w:szCs w:val="24"/>
        </w:rPr>
        <w:t>powder</w:t>
      </w:r>
      <w:r w:rsidR="00D55C29">
        <w:rPr>
          <w:rFonts w:ascii="Times New Roman" w:hAnsi="Times New Roman" w:cs="Times New Roman"/>
          <w:sz w:val="24"/>
          <w:szCs w:val="24"/>
        </w:rPr>
        <w:t xml:space="preserve"> </w:t>
      </w:r>
      <w:r w:rsidR="00D55C29" w:rsidRPr="00D55C29">
        <w:rPr>
          <w:rFonts w:ascii="Times New Roman" w:hAnsi="Times New Roman" w:cs="Times New Roman"/>
          <w:sz w:val="24"/>
          <w:szCs w:val="24"/>
        </w:rPr>
        <w:t>(MQU-F powder from Magnequench)</w:t>
      </w:r>
      <w:r w:rsidR="002F1A75" w:rsidRPr="00D55C29">
        <w:rPr>
          <w:rFonts w:ascii="Times New Roman" w:hAnsi="Times New Roman" w:cs="Times New Roman"/>
          <w:sz w:val="24"/>
          <w:szCs w:val="24"/>
        </w:rPr>
        <w:t>.</w:t>
      </w:r>
    </w:p>
    <w:p w14:paraId="08F6A82D" w14:textId="0DEC9B56" w:rsidR="00356EA1" w:rsidRDefault="00356EA1" w:rsidP="00356EA1">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1FBF225B" w14:textId="77777777" w:rsidTr="00356EA1">
        <w:tc>
          <w:tcPr>
            <w:tcW w:w="9396" w:type="dxa"/>
          </w:tcPr>
          <w:p w14:paraId="76907AAC" w14:textId="72B6810A" w:rsidR="00356EA1" w:rsidRDefault="004776E0" w:rsidP="00356EA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E8161DB" wp14:editId="2A903550">
                  <wp:extent cx="5760000" cy="1929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1929600"/>
                          </a:xfrm>
                          <a:prstGeom prst="rect">
                            <a:avLst/>
                          </a:prstGeom>
                        </pic:spPr>
                      </pic:pic>
                    </a:graphicData>
                  </a:graphic>
                </wp:inline>
              </w:drawing>
            </w:r>
          </w:p>
        </w:tc>
      </w:tr>
    </w:tbl>
    <w:p w14:paraId="799E7FAA" w14:textId="0517938A"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Figure 1:</w:t>
      </w:r>
      <w:r w:rsidRPr="00704DEC">
        <w:rPr>
          <w:rFonts w:ascii="Times New Roman" w:hAnsi="Times New Roman" w:cs="Times New Roman"/>
          <w:i/>
          <w:iCs/>
          <w:sz w:val="24"/>
          <w:szCs w:val="24"/>
        </w:rPr>
        <w:t xml:space="preserve"> Nanocrystalline Nd-Fe-B powder (commercial MQU-F powder from </w:t>
      </w:r>
      <w:r w:rsidR="007156D2">
        <w:rPr>
          <w:rFonts w:ascii="Times New Roman" w:hAnsi="Times New Roman" w:cs="Times New Roman"/>
          <w:i/>
          <w:iCs/>
          <w:sz w:val="24"/>
          <w:szCs w:val="24"/>
        </w:rPr>
        <w:t xml:space="preserve">the company </w:t>
      </w:r>
      <w:r w:rsidRPr="00704DEC">
        <w:rPr>
          <w:rFonts w:ascii="Times New Roman" w:hAnsi="Times New Roman" w:cs="Times New Roman"/>
          <w:i/>
          <w:iCs/>
          <w:sz w:val="24"/>
          <w:szCs w:val="24"/>
        </w:rPr>
        <w:t xml:space="preserve">Magnequench) made by melt-spinning </w:t>
      </w:r>
      <w:r w:rsidRPr="00704DEC">
        <w:rPr>
          <w:rFonts w:ascii="Times New Roman" w:hAnsi="Times New Roman" w:cs="Times New Roman"/>
          <w:b/>
          <w:bCs/>
          <w:i/>
          <w:iCs/>
          <w:sz w:val="24"/>
          <w:szCs w:val="24"/>
        </w:rPr>
        <w:t>a.)</w:t>
      </w:r>
      <w:r w:rsidRPr="00704DEC">
        <w:rPr>
          <w:rFonts w:ascii="Times New Roman" w:hAnsi="Times New Roman" w:cs="Times New Roman"/>
          <w:i/>
          <w:iCs/>
          <w:sz w:val="24"/>
          <w:szCs w:val="24"/>
        </w:rPr>
        <w:t xml:space="preserve"> Principle of melt-spinning </w:t>
      </w:r>
      <w:r w:rsidRPr="00704DEC">
        <w:rPr>
          <w:rFonts w:ascii="Times New Roman" w:hAnsi="Times New Roman" w:cs="Times New Roman"/>
          <w:b/>
          <w:bCs/>
          <w:i/>
          <w:iCs/>
          <w:sz w:val="24"/>
          <w:szCs w:val="24"/>
        </w:rPr>
        <w:t>b.)</w:t>
      </w:r>
      <w:r w:rsidRPr="00704DEC">
        <w:rPr>
          <w:rFonts w:ascii="Times New Roman" w:hAnsi="Times New Roman" w:cs="Times New Roman"/>
          <w:i/>
          <w:iCs/>
          <w:sz w:val="24"/>
          <w:szCs w:val="24"/>
        </w:rPr>
        <w:t xml:space="preserve"> Macroscopic powder flakes </w:t>
      </w:r>
      <w:r w:rsidRPr="00704DEC">
        <w:rPr>
          <w:rFonts w:ascii="Times New Roman" w:hAnsi="Times New Roman" w:cs="Times New Roman"/>
          <w:b/>
          <w:bCs/>
          <w:i/>
          <w:iCs/>
          <w:sz w:val="24"/>
          <w:szCs w:val="24"/>
        </w:rPr>
        <w:t>c.)</w:t>
      </w:r>
      <w:r w:rsidRPr="00704DEC">
        <w:rPr>
          <w:rFonts w:ascii="Times New Roman" w:hAnsi="Times New Roman" w:cs="Times New Roman"/>
          <w:i/>
          <w:iCs/>
          <w:sz w:val="24"/>
          <w:szCs w:val="24"/>
        </w:rPr>
        <w:t xml:space="preserve"> Nanocrystalline Nd</w:t>
      </w:r>
      <w:r w:rsidRPr="00704DEC">
        <w:rPr>
          <w:rFonts w:ascii="Times New Roman" w:hAnsi="Times New Roman" w:cs="Times New Roman"/>
          <w:i/>
          <w:iCs/>
          <w:sz w:val="24"/>
          <w:szCs w:val="24"/>
          <w:vertAlign w:val="subscript"/>
        </w:rPr>
        <w:t>2</w:t>
      </w:r>
      <w:r w:rsidRPr="00704DEC">
        <w:rPr>
          <w:rFonts w:ascii="Times New Roman" w:hAnsi="Times New Roman" w:cs="Times New Roman"/>
          <w:i/>
          <w:iCs/>
          <w:sz w:val="24"/>
          <w:szCs w:val="24"/>
        </w:rPr>
        <w:t>Fe</w:t>
      </w:r>
      <w:r w:rsidRPr="00704DEC">
        <w:rPr>
          <w:rFonts w:ascii="Times New Roman" w:hAnsi="Times New Roman" w:cs="Times New Roman"/>
          <w:i/>
          <w:iCs/>
          <w:sz w:val="24"/>
          <w:szCs w:val="24"/>
          <w:vertAlign w:val="subscript"/>
        </w:rPr>
        <w:t>14</w:t>
      </w:r>
      <w:r w:rsidRPr="00704DEC">
        <w:rPr>
          <w:rFonts w:ascii="Times New Roman" w:hAnsi="Times New Roman" w:cs="Times New Roman"/>
          <w:i/>
          <w:iCs/>
          <w:sz w:val="24"/>
          <w:szCs w:val="24"/>
        </w:rPr>
        <w:t>B grains. The different size of the scale bars is pointed out.</w:t>
      </w:r>
    </w:p>
    <w:p w14:paraId="3B18D2A4" w14:textId="50949B3C" w:rsidR="00356EA1" w:rsidRDefault="00356EA1" w:rsidP="00254B3C">
      <w:pPr>
        <w:spacing w:after="0" w:line="360" w:lineRule="auto"/>
        <w:jc w:val="both"/>
        <w:rPr>
          <w:rFonts w:ascii="Times New Roman" w:hAnsi="Times New Roman" w:cs="Times New Roman"/>
          <w:sz w:val="24"/>
          <w:szCs w:val="24"/>
        </w:rPr>
      </w:pPr>
    </w:p>
    <w:p w14:paraId="5C76E42A" w14:textId="0F595D95" w:rsidR="0088578B" w:rsidRDefault="0088578B" w:rsidP="00254B3C">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Nanocrystalline Nd-Fe-B powders can be directly used in polymer bonded magnets, resulting in a good compromise of isotropic magnetic properties and costs. As an alternative, nanocrystalline Nd-Fe-B powders can be used as starting material for the manufacturing of high-performing </w:t>
      </w:r>
      <w:r w:rsidR="007D164F">
        <w:rPr>
          <w:rFonts w:ascii="Times New Roman" w:hAnsi="Times New Roman" w:cs="Times New Roman"/>
          <w:sz w:val="24"/>
          <w:szCs w:val="24"/>
        </w:rPr>
        <w:t xml:space="preserve">fully dense </w:t>
      </w:r>
      <w:r w:rsidRPr="0088578B">
        <w:rPr>
          <w:rFonts w:ascii="Times New Roman" w:hAnsi="Times New Roman" w:cs="Times New Roman"/>
          <w:sz w:val="24"/>
          <w:szCs w:val="24"/>
        </w:rPr>
        <w:t>anisotropic magnets by applying a multiple-stage production process [</w:t>
      </w:r>
      <w:r w:rsidR="00FA47DC" w:rsidRPr="00FA47DC">
        <w:rPr>
          <w:rFonts w:ascii="Times New Roman" w:hAnsi="Times New Roman" w:cs="Times New Roman"/>
          <w:b/>
          <w:bCs/>
          <w:color w:val="0000FF"/>
          <w:sz w:val="24"/>
          <w:szCs w:val="24"/>
        </w:rPr>
        <w:t>Hioki 2021, Khlopkov 2007, Song 2013, Croat 2018</w:t>
      </w:r>
      <w:r w:rsidRPr="0088578B">
        <w:rPr>
          <w:rFonts w:ascii="Times New Roman" w:hAnsi="Times New Roman" w:cs="Times New Roman"/>
          <w:sz w:val="24"/>
          <w:szCs w:val="24"/>
        </w:rPr>
        <w:t>]. As a first step, the powder is cold pressed</w:t>
      </w:r>
      <w:r w:rsidR="00943204">
        <w:rPr>
          <w:rFonts w:ascii="Times New Roman" w:hAnsi="Times New Roman" w:cs="Times New Roman"/>
          <w:sz w:val="24"/>
          <w:szCs w:val="24"/>
        </w:rPr>
        <w:t xml:space="preserve"> into compacts</w:t>
      </w:r>
      <w:r w:rsidRPr="0088578B">
        <w:rPr>
          <w:rFonts w:ascii="Times New Roman" w:hAnsi="Times New Roman" w:cs="Times New Roman"/>
          <w:sz w:val="24"/>
          <w:szCs w:val="24"/>
        </w:rPr>
        <w:t>. Then, the compacts are fully densified by hot pressing at temperatures in the range of 650°C – 900°C and a pressure of up to 300 MPa [</w:t>
      </w:r>
      <w:r w:rsidR="00FA47DC" w:rsidRPr="00FA47DC">
        <w:rPr>
          <w:rFonts w:ascii="Times New Roman" w:hAnsi="Times New Roman" w:cs="Times New Roman"/>
          <w:b/>
          <w:bCs/>
          <w:color w:val="0000FF"/>
          <w:sz w:val="24"/>
          <w:szCs w:val="24"/>
        </w:rPr>
        <w:t>Song 2013, Croat 2018</w:t>
      </w:r>
      <w:r w:rsidRPr="0088578B">
        <w:rPr>
          <w:rFonts w:ascii="Times New Roman" w:hAnsi="Times New Roman" w:cs="Times New Roman"/>
          <w:sz w:val="24"/>
          <w:szCs w:val="24"/>
        </w:rPr>
        <w:t>]. In the as hot</w:t>
      </w:r>
      <w:r>
        <w:rPr>
          <w:rFonts w:ascii="Times New Roman" w:hAnsi="Times New Roman" w:cs="Times New Roman"/>
          <w:sz w:val="24"/>
          <w:szCs w:val="24"/>
        </w:rPr>
        <w:t>-</w:t>
      </w:r>
      <w:r w:rsidRPr="0088578B">
        <w:rPr>
          <w:rFonts w:ascii="Times New Roman" w:hAnsi="Times New Roman" w:cs="Times New Roman"/>
          <w:sz w:val="24"/>
          <w:szCs w:val="24"/>
        </w:rPr>
        <w:t xml:space="preserve">pressed state, the semi-finished parts contain randomly aligned grains with a size in the range of 20 – 50 nm. Due to the random orientation of the grains, isotropic magnetic properties </w:t>
      </w:r>
      <w:r w:rsidR="00BC03A8">
        <w:rPr>
          <w:rFonts w:ascii="Times New Roman" w:hAnsi="Times New Roman" w:cs="Times New Roman"/>
          <w:sz w:val="24"/>
          <w:szCs w:val="24"/>
        </w:rPr>
        <w:t>are obtained at this stage</w:t>
      </w:r>
      <w:r w:rsidRPr="0088578B">
        <w:rPr>
          <w:rFonts w:ascii="Times New Roman" w:hAnsi="Times New Roman" w:cs="Times New Roman"/>
          <w:sz w:val="24"/>
          <w:szCs w:val="24"/>
        </w:rPr>
        <w:t xml:space="preserve">. As </w:t>
      </w:r>
      <w:r w:rsidR="00943204">
        <w:rPr>
          <w:rFonts w:ascii="Times New Roman" w:hAnsi="Times New Roman" w:cs="Times New Roman"/>
          <w:sz w:val="24"/>
          <w:szCs w:val="24"/>
        </w:rPr>
        <w:t>a final</w:t>
      </w:r>
      <w:r w:rsidRPr="0088578B">
        <w:rPr>
          <w:rFonts w:ascii="Times New Roman" w:hAnsi="Times New Roman" w:cs="Times New Roman"/>
          <w:sz w:val="24"/>
          <w:szCs w:val="24"/>
        </w:rPr>
        <w:t xml:space="preserve"> step, anisotropic magnetic properties are achieved by hot deformation of the semi-finished parts either by die-upsetting (plane magnets) or hot extrusion (ring magnets) [</w:t>
      </w:r>
      <w:r w:rsidR="00FA47DC" w:rsidRPr="00FA47DC">
        <w:rPr>
          <w:rFonts w:ascii="Times New Roman" w:hAnsi="Times New Roman" w:cs="Times New Roman"/>
          <w:b/>
          <w:bCs/>
          <w:color w:val="0000FF"/>
          <w:sz w:val="24"/>
          <w:szCs w:val="24"/>
        </w:rPr>
        <w:t>Grünberger 1997</w:t>
      </w:r>
      <w:r w:rsidRPr="0088578B">
        <w:rPr>
          <w:rFonts w:ascii="Times New Roman" w:hAnsi="Times New Roman" w:cs="Times New Roman"/>
          <w:sz w:val="24"/>
          <w:szCs w:val="24"/>
        </w:rPr>
        <w:t xml:space="preserve">]. A </w:t>
      </w:r>
      <w:r w:rsidR="00E55764">
        <w:rPr>
          <w:rFonts w:ascii="Times New Roman" w:hAnsi="Times New Roman" w:cs="Times New Roman"/>
          <w:sz w:val="24"/>
          <w:szCs w:val="24"/>
        </w:rPr>
        <w:lastRenderedPageBreak/>
        <w:t>deformation degree</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 </w:t>
      </w:r>
      <w:r w:rsidR="00E55764" w:rsidRPr="00E55764">
        <w:rPr>
          <w:rFonts w:ascii="Times New Roman" w:hAnsi="Times New Roman" w:cs="Times New Roman"/>
          <w:sz w:val="24"/>
          <w:szCs w:val="24"/>
        </w:rPr>
        <w:t>height reduction in relation to the initial height</w:t>
      </w:r>
      <w:r w:rsidR="00E55764">
        <w:rPr>
          <w:rFonts w:ascii="Times New Roman" w:hAnsi="Times New Roman" w:cs="Times New Roman"/>
          <w:sz w:val="24"/>
          <w:szCs w:val="24"/>
        </w:rPr>
        <w:t>)</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of up to </w:t>
      </w:r>
      <w:r w:rsidR="002D1260" w:rsidRPr="002D1260">
        <w:rPr>
          <w:rFonts w:ascii="Times New Roman" w:hAnsi="Times New Roman" w:cs="Times New Roman"/>
          <w:color w:val="0000FF"/>
          <w:sz w:val="24"/>
          <w:szCs w:val="24"/>
        </w:rPr>
        <w:t>75</w:t>
      </w:r>
      <w:r w:rsidRPr="002D1260">
        <w:rPr>
          <w:rFonts w:ascii="Times New Roman" w:hAnsi="Times New Roman" w:cs="Times New Roman"/>
          <w:color w:val="0000FF"/>
          <w:sz w:val="24"/>
          <w:szCs w:val="24"/>
        </w:rPr>
        <w:t xml:space="preserve"> %</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can be </w:t>
      </w:r>
      <w:r w:rsidRPr="0088578B">
        <w:rPr>
          <w:rFonts w:ascii="Times New Roman" w:hAnsi="Times New Roman" w:cs="Times New Roman"/>
          <w:sz w:val="24"/>
          <w:szCs w:val="24"/>
        </w:rPr>
        <w:t>achieved by applying temperatures in the range of 650°C – 900°C and a pressure of up to 100 MPa [</w:t>
      </w:r>
      <w:r w:rsidR="00FA47DC" w:rsidRPr="00FA47DC">
        <w:rPr>
          <w:rFonts w:ascii="Times New Roman" w:hAnsi="Times New Roman" w:cs="Times New Roman"/>
          <w:b/>
          <w:bCs/>
          <w:color w:val="0000FF"/>
          <w:sz w:val="24"/>
          <w:szCs w:val="24"/>
        </w:rPr>
        <w:t>Hioki 2021, Song 2013, Croat 2018</w:t>
      </w:r>
      <w:r w:rsidRPr="0088578B">
        <w:rPr>
          <w:rFonts w:ascii="Times New Roman" w:hAnsi="Times New Roman" w:cs="Times New Roman"/>
          <w:sz w:val="24"/>
          <w:szCs w:val="24"/>
        </w:rPr>
        <w:t>].</w:t>
      </w:r>
      <w:r w:rsidR="00254B3C">
        <w:rPr>
          <w:rFonts w:ascii="Times New Roman" w:hAnsi="Times New Roman" w:cs="Times New Roman"/>
          <w:sz w:val="24"/>
          <w:szCs w:val="24"/>
        </w:rPr>
        <w:t xml:space="preserve"> </w:t>
      </w:r>
      <w:r w:rsidR="00E55764" w:rsidRPr="00E55764">
        <w:rPr>
          <w:rFonts w:ascii="Times New Roman" w:hAnsi="Times New Roman" w:cs="Times New Roman"/>
          <w:sz w:val="24"/>
          <w:szCs w:val="24"/>
        </w:rPr>
        <w:t>The magnetic properties of the Nd</w:t>
      </w:r>
      <w:r w:rsidR="00BC03A8">
        <w:rPr>
          <w:rFonts w:ascii="Times New Roman" w:hAnsi="Times New Roman" w:cs="Times New Roman"/>
          <w:sz w:val="24"/>
          <w:szCs w:val="24"/>
        </w:rPr>
        <w:t>-</w:t>
      </w:r>
      <w:r w:rsidR="00E55764" w:rsidRPr="00E55764">
        <w:rPr>
          <w:rFonts w:ascii="Times New Roman" w:hAnsi="Times New Roman" w:cs="Times New Roman"/>
          <w:sz w:val="24"/>
          <w:szCs w:val="24"/>
        </w:rPr>
        <w:t>Fe</w:t>
      </w:r>
      <w:r w:rsidR="00BC03A8">
        <w:rPr>
          <w:rFonts w:ascii="Times New Roman" w:hAnsi="Times New Roman" w:cs="Times New Roman"/>
          <w:sz w:val="24"/>
          <w:szCs w:val="24"/>
        </w:rPr>
        <w:t>-</w:t>
      </w:r>
      <w:r w:rsidR="00E55764" w:rsidRPr="00E55764">
        <w:rPr>
          <w:rFonts w:ascii="Times New Roman" w:hAnsi="Times New Roman" w:cs="Times New Roman"/>
          <w:sz w:val="24"/>
          <w:szCs w:val="24"/>
        </w:rPr>
        <w:t xml:space="preserve">B magnets are influenced by </w:t>
      </w:r>
      <w:r w:rsidR="00E55764">
        <w:rPr>
          <w:rFonts w:ascii="Times New Roman" w:hAnsi="Times New Roman" w:cs="Times New Roman"/>
          <w:sz w:val="24"/>
          <w:szCs w:val="24"/>
        </w:rPr>
        <w:t>this deformation degree</w:t>
      </w:r>
      <w:r w:rsidR="00E55764" w:rsidRPr="00E55764">
        <w:rPr>
          <w:rFonts w:ascii="Times New Roman" w:hAnsi="Times New Roman" w:cs="Times New Roman"/>
          <w:sz w:val="24"/>
          <w:szCs w:val="24"/>
        </w:rPr>
        <w:t xml:space="preserve">. As the </w:t>
      </w:r>
      <w:r w:rsidR="00E55764">
        <w:rPr>
          <w:rFonts w:ascii="Times New Roman" w:hAnsi="Times New Roman" w:cs="Times New Roman"/>
          <w:sz w:val="24"/>
          <w:szCs w:val="24"/>
        </w:rPr>
        <w:t xml:space="preserve">deformation </w:t>
      </w:r>
      <w:r w:rsidR="00E55764" w:rsidRPr="00E55764">
        <w:rPr>
          <w:rFonts w:ascii="Times New Roman" w:hAnsi="Times New Roman" w:cs="Times New Roman"/>
          <w:sz w:val="24"/>
          <w:szCs w:val="24"/>
        </w:rPr>
        <w:t xml:space="preserve">degree increases, the </w:t>
      </w:r>
      <w:r w:rsidR="00BC03A8">
        <w:rPr>
          <w:rFonts w:ascii="Times New Roman" w:hAnsi="Times New Roman" w:cs="Times New Roman"/>
          <w:sz w:val="24"/>
          <w:szCs w:val="24"/>
        </w:rPr>
        <w:t xml:space="preserve">fiber </w:t>
      </w:r>
      <w:r w:rsidR="00E55764" w:rsidRPr="00E55764">
        <w:rPr>
          <w:rFonts w:ascii="Times New Roman" w:hAnsi="Times New Roman" w:cs="Times New Roman"/>
          <w:sz w:val="24"/>
          <w:szCs w:val="24"/>
        </w:rPr>
        <w:t xml:space="preserve">texture also increases, indicating a higher alignment of the </w:t>
      </w:r>
      <w:r w:rsidR="00665EB8" w:rsidRPr="0088578B">
        <w:rPr>
          <w:rFonts w:ascii="Times New Roman" w:hAnsi="Times New Roman" w:cs="Times New Roman"/>
          <w:sz w:val="24"/>
          <w:szCs w:val="24"/>
        </w:rPr>
        <w:t xml:space="preserve">“c” crystallographic/easy magnetization axis </w:t>
      </w:r>
      <w:r w:rsidR="00E55764" w:rsidRPr="00E55764">
        <w:rPr>
          <w:rFonts w:ascii="Times New Roman" w:hAnsi="Times New Roman" w:cs="Times New Roman"/>
          <w:sz w:val="24"/>
          <w:szCs w:val="24"/>
        </w:rPr>
        <w:t>of the Nd</w:t>
      </w:r>
      <w:r w:rsidR="00BC03A8">
        <w:rPr>
          <w:rFonts w:ascii="Times New Roman" w:hAnsi="Times New Roman" w:cs="Times New Roman"/>
          <w:sz w:val="24"/>
          <w:szCs w:val="24"/>
        </w:rPr>
        <w:t>-</w:t>
      </w:r>
      <w:r w:rsidR="00E55764" w:rsidRPr="00E55764">
        <w:rPr>
          <w:rFonts w:ascii="Times New Roman" w:hAnsi="Times New Roman" w:cs="Times New Roman"/>
          <w:sz w:val="24"/>
          <w:szCs w:val="24"/>
        </w:rPr>
        <w:t>Fe</w:t>
      </w:r>
      <w:r w:rsidR="00BC03A8">
        <w:rPr>
          <w:rFonts w:ascii="Times New Roman" w:hAnsi="Times New Roman" w:cs="Times New Roman"/>
          <w:sz w:val="24"/>
          <w:szCs w:val="24"/>
        </w:rPr>
        <w:t>-</w:t>
      </w:r>
      <w:r w:rsidR="00E55764" w:rsidRPr="00E55764">
        <w:rPr>
          <w:rFonts w:ascii="Times New Roman" w:hAnsi="Times New Roman" w:cs="Times New Roman"/>
          <w:sz w:val="24"/>
          <w:szCs w:val="24"/>
        </w:rPr>
        <w:t xml:space="preserve">B grains along the </w:t>
      </w:r>
      <w:r w:rsidR="00BC03A8">
        <w:rPr>
          <w:rFonts w:ascii="Times New Roman" w:hAnsi="Times New Roman" w:cs="Times New Roman"/>
          <w:sz w:val="24"/>
          <w:szCs w:val="24"/>
        </w:rPr>
        <w:t>pressure direction</w:t>
      </w:r>
      <w:r w:rsidR="00E55764" w:rsidRPr="00E55764">
        <w:rPr>
          <w:rFonts w:ascii="Times New Roman" w:hAnsi="Times New Roman" w:cs="Times New Roman"/>
          <w:sz w:val="24"/>
          <w:szCs w:val="24"/>
        </w:rPr>
        <w:t xml:space="preserve">. This alignment leads to an increase in </w:t>
      </w:r>
      <w:r w:rsidR="00BC03A8">
        <w:rPr>
          <w:rFonts w:ascii="Times New Roman" w:hAnsi="Times New Roman" w:cs="Times New Roman"/>
          <w:sz w:val="24"/>
          <w:szCs w:val="24"/>
        </w:rPr>
        <w:t>remanence and, consequently, energy-product</w:t>
      </w:r>
      <w:r w:rsidR="00E55764" w:rsidRPr="00E55764">
        <w:rPr>
          <w:rFonts w:ascii="Times New Roman" w:hAnsi="Times New Roman" w:cs="Times New Roman"/>
          <w:sz w:val="24"/>
          <w:szCs w:val="24"/>
        </w:rPr>
        <w:t xml:space="preserve"> [</w:t>
      </w:r>
      <w:r w:rsidR="00E55764" w:rsidRPr="00E55764">
        <w:rPr>
          <w:rFonts w:ascii="Times New Roman" w:hAnsi="Times New Roman" w:cs="Times New Roman"/>
          <w:b/>
          <w:bCs/>
          <w:color w:val="0000FF"/>
          <w:sz w:val="24"/>
          <w:szCs w:val="24"/>
        </w:rPr>
        <w:t>Khlopkov 2004</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On the nano-scale, anisotropic grain growth occurs resulting – in the ideal case – in plate-like grains with a width in the range of 200 – 500 nm and a height of 20 – 50 nm</w:t>
      </w:r>
      <w:r w:rsidR="002D1260">
        <w:rPr>
          <w:rFonts w:ascii="Times New Roman" w:hAnsi="Times New Roman" w:cs="Times New Roman"/>
          <w:sz w:val="24"/>
          <w:szCs w:val="24"/>
        </w:rPr>
        <w:t xml:space="preserve">. </w:t>
      </w:r>
      <w:r w:rsidRPr="0088578B">
        <w:rPr>
          <w:rFonts w:ascii="Times New Roman" w:hAnsi="Times New Roman" w:cs="Times New Roman"/>
          <w:sz w:val="24"/>
          <w:szCs w:val="24"/>
        </w:rPr>
        <w:t>Nevertheless, there is no consensus in the literature on the reason behind this phenomenon. Different mechanisms were proposed, including the combination of anisotropic grain growth followed by “rotation and grain boundary sliding” [</w:t>
      </w:r>
      <w:r w:rsidR="00FA47DC" w:rsidRPr="00FA47DC">
        <w:rPr>
          <w:rFonts w:ascii="Times New Roman" w:hAnsi="Times New Roman" w:cs="Times New Roman"/>
          <w:b/>
          <w:bCs/>
          <w:color w:val="0000FF"/>
          <w:sz w:val="24"/>
          <w:szCs w:val="24"/>
        </w:rPr>
        <w:t>Hioki 2021</w:t>
      </w:r>
      <w:r w:rsidRPr="0088578B">
        <w:rPr>
          <w:rFonts w:ascii="Times New Roman" w:hAnsi="Times New Roman" w:cs="Times New Roman"/>
          <w:sz w:val="24"/>
          <w:szCs w:val="24"/>
        </w:rPr>
        <w:t>], “grain boundary migration” [</w:t>
      </w:r>
      <w:r w:rsidR="00FA47DC" w:rsidRPr="00FA47DC">
        <w:rPr>
          <w:rFonts w:ascii="Times New Roman" w:hAnsi="Times New Roman" w:cs="Times New Roman"/>
          <w:b/>
          <w:bCs/>
          <w:color w:val="0000FF"/>
          <w:sz w:val="24"/>
          <w:szCs w:val="24"/>
        </w:rPr>
        <w:t>Mishra 1990</w:t>
      </w:r>
      <w:r w:rsidRPr="0088578B">
        <w:rPr>
          <w:rFonts w:ascii="Times New Roman" w:hAnsi="Times New Roman" w:cs="Times New Roman"/>
          <w:sz w:val="24"/>
          <w:szCs w:val="24"/>
        </w:rPr>
        <w:t>], “solution-precipitation creep” [</w:t>
      </w:r>
      <w:r w:rsidR="00FA47DC" w:rsidRPr="00FA47DC">
        <w:rPr>
          <w:rFonts w:ascii="Times New Roman" w:hAnsi="Times New Roman" w:cs="Times New Roman"/>
          <w:b/>
          <w:bCs/>
          <w:color w:val="0000FF"/>
          <w:sz w:val="24"/>
          <w:szCs w:val="24"/>
        </w:rPr>
        <w:t>Grünberger 1997</w:t>
      </w:r>
      <w:r w:rsidRPr="0088578B">
        <w:rPr>
          <w:rFonts w:ascii="Times New Roman" w:hAnsi="Times New Roman" w:cs="Times New Roman"/>
          <w:sz w:val="24"/>
          <w:szCs w:val="24"/>
        </w:rPr>
        <w:t>] and “anisotropic elastic properties” [</w:t>
      </w:r>
      <w:r w:rsidR="00FA47DC" w:rsidRPr="00FA47DC">
        <w:rPr>
          <w:rFonts w:ascii="Times New Roman" w:hAnsi="Times New Roman" w:cs="Times New Roman"/>
          <w:b/>
          <w:bCs/>
          <w:color w:val="0000FF"/>
          <w:sz w:val="24"/>
          <w:szCs w:val="24"/>
        </w:rPr>
        <w:t>Simon 2019</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2</w:t>
      </w:r>
      <w:r w:rsidR="00356EA1">
        <w:rPr>
          <w:rFonts w:ascii="Times New Roman" w:hAnsi="Times New Roman" w:cs="Times New Roman"/>
          <w:sz w:val="24"/>
          <w:szCs w:val="24"/>
        </w:rPr>
        <w:t xml:space="preserve"> illustrates the microstructure evolution of nanocrystalline Nd-Fe-B magnets </w:t>
      </w:r>
      <w:r w:rsidR="000F51F5">
        <w:rPr>
          <w:rFonts w:ascii="Times New Roman" w:hAnsi="Times New Roman" w:cs="Times New Roman"/>
          <w:sz w:val="24"/>
          <w:szCs w:val="24"/>
        </w:rPr>
        <w:t xml:space="preserve">adapted </w:t>
      </w:r>
      <w:r w:rsidR="00704DEC">
        <w:rPr>
          <w:rFonts w:ascii="Times New Roman" w:hAnsi="Times New Roman" w:cs="Times New Roman"/>
          <w:sz w:val="24"/>
          <w:szCs w:val="24"/>
        </w:rPr>
        <w:t xml:space="preserve">for the specific case of field assisted sintering technologies. For a more </w:t>
      </w:r>
      <w:r w:rsidR="000F51F5">
        <w:rPr>
          <w:rFonts w:ascii="Times New Roman" w:hAnsi="Times New Roman" w:cs="Times New Roman"/>
          <w:sz w:val="24"/>
          <w:szCs w:val="24"/>
        </w:rPr>
        <w:t>detailed</w:t>
      </w:r>
      <w:r w:rsidR="00704DEC">
        <w:rPr>
          <w:rFonts w:ascii="Times New Roman" w:hAnsi="Times New Roman" w:cs="Times New Roman"/>
          <w:sz w:val="24"/>
          <w:szCs w:val="24"/>
        </w:rPr>
        <w:t xml:space="preserve"> description, we refer to the </w:t>
      </w:r>
      <w:r w:rsidR="00356EA1">
        <w:rPr>
          <w:rFonts w:ascii="Times New Roman" w:hAnsi="Times New Roman" w:cs="Times New Roman"/>
          <w:sz w:val="24"/>
          <w:szCs w:val="24"/>
        </w:rPr>
        <w:t>excellent review paper of Hioki [</w:t>
      </w:r>
      <w:r w:rsidR="00356EA1" w:rsidRPr="00356EA1">
        <w:rPr>
          <w:rFonts w:ascii="Times New Roman" w:hAnsi="Times New Roman" w:cs="Times New Roman"/>
          <w:b/>
          <w:bCs/>
          <w:color w:val="0000FF"/>
          <w:sz w:val="24"/>
          <w:szCs w:val="24"/>
        </w:rPr>
        <w:t>Hioki 2021</w:t>
      </w:r>
      <w:r w:rsidR="00356EA1">
        <w:rPr>
          <w:rFonts w:ascii="Times New Roman" w:hAnsi="Times New Roman" w:cs="Times New Roman"/>
          <w:sz w:val="24"/>
          <w:szCs w:val="24"/>
        </w:rPr>
        <w:t>].</w:t>
      </w:r>
    </w:p>
    <w:p w14:paraId="2BCFD443" w14:textId="77777777" w:rsidR="00356EA1" w:rsidRDefault="00356EA1" w:rsidP="00356EA1">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57DFF60C" w14:textId="77777777" w:rsidTr="00BC03A8">
        <w:tc>
          <w:tcPr>
            <w:tcW w:w="9396" w:type="dxa"/>
          </w:tcPr>
          <w:p w14:paraId="5F0EDA77" w14:textId="2E320629" w:rsidR="00356EA1" w:rsidRDefault="004776E0"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2316B4" wp14:editId="20FAE101">
                  <wp:extent cx="5760000" cy="1940400"/>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0" cy="1940400"/>
                          </a:xfrm>
                          <a:prstGeom prst="rect">
                            <a:avLst/>
                          </a:prstGeom>
                        </pic:spPr>
                      </pic:pic>
                    </a:graphicData>
                  </a:graphic>
                </wp:inline>
              </w:drawing>
            </w:r>
          </w:p>
        </w:tc>
      </w:tr>
    </w:tbl>
    <w:p w14:paraId="45EF1D00" w14:textId="757F4836"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 xml:space="preserve">Figure </w:t>
      </w:r>
      <w:r w:rsidR="00704DEC">
        <w:rPr>
          <w:rFonts w:ascii="Times New Roman" w:hAnsi="Times New Roman" w:cs="Times New Roman"/>
          <w:b/>
          <w:bCs/>
          <w:i/>
          <w:iCs/>
          <w:sz w:val="24"/>
          <w:szCs w:val="24"/>
        </w:rPr>
        <w:t>2</w:t>
      </w:r>
      <w:r w:rsidRPr="00704DEC">
        <w:rPr>
          <w:rFonts w:ascii="Times New Roman" w:hAnsi="Times New Roman" w:cs="Times New Roman"/>
          <w:b/>
          <w:bCs/>
          <w:i/>
          <w:iCs/>
          <w:sz w:val="24"/>
          <w:szCs w:val="24"/>
        </w:rPr>
        <w:t>:</w:t>
      </w:r>
      <w:r w:rsidRPr="00704DEC">
        <w:rPr>
          <w:rFonts w:ascii="Times New Roman" w:hAnsi="Times New Roman" w:cs="Times New Roman"/>
          <w:i/>
          <w:iCs/>
          <w:sz w:val="24"/>
          <w:szCs w:val="24"/>
        </w:rPr>
        <w:t xml:space="preserve"> Anisotropic grain growth during </w:t>
      </w:r>
      <w:r w:rsidR="00605574" w:rsidRPr="00605574">
        <w:rPr>
          <w:rFonts w:ascii="Times New Roman" w:hAnsi="Times New Roman" w:cs="Times New Roman"/>
          <w:i/>
          <w:iCs/>
          <w:color w:val="0000FF"/>
          <w:sz w:val="24"/>
          <w:szCs w:val="24"/>
        </w:rPr>
        <w:t xml:space="preserve">hot deformation by FAST/SPS or </w:t>
      </w:r>
      <w:r w:rsidRPr="00704DEC">
        <w:rPr>
          <w:rFonts w:ascii="Times New Roman" w:hAnsi="Times New Roman" w:cs="Times New Roman"/>
          <w:i/>
          <w:iCs/>
          <w:sz w:val="24"/>
          <w:szCs w:val="24"/>
        </w:rPr>
        <w:t>Flash SPS and alignment of the nanocrystalline grains perpendicular to the pressing direction leads to anisotropic magnetic properties of nanocrystalline Nd-Fe-B magnets. Adapted from Hioki [</w:t>
      </w:r>
      <w:r w:rsidRPr="00704DEC">
        <w:rPr>
          <w:rFonts w:ascii="Times New Roman" w:hAnsi="Times New Roman" w:cs="Times New Roman"/>
          <w:b/>
          <w:bCs/>
          <w:i/>
          <w:iCs/>
          <w:color w:val="0000FF"/>
          <w:sz w:val="24"/>
          <w:szCs w:val="24"/>
        </w:rPr>
        <w:t>Hioki 2021</w:t>
      </w:r>
      <w:r w:rsidRPr="00704DEC">
        <w:rPr>
          <w:rFonts w:ascii="Times New Roman" w:hAnsi="Times New Roman" w:cs="Times New Roman"/>
          <w:i/>
          <w:iCs/>
          <w:sz w:val="24"/>
          <w:szCs w:val="24"/>
        </w:rPr>
        <w:t>] for the specific case of field assisted sintering of Nd-Fe-B magnets.</w:t>
      </w:r>
    </w:p>
    <w:p w14:paraId="7E4B940E" w14:textId="77777777" w:rsidR="001D1944" w:rsidRDefault="001D1944" w:rsidP="00254B3C">
      <w:pPr>
        <w:spacing w:after="0" w:line="360" w:lineRule="auto"/>
        <w:jc w:val="both"/>
        <w:rPr>
          <w:rFonts w:ascii="Times New Roman" w:hAnsi="Times New Roman" w:cs="Times New Roman"/>
          <w:sz w:val="24"/>
          <w:szCs w:val="24"/>
        </w:rPr>
      </w:pPr>
    </w:p>
    <w:p w14:paraId="7499DA08" w14:textId="5FD0C02E"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Electric current assisted sintering (ECAS) technologies are an attractive alternative for hot deformation of nanocrystalline Nd-Fe-B magnets. It is expected that direct Joule heating of the </w:t>
      </w:r>
      <w:r w:rsidRPr="0088578B">
        <w:rPr>
          <w:rFonts w:ascii="Times New Roman" w:hAnsi="Times New Roman" w:cs="Times New Roman"/>
          <w:sz w:val="24"/>
          <w:szCs w:val="24"/>
        </w:rPr>
        <w:lastRenderedPageBreak/>
        <w:t>compacts by current flow through the bulk in combination with a moderate load further improves microstructure evolution. Our research hypothesis is that electroplasticity occurs as additional deformation and densification mechanism [</w:t>
      </w:r>
      <w:r w:rsidR="00FA47DC" w:rsidRPr="00FA47DC">
        <w:rPr>
          <w:rFonts w:ascii="Times New Roman" w:hAnsi="Times New Roman" w:cs="Times New Roman"/>
          <w:b/>
          <w:bCs/>
          <w:color w:val="0000FF"/>
          <w:sz w:val="24"/>
          <w:szCs w:val="24"/>
        </w:rPr>
        <w:t>Ruszkiewicz 2017</w:t>
      </w:r>
      <w:r w:rsidRPr="0088578B">
        <w:rPr>
          <w:rFonts w:ascii="Times New Roman" w:hAnsi="Times New Roman" w:cs="Times New Roman"/>
          <w:sz w:val="24"/>
          <w:szCs w:val="24"/>
        </w:rPr>
        <w:t>], leading to an improved deformation behaviour and a reduced tool wear [</w:t>
      </w:r>
      <w:r w:rsidR="00FA47DC" w:rsidRPr="00FA47DC">
        <w:rPr>
          <w:rFonts w:ascii="Times New Roman" w:hAnsi="Times New Roman" w:cs="Times New Roman"/>
          <w:b/>
          <w:bCs/>
          <w:color w:val="0000FF"/>
          <w:sz w:val="24"/>
          <w:szCs w:val="24"/>
        </w:rPr>
        <w:t>Dimitrov 2022</w:t>
      </w:r>
      <w:r w:rsidRPr="0088578B">
        <w:rPr>
          <w:rFonts w:ascii="Times New Roman" w:hAnsi="Times New Roman" w:cs="Times New Roman"/>
          <w:sz w:val="24"/>
          <w:szCs w:val="24"/>
        </w:rPr>
        <w:t xml:space="preserve">]. Furthermore, electroplasticity might enable </w:t>
      </w:r>
      <w:r w:rsidR="00383001">
        <w:rPr>
          <w:rFonts w:ascii="Times New Roman" w:hAnsi="Times New Roman" w:cs="Times New Roman"/>
          <w:sz w:val="24"/>
          <w:szCs w:val="24"/>
        </w:rPr>
        <w:t xml:space="preserve">a new degree of freedom </w:t>
      </w:r>
      <w:r w:rsidR="00127B97">
        <w:rPr>
          <w:rFonts w:ascii="Times New Roman" w:hAnsi="Times New Roman" w:cs="Times New Roman"/>
          <w:sz w:val="24"/>
          <w:szCs w:val="24"/>
        </w:rPr>
        <w:t>for adjustments to</w:t>
      </w:r>
      <w:r w:rsidRPr="0088578B">
        <w:rPr>
          <w:rFonts w:ascii="Times New Roman" w:hAnsi="Times New Roman" w:cs="Times New Roman"/>
          <w:sz w:val="24"/>
          <w:szCs w:val="24"/>
        </w:rPr>
        <w:t xml:space="preserve"> the microstructure </w:t>
      </w:r>
      <w:r w:rsidR="00383001">
        <w:rPr>
          <w:rFonts w:ascii="Times New Roman" w:hAnsi="Times New Roman" w:cs="Times New Roman"/>
          <w:sz w:val="24"/>
          <w:szCs w:val="24"/>
        </w:rPr>
        <w:t>which is</w:t>
      </w:r>
      <w:r w:rsidRPr="0088578B">
        <w:rPr>
          <w:rFonts w:ascii="Times New Roman" w:hAnsi="Times New Roman" w:cs="Times New Roman"/>
          <w:sz w:val="24"/>
          <w:szCs w:val="24"/>
        </w:rPr>
        <w:t xml:space="preserve"> not possible with established manufacturing routes. In </w:t>
      </w:r>
      <w:r w:rsidR="00127B97">
        <w:rPr>
          <w:rFonts w:ascii="Times New Roman" w:hAnsi="Times New Roman" w:cs="Times New Roman"/>
          <w:sz w:val="24"/>
          <w:szCs w:val="24"/>
        </w:rPr>
        <w:t xml:space="preserve">an </w:t>
      </w:r>
      <w:r w:rsidRPr="0088578B">
        <w:rPr>
          <w:rFonts w:ascii="Times New Roman" w:hAnsi="Times New Roman" w:cs="Times New Roman"/>
          <w:sz w:val="24"/>
          <w:szCs w:val="24"/>
        </w:rPr>
        <w:t>ideal case, this helps to achieve the best compromise regarding high coercivity and high remanence and to reduce the amount of heavy rare earth elements (HREEs) in Nd-Fe-B magnets without loss of magnetic performance [</w:t>
      </w:r>
      <w:r w:rsidR="00FA47DC" w:rsidRPr="00FA47DC">
        <w:rPr>
          <w:rFonts w:ascii="Times New Roman" w:hAnsi="Times New Roman" w:cs="Times New Roman"/>
          <w:b/>
          <w:bCs/>
          <w:color w:val="0000FF"/>
          <w:sz w:val="24"/>
          <w:szCs w:val="24"/>
        </w:rPr>
        <w:t>Castle 2017</w:t>
      </w:r>
      <w:r w:rsidRPr="0088578B">
        <w:rPr>
          <w:rFonts w:ascii="Times New Roman" w:hAnsi="Times New Roman" w:cs="Times New Roman"/>
          <w:sz w:val="24"/>
          <w:szCs w:val="24"/>
        </w:rPr>
        <w:t>]. Furthermore, it has been demonstrated recently that there is a potential of ECAS technologies for the direct recycling of magnet scrap</w:t>
      </w:r>
      <w:r w:rsidR="002F1A75">
        <w:rPr>
          <w:rFonts w:ascii="Times New Roman" w:hAnsi="Times New Roman" w:cs="Times New Roman"/>
          <w:sz w:val="24"/>
          <w:szCs w:val="24"/>
        </w:rPr>
        <w:t>, which is not accessible by the technologies mentioned above</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 xml:space="preserve">Leich 2019, </w:t>
      </w:r>
      <w:r w:rsidR="00832A8E">
        <w:rPr>
          <w:rFonts w:ascii="Times New Roman" w:hAnsi="Times New Roman" w:cs="Times New Roman"/>
          <w:b/>
          <w:bCs/>
          <w:color w:val="0000FF"/>
          <w:sz w:val="24"/>
          <w:szCs w:val="24"/>
        </w:rPr>
        <w:t>Mishra 2023, Keszler 2023</w:t>
      </w:r>
      <w:r w:rsidRPr="0088578B">
        <w:rPr>
          <w:rFonts w:ascii="Times New Roman" w:hAnsi="Times New Roman" w:cs="Times New Roman"/>
          <w:sz w:val="24"/>
          <w:szCs w:val="24"/>
        </w:rPr>
        <w:t>].</w:t>
      </w:r>
    </w:p>
    <w:p w14:paraId="62E59AB0" w14:textId="77777777" w:rsidR="0088578B" w:rsidRPr="0088578B" w:rsidRDefault="0088578B" w:rsidP="0088578B">
      <w:pPr>
        <w:spacing w:after="0" w:line="360" w:lineRule="auto"/>
        <w:jc w:val="both"/>
        <w:rPr>
          <w:rFonts w:ascii="Times New Roman" w:hAnsi="Times New Roman" w:cs="Times New Roman"/>
          <w:sz w:val="24"/>
          <w:szCs w:val="24"/>
        </w:rPr>
      </w:pPr>
    </w:p>
    <w:p w14:paraId="61528BDC" w14:textId="788FA719" w:rsidR="00A83BC3"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Several ECAS technologies have been investigated for the processing of Nd-Fe-B magnets so far. In all cases, </w:t>
      </w:r>
      <w:r w:rsidR="002F1A75">
        <w:rPr>
          <w:rFonts w:ascii="Times New Roman" w:hAnsi="Times New Roman" w:cs="Times New Roman"/>
          <w:sz w:val="24"/>
          <w:szCs w:val="24"/>
        </w:rPr>
        <w:t xml:space="preserve">melt-spun, </w:t>
      </w:r>
      <w:r w:rsidRPr="0088578B">
        <w:rPr>
          <w:rFonts w:ascii="Times New Roman" w:hAnsi="Times New Roman" w:cs="Times New Roman"/>
          <w:sz w:val="24"/>
          <w:szCs w:val="24"/>
        </w:rPr>
        <w:t xml:space="preserve">nanocrystalline Nd-Fe-B powders or </w:t>
      </w:r>
      <w:r w:rsidR="002F1A75">
        <w:rPr>
          <w:rFonts w:ascii="Times New Roman" w:hAnsi="Times New Roman" w:cs="Times New Roman"/>
          <w:sz w:val="24"/>
          <w:szCs w:val="24"/>
        </w:rPr>
        <w:t>s</w:t>
      </w:r>
      <w:r w:rsidRPr="0088578B">
        <w:rPr>
          <w:rFonts w:ascii="Times New Roman" w:hAnsi="Times New Roman" w:cs="Times New Roman"/>
          <w:sz w:val="24"/>
          <w:szCs w:val="24"/>
        </w:rPr>
        <w:t xml:space="preserve">crap </w:t>
      </w:r>
      <w:r w:rsidR="002F1A75">
        <w:rPr>
          <w:rFonts w:ascii="Times New Roman" w:hAnsi="Times New Roman" w:cs="Times New Roman"/>
          <w:sz w:val="24"/>
          <w:szCs w:val="24"/>
        </w:rPr>
        <w:t xml:space="preserve">from hot-deformed magnets </w:t>
      </w:r>
      <w:r w:rsidRPr="0088578B">
        <w:rPr>
          <w:rFonts w:ascii="Times New Roman" w:hAnsi="Times New Roman" w:cs="Times New Roman"/>
          <w:sz w:val="24"/>
          <w:szCs w:val="24"/>
        </w:rPr>
        <w:t>has been used as starting material</w:t>
      </w:r>
      <w:r w:rsidR="005C673B">
        <w:rPr>
          <w:rFonts w:ascii="Times New Roman" w:hAnsi="Times New Roman" w:cs="Times New Roman"/>
          <w:sz w:val="24"/>
          <w:szCs w:val="24"/>
        </w:rPr>
        <w:t>s</w:t>
      </w:r>
      <w:r w:rsidRPr="0088578B">
        <w:rPr>
          <w:rFonts w:ascii="Times New Roman" w:hAnsi="Times New Roman" w:cs="Times New Roman"/>
          <w:sz w:val="24"/>
          <w:szCs w:val="24"/>
        </w:rPr>
        <w:t>.</w:t>
      </w:r>
    </w:p>
    <w:p w14:paraId="629B4D6C" w14:textId="77777777" w:rsidR="00A83BC3" w:rsidRDefault="00A83BC3" w:rsidP="0088578B">
      <w:pPr>
        <w:spacing w:after="0" w:line="360" w:lineRule="auto"/>
        <w:jc w:val="both"/>
        <w:rPr>
          <w:rFonts w:ascii="Times New Roman" w:hAnsi="Times New Roman" w:cs="Times New Roman"/>
          <w:sz w:val="24"/>
          <w:szCs w:val="24"/>
        </w:rPr>
      </w:pPr>
    </w:p>
    <w:p w14:paraId="4E5ADACD" w14:textId="2E03906C" w:rsidR="00A83BC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1) Electro discharge sintering</w:t>
      </w:r>
      <w:r>
        <w:rPr>
          <w:rFonts w:ascii="Times New Roman" w:hAnsi="Times New Roman" w:cs="Times New Roman"/>
          <w:i/>
          <w:iCs/>
          <w:sz w:val="24"/>
          <w:szCs w:val="24"/>
        </w:rPr>
        <w:t xml:space="preserve"> (EDS)</w:t>
      </w:r>
      <w:r w:rsidRPr="00A83BC3">
        <w:rPr>
          <w:rFonts w:ascii="Times New Roman" w:hAnsi="Times New Roman" w:cs="Times New Roman"/>
          <w:i/>
          <w:iCs/>
          <w:sz w:val="24"/>
          <w:szCs w:val="24"/>
        </w:rPr>
        <w:t>:</w:t>
      </w:r>
      <w:r>
        <w:rPr>
          <w:rFonts w:ascii="Times New Roman" w:hAnsi="Times New Roman" w:cs="Times New Roman"/>
          <w:sz w:val="24"/>
          <w:szCs w:val="24"/>
        </w:rPr>
        <w:t xml:space="preserve"> </w:t>
      </w:r>
      <w:r w:rsidR="0088578B" w:rsidRPr="0088578B">
        <w:rPr>
          <w:rFonts w:ascii="Times New Roman" w:hAnsi="Times New Roman" w:cs="Times New Roman"/>
          <w:sz w:val="24"/>
          <w:szCs w:val="24"/>
        </w:rPr>
        <w:t xml:space="preserve">Leich et al. reported the production of Nd-Fe-B Magnets with isotropic magnetic properties by </w:t>
      </w:r>
      <w:r>
        <w:rPr>
          <w:rFonts w:ascii="Times New Roman" w:hAnsi="Times New Roman" w:cs="Times New Roman"/>
          <w:sz w:val="24"/>
          <w:szCs w:val="24"/>
        </w:rPr>
        <w:t>EDS</w:t>
      </w:r>
      <w:r w:rsidR="0088578B" w:rsidRPr="0088578B">
        <w:rPr>
          <w:rFonts w:ascii="Times New Roman" w:hAnsi="Times New Roman" w:cs="Times New Roman"/>
          <w:sz w:val="24"/>
          <w:szCs w:val="24"/>
        </w:rPr>
        <w:t xml:space="preserve"> [</w:t>
      </w:r>
      <w:r w:rsidR="00832A8E" w:rsidRPr="00832A8E">
        <w:rPr>
          <w:rFonts w:ascii="Times New Roman" w:hAnsi="Times New Roman" w:cs="Times New Roman"/>
          <w:b/>
          <w:bCs/>
          <w:color w:val="0000FF"/>
          <w:sz w:val="24"/>
          <w:szCs w:val="24"/>
        </w:rPr>
        <w:t>Leich 2019</w:t>
      </w:r>
      <w:r w:rsidR="0088578B" w:rsidRPr="00832A8E">
        <w:rPr>
          <w:rFonts w:ascii="Times New Roman" w:hAnsi="Times New Roman" w:cs="Times New Roman"/>
          <w:b/>
          <w:bCs/>
          <w:color w:val="0000FF"/>
          <w:sz w:val="24"/>
          <w:szCs w:val="24"/>
        </w:rPr>
        <w:t>,</w:t>
      </w:r>
      <w:r w:rsidR="00832A8E" w:rsidRPr="00832A8E">
        <w:rPr>
          <w:rFonts w:ascii="Times New Roman" w:hAnsi="Times New Roman" w:cs="Times New Roman"/>
          <w:b/>
          <w:bCs/>
          <w:color w:val="0000FF"/>
          <w:sz w:val="24"/>
          <w:szCs w:val="24"/>
        </w:rPr>
        <w:t xml:space="preserve"> Leich 2018</w:t>
      </w:r>
      <w:r w:rsidR="0088578B" w:rsidRPr="0088578B">
        <w:rPr>
          <w:rFonts w:ascii="Times New Roman" w:hAnsi="Times New Roman" w:cs="Times New Roman"/>
          <w:sz w:val="24"/>
          <w:szCs w:val="24"/>
        </w:rPr>
        <w:t>]. Due to densification in milliseconds by sudden release of energy stored in a capacitor, this method is the most economical of all sintering technologies</w:t>
      </w:r>
      <w:r w:rsidR="00127B97">
        <w:rPr>
          <w:rFonts w:ascii="Times New Roman" w:hAnsi="Times New Roman" w:cs="Times New Roman"/>
          <w:sz w:val="24"/>
          <w:szCs w:val="24"/>
        </w:rPr>
        <w:t>.</w:t>
      </w:r>
      <w:r w:rsidR="0088578B" w:rsidRPr="0088578B">
        <w:rPr>
          <w:rFonts w:ascii="Times New Roman" w:hAnsi="Times New Roman" w:cs="Times New Roman"/>
          <w:sz w:val="24"/>
          <w:szCs w:val="24"/>
        </w:rPr>
        <w:t xml:space="preserve"> </w:t>
      </w:r>
      <w:r w:rsidR="00127B97">
        <w:rPr>
          <w:rFonts w:ascii="Times New Roman" w:hAnsi="Times New Roman" w:cs="Times New Roman"/>
          <w:sz w:val="24"/>
          <w:szCs w:val="24"/>
        </w:rPr>
        <w:t>However,</w:t>
      </w:r>
      <w:r w:rsidR="0088578B" w:rsidRPr="0088578B">
        <w:rPr>
          <w:rFonts w:ascii="Times New Roman" w:hAnsi="Times New Roman" w:cs="Times New Roman"/>
          <w:sz w:val="24"/>
          <w:szCs w:val="24"/>
        </w:rPr>
        <w:t xml:space="preserve"> achieving high microstructural homogeneity is challenging and there is a limitation of the maximum sample size. At current status of the development, the projected area is below </w:t>
      </w:r>
      <w:r w:rsidR="00127B97" w:rsidRPr="00127B97">
        <w:rPr>
          <w:rFonts w:ascii="Times New Roman" w:hAnsi="Times New Roman" w:cs="Times New Roman"/>
          <w:color w:val="0000FF"/>
          <w:sz w:val="24"/>
          <w:szCs w:val="24"/>
        </w:rPr>
        <w:t>600</w:t>
      </w:r>
      <w:r w:rsidR="0088578B" w:rsidRPr="00127B97">
        <w:rPr>
          <w:rFonts w:ascii="Times New Roman" w:hAnsi="Times New Roman" w:cs="Times New Roman"/>
          <w:color w:val="0000FF"/>
          <w:sz w:val="24"/>
          <w:szCs w:val="24"/>
        </w:rPr>
        <w:t xml:space="preserve"> mm</w:t>
      </w:r>
      <w:r w:rsidR="0088578B" w:rsidRPr="00127B97">
        <w:rPr>
          <w:rFonts w:ascii="Times New Roman" w:hAnsi="Times New Roman" w:cs="Times New Roman"/>
          <w:color w:val="0000FF"/>
          <w:sz w:val="24"/>
          <w:szCs w:val="24"/>
          <w:vertAlign w:val="superscript"/>
        </w:rPr>
        <w:t>2</w:t>
      </w:r>
      <w:r w:rsidR="0088578B" w:rsidRPr="00127B97">
        <w:rPr>
          <w:rFonts w:ascii="Times New Roman" w:hAnsi="Times New Roman" w:cs="Times New Roman"/>
          <w:color w:val="0000FF"/>
          <w:sz w:val="24"/>
          <w:szCs w:val="24"/>
        </w:rPr>
        <w:t xml:space="preserve"> </w:t>
      </w:r>
      <w:r w:rsidR="00832A8E">
        <w:rPr>
          <w:rFonts w:ascii="Times New Roman" w:hAnsi="Times New Roman" w:cs="Times New Roman"/>
          <w:sz w:val="24"/>
          <w:szCs w:val="24"/>
        </w:rPr>
        <w:t>[</w:t>
      </w:r>
      <w:r w:rsidR="00832A8E" w:rsidRPr="00832A8E">
        <w:rPr>
          <w:rFonts w:ascii="Times New Roman" w:hAnsi="Times New Roman" w:cs="Times New Roman"/>
          <w:b/>
          <w:bCs/>
          <w:color w:val="0000FF"/>
          <w:sz w:val="24"/>
          <w:szCs w:val="24"/>
        </w:rPr>
        <w:t>Fais 202</w:t>
      </w:r>
      <w:r w:rsidR="00127B97">
        <w:rPr>
          <w:rFonts w:ascii="Times New Roman" w:hAnsi="Times New Roman" w:cs="Times New Roman"/>
          <w:b/>
          <w:bCs/>
          <w:color w:val="0000FF"/>
          <w:sz w:val="24"/>
          <w:szCs w:val="24"/>
        </w:rPr>
        <w:t>3</w:t>
      </w:r>
      <w:r w:rsidR="0088578B" w:rsidRPr="0088578B">
        <w:rPr>
          <w:rFonts w:ascii="Times New Roman" w:hAnsi="Times New Roman" w:cs="Times New Roman"/>
          <w:sz w:val="24"/>
          <w:szCs w:val="24"/>
        </w:rPr>
        <w:t xml:space="preserve">]. </w:t>
      </w:r>
    </w:p>
    <w:p w14:paraId="318F2F56" w14:textId="77777777" w:rsidR="00A83BC3" w:rsidRDefault="00A83BC3" w:rsidP="0088578B">
      <w:pPr>
        <w:spacing w:after="0" w:line="360" w:lineRule="auto"/>
        <w:jc w:val="both"/>
        <w:rPr>
          <w:rFonts w:ascii="Times New Roman" w:hAnsi="Times New Roman" w:cs="Times New Roman"/>
          <w:sz w:val="24"/>
          <w:szCs w:val="24"/>
        </w:rPr>
      </w:pPr>
    </w:p>
    <w:p w14:paraId="56E08281" w14:textId="2B0C0D9E" w:rsidR="00704DEC" w:rsidRPr="00504A9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2) Field assisted sintering technology/spark plasma sintering (FAST/SPS):</w:t>
      </w:r>
      <w:r>
        <w:rPr>
          <w:rFonts w:ascii="Times New Roman" w:hAnsi="Times New Roman" w:cs="Times New Roman"/>
          <w:sz w:val="24"/>
          <w:szCs w:val="24"/>
        </w:rPr>
        <w:t xml:space="preserve"> </w:t>
      </w:r>
      <w:r w:rsidR="00704DEC">
        <w:rPr>
          <w:rFonts w:ascii="Times New Roman" w:hAnsi="Times New Roman" w:cs="Times New Roman"/>
          <w:sz w:val="24"/>
          <w:szCs w:val="24"/>
        </w:rPr>
        <w:t>Several authors</w:t>
      </w:r>
      <w:r w:rsidR="0088578B" w:rsidRPr="0088578B">
        <w:rPr>
          <w:rFonts w:ascii="Times New Roman" w:hAnsi="Times New Roman" w:cs="Times New Roman"/>
          <w:sz w:val="24"/>
          <w:szCs w:val="24"/>
        </w:rPr>
        <w:t xml:space="preserve"> investigated field assisted sintering technology/spark plasma sintering (FAST/SPS) as </w:t>
      </w:r>
      <w:r w:rsidR="00704DEC">
        <w:rPr>
          <w:rFonts w:ascii="Times New Roman" w:hAnsi="Times New Roman" w:cs="Times New Roman"/>
          <w:sz w:val="24"/>
          <w:szCs w:val="24"/>
        </w:rPr>
        <w:t xml:space="preserve">promising </w:t>
      </w:r>
      <w:r w:rsidR="0088578B" w:rsidRPr="0088578B">
        <w:rPr>
          <w:rFonts w:ascii="Times New Roman" w:hAnsi="Times New Roman" w:cs="Times New Roman"/>
          <w:sz w:val="24"/>
          <w:szCs w:val="24"/>
        </w:rPr>
        <w:t xml:space="preserve">alternative to hot pressing </w:t>
      </w:r>
      <w:r w:rsidR="00704DEC">
        <w:rPr>
          <w:rFonts w:ascii="Times New Roman" w:hAnsi="Times New Roman" w:cs="Times New Roman"/>
          <w:sz w:val="24"/>
          <w:szCs w:val="24"/>
        </w:rPr>
        <w:t xml:space="preserve">demonstrating almost full </w:t>
      </w:r>
      <w:r w:rsidR="0088578B" w:rsidRPr="0088578B">
        <w:rPr>
          <w:rFonts w:ascii="Times New Roman" w:hAnsi="Times New Roman" w:cs="Times New Roman"/>
          <w:sz w:val="24"/>
          <w:szCs w:val="24"/>
        </w:rPr>
        <w:t>densification of Nd-Fe-B magnets</w:t>
      </w:r>
      <w:r w:rsidR="0036156F">
        <w:rPr>
          <w:rFonts w:ascii="Times New Roman" w:hAnsi="Times New Roman" w:cs="Times New Roman"/>
          <w:sz w:val="24"/>
          <w:szCs w:val="24"/>
        </w:rPr>
        <w:t xml:space="preserve"> </w:t>
      </w:r>
      <w:r w:rsidR="0036156F" w:rsidRPr="0036156F">
        <w:rPr>
          <w:rFonts w:ascii="Times New Roman" w:hAnsi="Times New Roman" w:cs="Times New Roman"/>
          <w:sz w:val="24"/>
          <w:szCs w:val="24"/>
        </w:rPr>
        <w:t>[</w:t>
      </w:r>
      <w:r w:rsidR="00B32404" w:rsidRPr="00B32404">
        <w:rPr>
          <w:rFonts w:ascii="Times New Roman" w:hAnsi="Times New Roman" w:cs="Times New Roman"/>
          <w:b/>
          <w:bCs/>
          <w:color w:val="0000FF"/>
          <w:sz w:val="24"/>
          <w:szCs w:val="24"/>
        </w:rPr>
        <w:t>Gopalan 2009,</w:t>
      </w:r>
      <w:r w:rsidR="00B32404">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 xml:space="preserve">Liu 2010, Hu 2011, Liu 2012, Wüst 2015, Wang 2015, </w:t>
      </w:r>
      <w:r w:rsidR="00B32404" w:rsidRPr="0036156F">
        <w:rPr>
          <w:rFonts w:ascii="Times New Roman" w:hAnsi="Times New Roman" w:cs="Times New Roman"/>
          <w:b/>
          <w:bCs/>
          <w:color w:val="0000FF"/>
          <w:sz w:val="24"/>
          <w:szCs w:val="24"/>
        </w:rPr>
        <w:t>Tomše 202</w:t>
      </w:r>
      <w:r w:rsidR="00B32404">
        <w:rPr>
          <w:rFonts w:ascii="Times New Roman" w:hAnsi="Times New Roman" w:cs="Times New Roman"/>
          <w:b/>
          <w:bCs/>
          <w:color w:val="0000FF"/>
          <w:sz w:val="24"/>
          <w:szCs w:val="24"/>
        </w:rPr>
        <w:t xml:space="preserve">0, </w:t>
      </w:r>
      <w:r w:rsidR="0036156F" w:rsidRPr="0036156F">
        <w:rPr>
          <w:rFonts w:ascii="Times New Roman" w:hAnsi="Times New Roman" w:cs="Times New Roman"/>
          <w:b/>
          <w:bCs/>
          <w:color w:val="0000FF"/>
          <w:sz w:val="24"/>
          <w:szCs w:val="24"/>
        </w:rPr>
        <w:t>Tomše 2021</w:t>
      </w:r>
      <w:r w:rsidR="0036156F" w:rsidRPr="0036156F">
        <w:rPr>
          <w:rFonts w:ascii="Times New Roman" w:hAnsi="Times New Roman" w:cs="Times New Roman"/>
          <w:sz w:val="24"/>
          <w:szCs w:val="24"/>
        </w:rPr>
        <w:t>]</w:t>
      </w:r>
      <w:r w:rsidR="0036156F">
        <w:rPr>
          <w:rFonts w:ascii="Times New Roman" w:hAnsi="Times New Roman" w:cs="Times New Roman"/>
          <w:sz w:val="24"/>
          <w:szCs w:val="24"/>
        </w:rPr>
        <w:t xml:space="preserve">. </w:t>
      </w:r>
      <w:r w:rsidR="008849B7">
        <w:rPr>
          <w:rFonts w:ascii="Times New Roman" w:hAnsi="Times New Roman" w:cs="Times New Roman"/>
          <w:sz w:val="24"/>
          <w:szCs w:val="24"/>
        </w:rPr>
        <w:t xml:space="preserve">In FAST/SPS, the powder is placed in a conductive </w:t>
      </w:r>
      <w:r w:rsidR="008A274A">
        <w:rPr>
          <w:rFonts w:ascii="Times New Roman" w:hAnsi="Times New Roman" w:cs="Times New Roman"/>
          <w:sz w:val="24"/>
          <w:szCs w:val="24"/>
        </w:rPr>
        <w:t>tool consisting of two punches and a die. After mounting in the FAST/SPS device, the tool</w:t>
      </w:r>
      <w:r w:rsidR="008849B7">
        <w:rPr>
          <w:rFonts w:ascii="Times New Roman" w:hAnsi="Times New Roman" w:cs="Times New Roman"/>
          <w:sz w:val="24"/>
          <w:szCs w:val="24"/>
        </w:rPr>
        <w:t xml:space="preserve"> is </w:t>
      </w:r>
      <w:r w:rsidR="008A274A">
        <w:rPr>
          <w:rFonts w:ascii="Times New Roman" w:hAnsi="Times New Roman" w:cs="Times New Roman"/>
          <w:sz w:val="24"/>
          <w:szCs w:val="24"/>
        </w:rPr>
        <w:t xml:space="preserve">loaded by a hydraulic system and </w:t>
      </w:r>
      <w:r w:rsidR="008849B7">
        <w:rPr>
          <w:rFonts w:ascii="Times New Roman" w:hAnsi="Times New Roman" w:cs="Times New Roman"/>
          <w:sz w:val="24"/>
          <w:szCs w:val="24"/>
        </w:rPr>
        <w:t xml:space="preserve">heated </w:t>
      </w:r>
      <w:r w:rsidR="008A274A">
        <w:rPr>
          <w:rFonts w:ascii="Times New Roman" w:hAnsi="Times New Roman" w:cs="Times New Roman"/>
          <w:sz w:val="24"/>
          <w:szCs w:val="24"/>
        </w:rPr>
        <w:t xml:space="preserve">by direct current flow (= Joule heating). </w:t>
      </w:r>
      <w:r w:rsidR="00D92844">
        <w:rPr>
          <w:rFonts w:ascii="Times New Roman" w:hAnsi="Times New Roman" w:cs="Times New Roman"/>
          <w:sz w:val="24"/>
          <w:szCs w:val="24"/>
        </w:rPr>
        <w:t xml:space="preserve">Depending on the kind of FAST/SPS device, pulsed current or constant current is used. </w:t>
      </w:r>
      <w:r w:rsidR="008A274A">
        <w:rPr>
          <w:rFonts w:ascii="Times New Roman" w:hAnsi="Times New Roman" w:cs="Times New Roman"/>
          <w:sz w:val="24"/>
          <w:szCs w:val="24"/>
        </w:rPr>
        <w:t xml:space="preserve">For conductive </w:t>
      </w:r>
      <w:r w:rsidR="00127B97" w:rsidRPr="00127B97">
        <w:rPr>
          <w:rFonts w:ascii="Times New Roman" w:hAnsi="Times New Roman" w:cs="Times New Roman"/>
          <w:color w:val="0000FF"/>
          <w:sz w:val="24"/>
          <w:szCs w:val="24"/>
        </w:rPr>
        <w:t>materials</w:t>
      </w:r>
      <w:r w:rsidR="008A274A">
        <w:rPr>
          <w:rFonts w:ascii="Times New Roman" w:hAnsi="Times New Roman" w:cs="Times New Roman"/>
          <w:sz w:val="24"/>
          <w:szCs w:val="24"/>
        </w:rPr>
        <w:t xml:space="preserve"> – as is the case for Nd-Fe-B powders – indirect heating by thermal conduction is superimposed by direct Joule heating of the powder. In literature, </w:t>
      </w:r>
      <w:r w:rsidR="008A274A">
        <w:rPr>
          <w:rFonts w:ascii="Times New Roman" w:hAnsi="Times New Roman" w:cs="Times New Roman"/>
          <w:sz w:val="24"/>
          <w:szCs w:val="24"/>
        </w:rPr>
        <w:lastRenderedPageBreak/>
        <w:t>FAST/SPS of Nd-Fe-B powders was</w:t>
      </w:r>
      <w:r w:rsidR="0036156F">
        <w:rPr>
          <w:rFonts w:ascii="Times New Roman" w:hAnsi="Times New Roman" w:cs="Times New Roman"/>
          <w:sz w:val="24"/>
          <w:szCs w:val="24"/>
        </w:rPr>
        <w:t xml:space="preserve"> </w:t>
      </w:r>
      <w:r w:rsidR="008A274A">
        <w:rPr>
          <w:rFonts w:ascii="Times New Roman" w:hAnsi="Times New Roman" w:cs="Times New Roman"/>
          <w:sz w:val="24"/>
          <w:szCs w:val="24"/>
        </w:rPr>
        <w:t xml:space="preserve">usually </w:t>
      </w:r>
      <w:r w:rsidR="0036156F">
        <w:rPr>
          <w:rFonts w:ascii="Times New Roman" w:hAnsi="Times New Roman" w:cs="Times New Roman"/>
          <w:sz w:val="24"/>
          <w:szCs w:val="24"/>
        </w:rPr>
        <w:t>done at temperatures in the range of 600 – 900°C. For shifting the temperature to the lower bound, pressures up to</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500 MPa were applied by using WC tools</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Wang et al. reported that the magnetic properties improved when the current-pulse-ratio (CPR) for operating the FAST/SPS device was changed from 12:2 to 2:2</w:t>
      </w:r>
      <w:r w:rsidR="00A93E34">
        <w:rPr>
          <w:rFonts w:ascii="Times New Roman" w:hAnsi="Times New Roman" w:cs="Times New Roman"/>
          <w:sz w:val="24"/>
          <w:szCs w:val="24"/>
        </w:rPr>
        <w:t xml:space="preserve"> indicating the influence of current flow on the resulting magnetic properties</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Wang 2015</w:t>
      </w:r>
      <w:r w:rsidR="0036156F">
        <w:rPr>
          <w:rFonts w:ascii="Times New Roman" w:hAnsi="Times New Roman" w:cs="Times New Roman"/>
          <w:sz w:val="24"/>
          <w:szCs w:val="24"/>
        </w:rPr>
        <w:t xml:space="preserve">]. </w:t>
      </w:r>
      <w:r w:rsidR="002F1A75">
        <w:rPr>
          <w:rFonts w:ascii="Times New Roman" w:hAnsi="Times New Roman" w:cs="Times New Roman"/>
          <w:sz w:val="24"/>
          <w:szCs w:val="24"/>
        </w:rPr>
        <w:t xml:space="preserve">Due to the lack of </w:t>
      </w:r>
      <w:r w:rsidR="00155995">
        <w:rPr>
          <w:rFonts w:ascii="Times New Roman" w:hAnsi="Times New Roman" w:cs="Times New Roman"/>
          <w:sz w:val="24"/>
          <w:szCs w:val="24"/>
        </w:rPr>
        <w:t>texture development</w:t>
      </w:r>
      <w:r w:rsidR="002F1A75">
        <w:rPr>
          <w:rFonts w:ascii="Times New Roman" w:hAnsi="Times New Roman" w:cs="Times New Roman"/>
          <w:sz w:val="24"/>
          <w:szCs w:val="24"/>
        </w:rPr>
        <w:t xml:space="preserve"> in the case of single-stage FAST/SPS, magnets with isotropic properties result</w:t>
      </w:r>
      <w:r w:rsidR="00504A93">
        <w:rPr>
          <w:rFonts w:ascii="Times New Roman" w:hAnsi="Times New Roman" w:cs="Times New Roman"/>
          <w:sz w:val="24"/>
          <w:szCs w:val="24"/>
        </w:rPr>
        <w:t>ed</w:t>
      </w:r>
      <w:r w:rsidR="0036156F">
        <w:rPr>
          <w:rFonts w:ascii="Times New Roman" w:hAnsi="Times New Roman" w:cs="Times New Roman"/>
          <w:sz w:val="24"/>
          <w:szCs w:val="24"/>
        </w:rPr>
        <w:t xml:space="preserve"> in </w:t>
      </w:r>
      <w:r w:rsidR="00093537">
        <w:rPr>
          <w:rFonts w:ascii="Times New Roman" w:hAnsi="Times New Roman" w:cs="Times New Roman"/>
          <w:sz w:val="24"/>
          <w:szCs w:val="24"/>
        </w:rPr>
        <w:t>this case</w:t>
      </w:r>
      <w:r w:rsidR="002F1A75">
        <w:rPr>
          <w:rFonts w:ascii="Times New Roman" w:hAnsi="Times New Roman" w:cs="Times New Roman"/>
          <w:sz w:val="24"/>
          <w:szCs w:val="24"/>
        </w:rPr>
        <w:t xml:space="preserve">. </w:t>
      </w:r>
      <w:r w:rsidR="008A274A">
        <w:rPr>
          <w:rFonts w:ascii="Times New Roman" w:hAnsi="Times New Roman" w:cs="Times New Roman"/>
          <w:sz w:val="24"/>
          <w:szCs w:val="24"/>
        </w:rPr>
        <w:t xml:space="preserve">To overcome this restriction, </w:t>
      </w:r>
      <w:r w:rsidR="00093537">
        <w:rPr>
          <w:rFonts w:ascii="Times New Roman" w:hAnsi="Times New Roman" w:cs="Times New Roman"/>
          <w:sz w:val="24"/>
          <w:szCs w:val="24"/>
        </w:rPr>
        <w:t>several</w:t>
      </w:r>
      <w:r w:rsidR="002F1A75">
        <w:rPr>
          <w:rFonts w:ascii="Times New Roman" w:hAnsi="Times New Roman" w:cs="Times New Roman"/>
          <w:sz w:val="24"/>
          <w:szCs w:val="24"/>
        </w:rPr>
        <w:t xml:space="preserve"> </w:t>
      </w:r>
      <w:r w:rsidR="0036156F">
        <w:rPr>
          <w:rFonts w:ascii="Times New Roman" w:hAnsi="Times New Roman" w:cs="Times New Roman"/>
          <w:sz w:val="24"/>
          <w:szCs w:val="24"/>
        </w:rPr>
        <w:t xml:space="preserve">attempts </w:t>
      </w:r>
      <w:r w:rsidR="00093537">
        <w:rPr>
          <w:rFonts w:ascii="Times New Roman" w:hAnsi="Times New Roman" w:cs="Times New Roman"/>
          <w:sz w:val="24"/>
          <w:szCs w:val="24"/>
        </w:rPr>
        <w:t xml:space="preserve">were </w:t>
      </w:r>
      <w:r w:rsidR="0036156F">
        <w:rPr>
          <w:rFonts w:ascii="Times New Roman" w:hAnsi="Times New Roman" w:cs="Times New Roman"/>
          <w:sz w:val="24"/>
          <w:szCs w:val="24"/>
        </w:rPr>
        <w:t xml:space="preserve">reported </w:t>
      </w:r>
      <w:r w:rsidR="002F1A75">
        <w:rPr>
          <w:rFonts w:ascii="Times New Roman" w:hAnsi="Times New Roman" w:cs="Times New Roman"/>
          <w:sz w:val="24"/>
          <w:szCs w:val="24"/>
        </w:rPr>
        <w:t xml:space="preserve">in literature where the authors </w:t>
      </w:r>
      <w:r w:rsidR="00504A93">
        <w:rPr>
          <w:rFonts w:ascii="Times New Roman" w:hAnsi="Times New Roman" w:cs="Times New Roman"/>
          <w:sz w:val="24"/>
          <w:szCs w:val="24"/>
        </w:rPr>
        <w:t>conducted</w:t>
      </w:r>
      <w:r w:rsidR="002F1A75">
        <w:rPr>
          <w:rFonts w:ascii="Times New Roman" w:hAnsi="Times New Roman" w:cs="Times New Roman"/>
          <w:sz w:val="24"/>
          <w:szCs w:val="24"/>
        </w:rPr>
        <w:t xml:space="preserve"> die-upsetting in a FAST/SPS device </w:t>
      </w:r>
      <w:r w:rsidR="008A274A">
        <w:rPr>
          <w:rFonts w:ascii="Times New Roman" w:hAnsi="Times New Roman" w:cs="Times New Roman"/>
          <w:sz w:val="24"/>
          <w:szCs w:val="24"/>
        </w:rPr>
        <w:t xml:space="preserve">as second processing stage, </w:t>
      </w:r>
      <w:r w:rsidR="00A93E34">
        <w:rPr>
          <w:rFonts w:ascii="Times New Roman" w:hAnsi="Times New Roman" w:cs="Times New Roman"/>
          <w:sz w:val="24"/>
          <w:szCs w:val="24"/>
        </w:rPr>
        <w:t xml:space="preserve">resulting in Nd-Fe-B magnets with anisotropic properties. Unfortunately, </w:t>
      </w:r>
      <w:r w:rsidR="008A274A">
        <w:rPr>
          <w:rFonts w:ascii="Times New Roman" w:hAnsi="Times New Roman" w:cs="Times New Roman"/>
          <w:sz w:val="24"/>
          <w:szCs w:val="24"/>
        </w:rPr>
        <w:t xml:space="preserve">information about </w:t>
      </w:r>
      <w:r w:rsidR="00A93E34">
        <w:rPr>
          <w:rFonts w:ascii="Times New Roman" w:hAnsi="Times New Roman" w:cs="Times New Roman"/>
          <w:sz w:val="24"/>
          <w:szCs w:val="24"/>
        </w:rPr>
        <w:t xml:space="preserve">exact tool design, </w:t>
      </w:r>
      <w:r w:rsidR="00093537">
        <w:rPr>
          <w:rFonts w:ascii="Times New Roman" w:hAnsi="Times New Roman" w:cs="Times New Roman"/>
          <w:sz w:val="24"/>
          <w:szCs w:val="24"/>
        </w:rPr>
        <w:t xml:space="preserve">complete set of </w:t>
      </w:r>
      <w:r w:rsidR="00155995">
        <w:rPr>
          <w:rFonts w:ascii="Times New Roman" w:hAnsi="Times New Roman" w:cs="Times New Roman"/>
          <w:sz w:val="24"/>
          <w:szCs w:val="24"/>
        </w:rPr>
        <w:t xml:space="preserve">deformation </w:t>
      </w:r>
      <w:r w:rsidR="00093537">
        <w:rPr>
          <w:rFonts w:ascii="Times New Roman" w:hAnsi="Times New Roman" w:cs="Times New Roman"/>
          <w:sz w:val="24"/>
          <w:szCs w:val="24"/>
        </w:rPr>
        <w:t xml:space="preserve">parameters, </w:t>
      </w:r>
      <w:r w:rsidR="00A93E34">
        <w:rPr>
          <w:rFonts w:ascii="Times New Roman" w:hAnsi="Times New Roman" w:cs="Times New Roman"/>
          <w:sz w:val="24"/>
          <w:szCs w:val="24"/>
        </w:rPr>
        <w:t xml:space="preserve">dimensional accuracy and microstructural homogeneity </w:t>
      </w:r>
      <w:r w:rsidR="008A274A">
        <w:rPr>
          <w:rFonts w:ascii="Times New Roman" w:hAnsi="Times New Roman" w:cs="Times New Roman"/>
          <w:sz w:val="24"/>
          <w:szCs w:val="24"/>
        </w:rPr>
        <w:t>is</w:t>
      </w:r>
      <w:r w:rsidR="00A93E34">
        <w:rPr>
          <w:rFonts w:ascii="Times New Roman" w:hAnsi="Times New Roman" w:cs="Times New Roman"/>
          <w:sz w:val="24"/>
          <w:szCs w:val="24"/>
        </w:rPr>
        <w:t xml:space="preserve"> </w:t>
      </w:r>
      <w:r w:rsidR="008A274A">
        <w:rPr>
          <w:rFonts w:ascii="Times New Roman" w:hAnsi="Times New Roman" w:cs="Times New Roman"/>
          <w:sz w:val="24"/>
          <w:szCs w:val="24"/>
        </w:rPr>
        <w:t>rare</w:t>
      </w:r>
      <w:r w:rsidR="00A93E34">
        <w:rPr>
          <w:rFonts w:ascii="Times New Roman" w:hAnsi="Times New Roman" w:cs="Times New Roman"/>
          <w:sz w:val="24"/>
          <w:szCs w:val="24"/>
        </w:rPr>
        <w:t xml:space="preserve"> </w:t>
      </w:r>
      <w:r w:rsidR="002F1A75" w:rsidRPr="0088578B">
        <w:rPr>
          <w:rFonts w:ascii="Times New Roman" w:hAnsi="Times New Roman" w:cs="Times New Roman"/>
          <w:sz w:val="24"/>
          <w:szCs w:val="24"/>
        </w:rPr>
        <w:t>[</w:t>
      </w:r>
      <w:r w:rsidR="001B629A" w:rsidRPr="00B32404">
        <w:rPr>
          <w:rFonts w:ascii="Times New Roman" w:hAnsi="Times New Roman" w:cs="Times New Roman"/>
          <w:b/>
          <w:bCs/>
          <w:color w:val="0000FF"/>
          <w:sz w:val="24"/>
          <w:szCs w:val="24"/>
        </w:rPr>
        <w:t>Gopalan 2009</w:t>
      </w:r>
      <w:r w:rsidR="001B629A">
        <w:rPr>
          <w:rFonts w:ascii="Times New Roman" w:hAnsi="Times New Roman" w:cs="Times New Roman"/>
          <w:b/>
          <w:bCs/>
          <w:color w:val="0000FF"/>
          <w:sz w:val="24"/>
          <w:szCs w:val="24"/>
        </w:rPr>
        <w:t xml:space="preserve">, </w:t>
      </w:r>
      <w:r w:rsidR="0036156F" w:rsidRPr="0036156F">
        <w:rPr>
          <w:rFonts w:ascii="Times New Roman" w:hAnsi="Times New Roman" w:cs="Times New Roman"/>
          <w:b/>
          <w:bCs/>
          <w:color w:val="0000FF"/>
          <w:sz w:val="24"/>
          <w:szCs w:val="24"/>
        </w:rPr>
        <w:t>Liu 2010, Hu 2011,</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Liu 2012,</w:t>
      </w:r>
      <w:r w:rsidR="0036156F" w:rsidRPr="0036156F">
        <w:rPr>
          <w:rFonts w:ascii="Times New Roman" w:hAnsi="Times New Roman" w:cs="Times New Roman"/>
          <w:color w:val="0000FF"/>
          <w:sz w:val="24"/>
          <w:szCs w:val="24"/>
        </w:rPr>
        <w:t xml:space="preserve"> </w:t>
      </w:r>
      <w:r w:rsidR="002F1A75" w:rsidRPr="00832A8E">
        <w:rPr>
          <w:rFonts w:ascii="Times New Roman" w:hAnsi="Times New Roman" w:cs="Times New Roman"/>
          <w:b/>
          <w:bCs/>
          <w:color w:val="0000FF"/>
          <w:sz w:val="24"/>
          <w:szCs w:val="24"/>
        </w:rPr>
        <w:t>Huang 2012, Wang 2015</w:t>
      </w:r>
      <w:r w:rsidR="001B629A">
        <w:rPr>
          <w:rFonts w:ascii="Times New Roman" w:hAnsi="Times New Roman" w:cs="Times New Roman"/>
          <w:b/>
          <w:bCs/>
          <w:color w:val="0000FF"/>
          <w:sz w:val="24"/>
          <w:szCs w:val="24"/>
        </w:rPr>
        <w:t>,</w:t>
      </w:r>
      <w:r w:rsidR="001B629A" w:rsidRPr="001B629A">
        <w:rPr>
          <w:rFonts w:ascii="Times New Roman" w:hAnsi="Times New Roman" w:cs="Times New Roman"/>
          <w:b/>
          <w:bCs/>
          <w:color w:val="0000FF"/>
          <w:sz w:val="24"/>
          <w:szCs w:val="24"/>
        </w:rPr>
        <w:t xml:space="preserve"> </w:t>
      </w:r>
      <w:r w:rsidR="001B629A" w:rsidRPr="0036156F">
        <w:rPr>
          <w:rFonts w:ascii="Times New Roman" w:hAnsi="Times New Roman" w:cs="Times New Roman"/>
          <w:b/>
          <w:bCs/>
          <w:color w:val="0000FF"/>
          <w:sz w:val="24"/>
          <w:szCs w:val="24"/>
        </w:rPr>
        <w:t>Tomše 202</w:t>
      </w:r>
      <w:r w:rsidR="001B629A">
        <w:rPr>
          <w:rFonts w:ascii="Times New Roman" w:hAnsi="Times New Roman" w:cs="Times New Roman"/>
          <w:b/>
          <w:bCs/>
          <w:color w:val="0000FF"/>
          <w:sz w:val="24"/>
          <w:szCs w:val="24"/>
        </w:rPr>
        <w:t>0</w:t>
      </w:r>
      <w:r w:rsidR="002F1A75" w:rsidRPr="0088578B">
        <w:rPr>
          <w:rFonts w:ascii="Times New Roman" w:hAnsi="Times New Roman" w:cs="Times New Roman"/>
          <w:sz w:val="24"/>
          <w:szCs w:val="24"/>
        </w:rPr>
        <w:t>]</w:t>
      </w:r>
      <w:r w:rsidR="0036156F">
        <w:rPr>
          <w:rFonts w:ascii="Times New Roman" w:hAnsi="Times New Roman" w:cs="Times New Roman"/>
          <w:sz w:val="24"/>
          <w:szCs w:val="24"/>
        </w:rPr>
        <w:t>.</w:t>
      </w:r>
    </w:p>
    <w:p w14:paraId="778000B9" w14:textId="77777777" w:rsidR="00A83BC3" w:rsidRDefault="00A83BC3" w:rsidP="0088578B">
      <w:pPr>
        <w:spacing w:after="0" w:line="360" w:lineRule="auto"/>
        <w:jc w:val="both"/>
        <w:rPr>
          <w:rFonts w:ascii="Times New Roman" w:hAnsi="Times New Roman" w:cs="Times New Roman"/>
          <w:sz w:val="24"/>
          <w:szCs w:val="24"/>
        </w:rPr>
      </w:pPr>
    </w:p>
    <w:p w14:paraId="211ECA8D" w14:textId="5AB3BAB7" w:rsidR="0088578B"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3) Flash Spark Plasma Sintering (Flash SPS):</w:t>
      </w:r>
      <w:r>
        <w:rPr>
          <w:rFonts w:ascii="Times New Roman" w:hAnsi="Times New Roman" w:cs="Times New Roman"/>
          <w:sz w:val="24"/>
          <w:szCs w:val="24"/>
        </w:rPr>
        <w:t xml:space="preserve"> Flash SPS </w:t>
      </w:r>
      <w:r w:rsidR="0088578B" w:rsidRPr="0088578B">
        <w:rPr>
          <w:rFonts w:ascii="Times New Roman" w:hAnsi="Times New Roman" w:cs="Times New Roman"/>
          <w:sz w:val="24"/>
          <w:szCs w:val="24"/>
        </w:rPr>
        <w:t>is a novel method which combines the advantages of EDS and FAST/SPS. Originally developed by Grasso et al. for the densification of ceramic materials [</w:t>
      </w:r>
      <w:r w:rsidR="00832A8E" w:rsidRPr="00832A8E">
        <w:rPr>
          <w:rFonts w:ascii="Times New Roman" w:hAnsi="Times New Roman" w:cs="Times New Roman"/>
          <w:b/>
          <w:bCs/>
          <w:color w:val="0000FF"/>
          <w:sz w:val="24"/>
          <w:szCs w:val="24"/>
        </w:rPr>
        <w:t>Grasso 2014</w:t>
      </w:r>
      <w:r w:rsidR="0088578B" w:rsidRPr="0088578B">
        <w:rPr>
          <w:rFonts w:ascii="Times New Roman" w:hAnsi="Times New Roman" w:cs="Times New Roman"/>
          <w:sz w:val="24"/>
          <w:szCs w:val="24"/>
        </w:rPr>
        <w:t xml:space="preserve">], Flash SPS was adapted by Castle et al. for the production of Nd-Fe-B magnets </w:t>
      </w:r>
      <w:r w:rsidR="00093537" w:rsidRPr="0088578B">
        <w:rPr>
          <w:rFonts w:ascii="Times New Roman" w:hAnsi="Times New Roman" w:cs="Times New Roman"/>
          <w:sz w:val="24"/>
          <w:szCs w:val="24"/>
        </w:rPr>
        <w:t xml:space="preserve">recently </w:t>
      </w:r>
      <w:r w:rsidR="0088578B" w:rsidRPr="0088578B">
        <w:rPr>
          <w:rFonts w:ascii="Times New Roman" w:hAnsi="Times New Roman" w:cs="Times New Roman"/>
          <w:sz w:val="24"/>
          <w:szCs w:val="24"/>
        </w:rPr>
        <w:t>demonstrating well-pronounced anisotropic magnetic properties [</w:t>
      </w:r>
      <w:r w:rsidR="00832A8E" w:rsidRPr="00832A8E">
        <w:rPr>
          <w:rFonts w:ascii="Times New Roman" w:hAnsi="Times New Roman" w:cs="Times New Roman"/>
          <w:b/>
          <w:bCs/>
          <w:color w:val="0000FF"/>
          <w:sz w:val="24"/>
          <w:szCs w:val="24"/>
        </w:rPr>
        <w:t>Castle 2017</w:t>
      </w:r>
      <w:r w:rsidR="0088578B" w:rsidRPr="0088578B">
        <w:rPr>
          <w:rFonts w:ascii="Times New Roman" w:hAnsi="Times New Roman" w:cs="Times New Roman"/>
          <w:sz w:val="24"/>
          <w:szCs w:val="24"/>
        </w:rPr>
        <w:t xml:space="preserve">]. Flash SPS cycles can be conducted in a conventional FAST/SPS device. A high-power pulse </w:t>
      </w:r>
      <w:r w:rsidR="005C673B">
        <w:rPr>
          <w:rFonts w:ascii="Times New Roman" w:hAnsi="Times New Roman" w:cs="Times New Roman"/>
          <w:sz w:val="24"/>
          <w:szCs w:val="24"/>
        </w:rPr>
        <w:t xml:space="preserve">of several 10 kW and </w:t>
      </w:r>
      <w:r w:rsidR="0088578B" w:rsidRPr="0088578B">
        <w:rPr>
          <w:rFonts w:ascii="Times New Roman" w:hAnsi="Times New Roman" w:cs="Times New Roman"/>
          <w:sz w:val="24"/>
          <w:szCs w:val="24"/>
        </w:rPr>
        <w:t>a defined length (usually less than 60 s) is forced through a pre-compacted</w:t>
      </w:r>
      <w:r w:rsidR="00093537">
        <w:rPr>
          <w:rFonts w:ascii="Times New Roman" w:hAnsi="Times New Roman" w:cs="Times New Roman"/>
          <w:sz w:val="24"/>
          <w:szCs w:val="24"/>
        </w:rPr>
        <w:t>/pre-sintered</w:t>
      </w:r>
      <w:r w:rsidR="0088578B" w:rsidRPr="0088578B">
        <w:rPr>
          <w:rFonts w:ascii="Times New Roman" w:hAnsi="Times New Roman" w:cs="Times New Roman"/>
          <w:sz w:val="24"/>
          <w:szCs w:val="24"/>
        </w:rPr>
        <w:t xml:space="preserve"> sample resulting in simultaneous densification and hot deformation with large height reduction. </w:t>
      </w:r>
      <w:r w:rsidR="005C673B">
        <w:rPr>
          <w:rFonts w:ascii="Times New Roman" w:hAnsi="Times New Roman" w:cs="Times New Roman"/>
          <w:sz w:val="24"/>
          <w:szCs w:val="24"/>
        </w:rPr>
        <w:t>Our recent works show that</w:t>
      </w:r>
      <w:r w:rsidR="0088578B" w:rsidRPr="0088578B">
        <w:rPr>
          <w:rFonts w:ascii="Times New Roman" w:hAnsi="Times New Roman" w:cs="Times New Roman"/>
          <w:sz w:val="24"/>
          <w:szCs w:val="24"/>
        </w:rPr>
        <w:t xml:space="preserve"> comprehensive data </w:t>
      </w:r>
      <w:r w:rsidR="00A93E34">
        <w:rPr>
          <w:rFonts w:ascii="Times New Roman" w:hAnsi="Times New Roman" w:cs="Times New Roman"/>
          <w:sz w:val="24"/>
          <w:szCs w:val="24"/>
        </w:rPr>
        <w:t>analysis possible</w:t>
      </w:r>
      <w:r w:rsidR="0088578B" w:rsidRPr="0088578B">
        <w:rPr>
          <w:rFonts w:ascii="Times New Roman" w:hAnsi="Times New Roman" w:cs="Times New Roman"/>
          <w:sz w:val="24"/>
          <w:szCs w:val="24"/>
        </w:rPr>
        <w:t xml:space="preserve"> in a FAST/SPS device</w:t>
      </w:r>
      <w:r w:rsidR="005C673B">
        <w:rPr>
          <w:rFonts w:ascii="Times New Roman" w:hAnsi="Times New Roman" w:cs="Times New Roman"/>
          <w:sz w:val="24"/>
          <w:szCs w:val="24"/>
        </w:rPr>
        <w:t xml:space="preserve"> enabled</w:t>
      </w:r>
      <w:r w:rsidR="00A93E34">
        <w:rPr>
          <w:rFonts w:ascii="Times New Roman" w:hAnsi="Times New Roman" w:cs="Times New Roman"/>
          <w:sz w:val="24"/>
          <w:szCs w:val="24"/>
        </w:rPr>
        <w:t xml:space="preserve"> </w:t>
      </w:r>
      <w:r w:rsidR="0088578B" w:rsidRPr="0088578B">
        <w:rPr>
          <w:rFonts w:ascii="Times New Roman" w:hAnsi="Times New Roman" w:cs="Times New Roman"/>
          <w:sz w:val="24"/>
          <w:szCs w:val="24"/>
        </w:rPr>
        <w:t>to exactly tune the crystallographic texture while keeping the grain size on the nanoscale</w:t>
      </w:r>
      <w:r w:rsidR="005C673B">
        <w:rPr>
          <w:rFonts w:ascii="Times New Roman" w:hAnsi="Times New Roman" w:cs="Times New Roman"/>
          <w:sz w:val="24"/>
          <w:szCs w:val="24"/>
        </w:rPr>
        <w:t xml:space="preserve"> </w:t>
      </w:r>
      <w:r w:rsidR="005C673B" w:rsidRPr="005C673B">
        <w:rPr>
          <w:rFonts w:ascii="Times New Roman" w:hAnsi="Times New Roman" w:cs="Times New Roman"/>
          <w:sz w:val="24"/>
          <w:szCs w:val="24"/>
        </w:rPr>
        <w:t>[</w:t>
      </w:r>
      <w:r w:rsidR="005C673B" w:rsidRPr="005C673B">
        <w:rPr>
          <w:rFonts w:ascii="Times New Roman" w:hAnsi="Times New Roman" w:cs="Times New Roman"/>
          <w:b/>
          <w:bCs/>
          <w:color w:val="0000FF"/>
          <w:sz w:val="24"/>
          <w:szCs w:val="24"/>
        </w:rPr>
        <w:t>Mishra 2023, Maccari 2023</w:t>
      </w:r>
      <w:r w:rsidR="005C673B" w:rsidRPr="005C673B">
        <w:rPr>
          <w:rFonts w:ascii="Times New Roman" w:hAnsi="Times New Roman" w:cs="Times New Roman"/>
          <w:sz w:val="24"/>
          <w:szCs w:val="24"/>
        </w:rPr>
        <w:t>]</w:t>
      </w:r>
      <w:r w:rsidR="0088578B" w:rsidRPr="0088578B">
        <w:rPr>
          <w:rFonts w:ascii="Times New Roman" w:hAnsi="Times New Roman" w:cs="Times New Roman"/>
          <w:sz w:val="24"/>
          <w:szCs w:val="24"/>
        </w:rPr>
        <w:t xml:space="preserve">. Both properties are prerequisite to achieve </w:t>
      </w:r>
      <w:r w:rsidR="00093537">
        <w:rPr>
          <w:rFonts w:ascii="Times New Roman" w:hAnsi="Times New Roman" w:cs="Times New Roman"/>
          <w:sz w:val="24"/>
          <w:szCs w:val="24"/>
        </w:rPr>
        <w:t>pronounced</w:t>
      </w:r>
      <w:r w:rsidR="0088578B" w:rsidRPr="0088578B">
        <w:rPr>
          <w:rFonts w:ascii="Times New Roman" w:hAnsi="Times New Roman" w:cs="Times New Roman"/>
          <w:sz w:val="24"/>
          <w:szCs w:val="24"/>
        </w:rPr>
        <w:t xml:space="preserve"> anisotropic magnetic properties. </w:t>
      </w:r>
      <w:r w:rsidR="0088578B" w:rsidRPr="0088578B">
        <w:rPr>
          <w:rFonts w:ascii="Times New Roman" w:hAnsi="Times New Roman" w:cs="Times New Roman"/>
          <w:b/>
          <w:bCs/>
          <w:sz w:val="24"/>
          <w:szCs w:val="24"/>
        </w:rPr>
        <w:t xml:space="preserve">Figure </w:t>
      </w:r>
      <w:r w:rsidR="00A93E34">
        <w:rPr>
          <w:rFonts w:ascii="Times New Roman" w:hAnsi="Times New Roman" w:cs="Times New Roman"/>
          <w:b/>
          <w:bCs/>
          <w:sz w:val="24"/>
          <w:szCs w:val="24"/>
        </w:rPr>
        <w:t>3</w:t>
      </w:r>
      <w:r w:rsidR="0088578B" w:rsidRPr="0088578B">
        <w:rPr>
          <w:rFonts w:ascii="Times New Roman" w:hAnsi="Times New Roman" w:cs="Times New Roman"/>
          <w:sz w:val="24"/>
          <w:szCs w:val="24"/>
        </w:rPr>
        <w:t xml:space="preserve"> schematically shows the experimental setup and the different processing steps of </w:t>
      </w:r>
      <w:r w:rsidR="001B629A">
        <w:rPr>
          <w:rFonts w:ascii="Times New Roman" w:hAnsi="Times New Roman" w:cs="Times New Roman"/>
          <w:sz w:val="24"/>
          <w:szCs w:val="24"/>
        </w:rPr>
        <w:t>hot deformation via the</w:t>
      </w:r>
      <w:r w:rsidR="0088578B" w:rsidRPr="0088578B">
        <w:rPr>
          <w:rFonts w:ascii="Times New Roman" w:hAnsi="Times New Roman" w:cs="Times New Roman"/>
          <w:sz w:val="24"/>
          <w:szCs w:val="24"/>
        </w:rPr>
        <w:t xml:space="preserve"> Flash SPS process.</w:t>
      </w:r>
    </w:p>
    <w:p w14:paraId="6B577C23" w14:textId="77777777" w:rsidR="00254B3C" w:rsidRDefault="00254B3C"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8578B" w14:paraId="7475D569" w14:textId="77777777" w:rsidTr="0088578B">
        <w:tc>
          <w:tcPr>
            <w:tcW w:w="9396" w:type="dxa"/>
          </w:tcPr>
          <w:p w14:paraId="27F17081" w14:textId="1F8A261B" w:rsidR="0088578B" w:rsidRDefault="0088578B" w:rsidP="0088578B">
            <w:pPr>
              <w:spacing w:line="360" w:lineRule="auto"/>
              <w:jc w:val="center"/>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6363E4D3" wp14:editId="0205473A">
                  <wp:extent cx="3609975" cy="24384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lum contrast="20000"/>
                            <a:extLst>
                              <a:ext uri="{28A0092B-C50C-407E-A947-70E740481C1C}">
                                <a14:useLocalDpi xmlns:a14="http://schemas.microsoft.com/office/drawing/2010/main" val="0"/>
                              </a:ext>
                            </a:extLst>
                          </a:blip>
                          <a:srcRect/>
                          <a:stretch>
                            <a:fillRect/>
                          </a:stretch>
                        </pic:blipFill>
                        <pic:spPr bwMode="auto">
                          <a:xfrm>
                            <a:off x="0" y="0"/>
                            <a:ext cx="3609975" cy="2438400"/>
                          </a:xfrm>
                          <a:prstGeom prst="rect">
                            <a:avLst/>
                          </a:prstGeom>
                          <a:noFill/>
                          <a:ln>
                            <a:noFill/>
                          </a:ln>
                        </pic:spPr>
                      </pic:pic>
                    </a:graphicData>
                  </a:graphic>
                </wp:inline>
              </w:drawing>
            </w:r>
          </w:p>
        </w:tc>
      </w:tr>
    </w:tbl>
    <w:p w14:paraId="7EEA032B" w14:textId="6D12EB2F" w:rsidR="0088578B" w:rsidRPr="00A93E34" w:rsidRDefault="0088578B" w:rsidP="0088578B">
      <w:pPr>
        <w:spacing w:after="0" w:line="360" w:lineRule="auto"/>
        <w:jc w:val="both"/>
        <w:rPr>
          <w:rFonts w:ascii="Times New Roman" w:hAnsi="Times New Roman" w:cs="Times New Roman"/>
          <w:i/>
          <w:iCs/>
          <w:sz w:val="24"/>
          <w:szCs w:val="24"/>
        </w:rPr>
      </w:pPr>
      <w:r w:rsidRPr="00A93E34">
        <w:rPr>
          <w:rFonts w:ascii="Times New Roman" w:hAnsi="Times New Roman" w:cs="Times New Roman"/>
          <w:b/>
          <w:bCs/>
          <w:i/>
          <w:iCs/>
          <w:sz w:val="24"/>
          <w:szCs w:val="24"/>
        </w:rPr>
        <w:t xml:space="preserve">Figure </w:t>
      </w:r>
      <w:r w:rsidR="00A93E34" w:rsidRPr="00A93E34">
        <w:rPr>
          <w:rFonts w:ascii="Times New Roman" w:hAnsi="Times New Roman" w:cs="Times New Roman"/>
          <w:b/>
          <w:bCs/>
          <w:i/>
          <w:iCs/>
          <w:sz w:val="24"/>
          <w:szCs w:val="24"/>
        </w:rPr>
        <w:t>3</w:t>
      </w:r>
      <w:r w:rsidRPr="00A93E34">
        <w:rPr>
          <w:rFonts w:ascii="Times New Roman" w:hAnsi="Times New Roman" w:cs="Times New Roman"/>
          <w:b/>
          <w:bCs/>
          <w:i/>
          <w:iCs/>
          <w:sz w:val="24"/>
          <w:szCs w:val="24"/>
        </w:rPr>
        <w:t>:</w:t>
      </w:r>
      <w:r w:rsidRPr="00A93E34">
        <w:rPr>
          <w:rFonts w:ascii="Times New Roman" w:hAnsi="Times New Roman" w:cs="Times New Roman"/>
          <w:i/>
          <w:iCs/>
          <w:sz w:val="24"/>
          <w:szCs w:val="24"/>
        </w:rPr>
        <w:t xml:space="preserve"> Principle of Flash Spark Plasma Sintering (Flash SPS) in a conventional FAST/SPS device.</w:t>
      </w:r>
    </w:p>
    <w:p w14:paraId="79356C92" w14:textId="09D55C45" w:rsidR="0088578B" w:rsidRDefault="0088578B" w:rsidP="0088578B">
      <w:pPr>
        <w:spacing w:after="0" w:line="360" w:lineRule="auto"/>
        <w:jc w:val="both"/>
        <w:rPr>
          <w:rFonts w:ascii="Times New Roman" w:hAnsi="Times New Roman" w:cs="Times New Roman"/>
          <w:sz w:val="24"/>
          <w:szCs w:val="24"/>
        </w:rPr>
      </w:pPr>
    </w:p>
    <w:p w14:paraId="59416FA6" w14:textId="7FB0591C" w:rsidR="00A93E34" w:rsidRDefault="00BD32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the present work is to </w:t>
      </w:r>
      <w:r w:rsidR="001B629A">
        <w:rPr>
          <w:rFonts w:ascii="Times New Roman" w:hAnsi="Times New Roman" w:cs="Times New Roman"/>
          <w:sz w:val="24"/>
          <w:szCs w:val="24"/>
        </w:rPr>
        <w:t xml:space="preserve">summarize the state-of-the-art and – based on this – </w:t>
      </w:r>
      <w:r>
        <w:rPr>
          <w:rFonts w:ascii="Times New Roman" w:hAnsi="Times New Roman" w:cs="Times New Roman"/>
          <w:sz w:val="24"/>
          <w:szCs w:val="24"/>
        </w:rPr>
        <w:t xml:space="preserve">gain a better understanding of the </w:t>
      </w:r>
      <w:r w:rsidR="001B629A">
        <w:rPr>
          <w:rFonts w:ascii="Times New Roman" w:hAnsi="Times New Roman" w:cs="Times New Roman"/>
          <w:sz w:val="24"/>
          <w:szCs w:val="24"/>
        </w:rPr>
        <w:t>requirements for</w:t>
      </w:r>
      <w:r>
        <w:rPr>
          <w:rFonts w:ascii="Times New Roman" w:hAnsi="Times New Roman" w:cs="Times New Roman"/>
          <w:sz w:val="24"/>
          <w:szCs w:val="24"/>
        </w:rPr>
        <w:t xml:space="preserve"> manufacturing Nd-Fe-B magnets with well-pronounced anisotropic properties by field assisted sintering technologies. </w:t>
      </w:r>
      <w:r w:rsidR="00DC4EC2">
        <w:rPr>
          <w:rFonts w:ascii="Times New Roman" w:hAnsi="Times New Roman" w:cs="Times New Roman"/>
          <w:sz w:val="24"/>
          <w:szCs w:val="24"/>
        </w:rPr>
        <w:t>For a more detailed description of the specific kind of deformation processes taking place when applying these technologies</w:t>
      </w:r>
      <w:r w:rsidR="00220DF5">
        <w:rPr>
          <w:rFonts w:ascii="Times New Roman" w:hAnsi="Times New Roman" w:cs="Times New Roman"/>
          <w:sz w:val="24"/>
          <w:szCs w:val="24"/>
        </w:rPr>
        <w:t>, s</w:t>
      </w:r>
      <w:r>
        <w:rPr>
          <w:rFonts w:ascii="Times New Roman" w:hAnsi="Times New Roman" w:cs="Times New Roman"/>
          <w:sz w:val="24"/>
          <w:szCs w:val="24"/>
        </w:rPr>
        <w:t xml:space="preserve">ystematic experimental series were </w:t>
      </w:r>
      <w:r w:rsidR="00220DF5">
        <w:rPr>
          <w:rFonts w:ascii="Times New Roman" w:hAnsi="Times New Roman" w:cs="Times New Roman"/>
          <w:sz w:val="24"/>
          <w:szCs w:val="24"/>
        </w:rPr>
        <w:t>done, either</w:t>
      </w:r>
      <w:r>
        <w:rPr>
          <w:rFonts w:ascii="Times New Roman" w:hAnsi="Times New Roman" w:cs="Times New Roman"/>
          <w:sz w:val="24"/>
          <w:szCs w:val="24"/>
        </w:rPr>
        <w:t xml:space="preserve"> doing the hot deformation step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FAST/SPS mode or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Flash SPS mode. </w:t>
      </w:r>
      <w:r w:rsidR="00E33EC9">
        <w:rPr>
          <w:rFonts w:ascii="Times New Roman" w:hAnsi="Times New Roman" w:cs="Times New Roman"/>
          <w:sz w:val="24"/>
          <w:szCs w:val="24"/>
        </w:rPr>
        <w:t>In the case of FAST/SPS</w:t>
      </w:r>
      <w:r w:rsidR="00E33EC9" w:rsidRPr="003A30AF">
        <w:rPr>
          <w:rFonts w:ascii="Times New Roman" w:hAnsi="Times New Roman" w:cs="Times New Roman"/>
          <w:color w:val="0000FF"/>
          <w:sz w:val="24"/>
          <w:szCs w:val="24"/>
        </w:rPr>
        <w:t xml:space="preserve">, </w:t>
      </w:r>
      <w:r w:rsidR="003A30AF" w:rsidRPr="003A30AF">
        <w:rPr>
          <w:rFonts w:ascii="Times New Roman" w:hAnsi="Times New Roman" w:cs="Times New Roman"/>
          <w:color w:val="0000FF"/>
          <w:sz w:val="24"/>
          <w:szCs w:val="24"/>
        </w:rPr>
        <w:t xml:space="preserve">a cylinder-shaped </w:t>
      </w:r>
      <w:r w:rsidR="00E33EC9" w:rsidRPr="003A30AF">
        <w:rPr>
          <w:rFonts w:ascii="Times New Roman" w:hAnsi="Times New Roman" w:cs="Times New Roman"/>
          <w:color w:val="0000FF"/>
          <w:sz w:val="24"/>
          <w:szCs w:val="24"/>
        </w:rPr>
        <w:t xml:space="preserve">sample is </w:t>
      </w:r>
      <w:r w:rsidR="003A30AF" w:rsidRPr="003A30AF">
        <w:rPr>
          <w:rFonts w:ascii="Times New Roman" w:hAnsi="Times New Roman" w:cs="Times New Roman"/>
          <w:color w:val="0000FF"/>
          <w:sz w:val="24"/>
          <w:szCs w:val="24"/>
        </w:rPr>
        <w:t xml:space="preserve">pre-sintered </w:t>
      </w:r>
      <w:r w:rsidR="00F9740C">
        <w:rPr>
          <w:rFonts w:ascii="Times New Roman" w:hAnsi="Times New Roman" w:cs="Times New Roman"/>
          <w:color w:val="0000FF"/>
          <w:sz w:val="24"/>
          <w:szCs w:val="24"/>
        </w:rPr>
        <w:t xml:space="preserve">by FAST/SPS </w:t>
      </w:r>
      <w:r w:rsidR="003A30AF" w:rsidRPr="003A30AF">
        <w:rPr>
          <w:rFonts w:ascii="Times New Roman" w:hAnsi="Times New Roman" w:cs="Times New Roman"/>
          <w:color w:val="0000FF"/>
          <w:sz w:val="24"/>
          <w:szCs w:val="24"/>
        </w:rPr>
        <w:t xml:space="preserve">either to 70 – 75 % density </w:t>
      </w:r>
      <w:r w:rsidR="00F9740C">
        <w:rPr>
          <w:rFonts w:ascii="Times New Roman" w:hAnsi="Times New Roman" w:cs="Times New Roman"/>
          <w:color w:val="0000FF"/>
          <w:sz w:val="24"/>
          <w:szCs w:val="24"/>
        </w:rPr>
        <w:t xml:space="preserve">at 50 MPa and 500°C </w:t>
      </w:r>
      <w:r w:rsidR="003A30AF" w:rsidRPr="003A30AF">
        <w:rPr>
          <w:rFonts w:ascii="Times New Roman" w:hAnsi="Times New Roman" w:cs="Times New Roman"/>
          <w:color w:val="0000FF"/>
          <w:sz w:val="24"/>
          <w:szCs w:val="24"/>
        </w:rPr>
        <w:t xml:space="preserve">or to full density </w:t>
      </w:r>
      <w:r w:rsidR="00F9740C">
        <w:rPr>
          <w:rFonts w:ascii="Times New Roman" w:hAnsi="Times New Roman" w:cs="Times New Roman"/>
          <w:color w:val="0000FF"/>
          <w:sz w:val="24"/>
          <w:szCs w:val="24"/>
        </w:rPr>
        <w:t xml:space="preserve">at 45 MPa and 725°C </w:t>
      </w:r>
      <w:r w:rsidR="009B7A9C">
        <w:rPr>
          <w:rFonts w:ascii="Times New Roman" w:hAnsi="Times New Roman" w:cs="Times New Roman"/>
          <w:color w:val="0000FF"/>
          <w:sz w:val="24"/>
          <w:szCs w:val="24"/>
        </w:rPr>
        <w:t>enabling to conclude on</w:t>
      </w:r>
      <w:r w:rsidR="003A30AF" w:rsidRPr="003A30AF">
        <w:rPr>
          <w:rFonts w:ascii="Times New Roman" w:hAnsi="Times New Roman" w:cs="Times New Roman"/>
          <w:color w:val="0000FF"/>
          <w:sz w:val="24"/>
          <w:szCs w:val="24"/>
        </w:rPr>
        <w:t xml:space="preserve"> the influence of residual porosity on the hot deformation step. Afterwards, the pre-sintered sample is </w:t>
      </w:r>
      <w:r w:rsidR="00E33EC9">
        <w:rPr>
          <w:rFonts w:ascii="Times New Roman" w:hAnsi="Times New Roman" w:cs="Times New Roman"/>
          <w:sz w:val="24"/>
          <w:szCs w:val="24"/>
        </w:rPr>
        <w:t xml:space="preserve">pre-heated with a defined heating-rate to the aspired temperature and then the load is applied. </w:t>
      </w:r>
      <w:r w:rsidR="00F9740C" w:rsidRPr="00F9740C">
        <w:rPr>
          <w:rFonts w:ascii="Times New Roman" w:hAnsi="Times New Roman" w:cs="Times New Roman"/>
          <w:color w:val="0000FF"/>
          <w:sz w:val="24"/>
          <w:szCs w:val="24"/>
        </w:rPr>
        <w:t>For hot deformation, t</w:t>
      </w:r>
      <w:r w:rsidR="003A30AF" w:rsidRPr="00F9740C">
        <w:rPr>
          <w:rFonts w:ascii="Times New Roman" w:hAnsi="Times New Roman" w:cs="Times New Roman"/>
          <w:color w:val="0000FF"/>
          <w:sz w:val="24"/>
          <w:szCs w:val="24"/>
        </w:rPr>
        <w:t xml:space="preserve">he </w:t>
      </w:r>
      <w:r w:rsidR="00F9740C">
        <w:rPr>
          <w:rFonts w:ascii="Times New Roman" w:hAnsi="Times New Roman" w:cs="Times New Roman"/>
          <w:color w:val="0000FF"/>
          <w:sz w:val="24"/>
          <w:szCs w:val="24"/>
        </w:rPr>
        <w:t xml:space="preserve">FAST/SPS </w:t>
      </w:r>
      <w:r w:rsidR="003A30AF" w:rsidRPr="00F9740C">
        <w:rPr>
          <w:rFonts w:ascii="Times New Roman" w:hAnsi="Times New Roman" w:cs="Times New Roman"/>
          <w:color w:val="0000FF"/>
          <w:sz w:val="24"/>
          <w:szCs w:val="24"/>
        </w:rPr>
        <w:t xml:space="preserve">load is varied between 50 and 500 MPa </w:t>
      </w:r>
      <w:r w:rsidR="00F9740C" w:rsidRPr="00F9740C">
        <w:rPr>
          <w:rFonts w:ascii="Times New Roman" w:hAnsi="Times New Roman" w:cs="Times New Roman"/>
          <w:color w:val="0000FF"/>
          <w:sz w:val="24"/>
          <w:szCs w:val="24"/>
        </w:rPr>
        <w:t xml:space="preserve">expecting an improved grain texturing at higher loads. </w:t>
      </w:r>
      <w:r w:rsidR="00E33EC9">
        <w:rPr>
          <w:rFonts w:ascii="Times New Roman" w:hAnsi="Times New Roman" w:cs="Times New Roman"/>
          <w:sz w:val="24"/>
          <w:szCs w:val="24"/>
        </w:rPr>
        <w:t xml:space="preserve">In the case of Flash SPS, </w:t>
      </w:r>
      <w:r w:rsidR="00F9740C" w:rsidRPr="00F9740C">
        <w:rPr>
          <w:rFonts w:ascii="Times New Roman" w:hAnsi="Times New Roman" w:cs="Times New Roman"/>
          <w:color w:val="0000FF"/>
          <w:sz w:val="24"/>
          <w:szCs w:val="24"/>
        </w:rPr>
        <w:t xml:space="preserve">the </w:t>
      </w:r>
      <w:r w:rsidR="00F9740C">
        <w:rPr>
          <w:rFonts w:ascii="Times New Roman" w:hAnsi="Times New Roman" w:cs="Times New Roman"/>
          <w:color w:val="0000FF"/>
          <w:sz w:val="24"/>
          <w:szCs w:val="24"/>
        </w:rPr>
        <w:t xml:space="preserve">cylinder-shaped </w:t>
      </w:r>
      <w:r w:rsidR="00E33EC9">
        <w:rPr>
          <w:rFonts w:ascii="Times New Roman" w:hAnsi="Times New Roman" w:cs="Times New Roman"/>
          <w:sz w:val="24"/>
          <w:szCs w:val="24"/>
        </w:rPr>
        <w:t xml:space="preserve">sample </w:t>
      </w:r>
      <w:r w:rsidR="00F9740C" w:rsidRPr="00F9740C">
        <w:rPr>
          <w:rFonts w:ascii="Times New Roman" w:hAnsi="Times New Roman" w:cs="Times New Roman"/>
          <w:color w:val="0000FF"/>
          <w:sz w:val="24"/>
          <w:szCs w:val="24"/>
        </w:rPr>
        <w:t>pre-sintered to a density of 70 – 75 %</w:t>
      </w:r>
      <w:r w:rsidR="00F9740C">
        <w:rPr>
          <w:rFonts w:ascii="Times New Roman" w:hAnsi="Times New Roman" w:cs="Times New Roman"/>
          <w:color w:val="0000FF"/>
          <w:sz w:val="24"/>
          <w:szCs w:val="24"/>
        </w:rPr>
        <w:t xml:space="preserve"> and then</w:t>
      </w:r>
      <w:r w:rsidR="00F9740C" w:rsidRPr="00F9740C">
        <w:rPr>
          <w:rFonts w:ascii="Times New Roman" w:hAnsi="Times New Roman" w:cs="Times New Roman"/>
          <w:color w:val="0000FF"/>
          <w:sz w:val="24"/>
          <w:szCs w:val="24"/>
        </w:rPr>
        <w:t xml:space="preserve"> </w:t>
      </w:r>
      <w:r w:rsidR="00E33EC9">
        <w:rPr>
          <w:rFonts w:ascii="Times New Roman" w:hAnsi="Times New Roman" w:cs="Times New Roman"/>
          <w:sz w:val="24"/>
          <w:szCs w:val="24"/>
        </w:rPr>
        <w:t xml:space="preserve">pre-heated under load. After achieving the aspired pre-heating temperature, a dwell time of 2 min followed and then a defined power pulse was applied for a </w:t>
      </w:r>
      <w:r w:rsidR="00DC4EC2">
        <w:rPr>
          <w:rFonts w:ascii="Times New Roman" w:hAnsi="Times New Roman" w:cs="Times New Roman"/>
          <w:sz w:val="24"/>
          <w:szCs w:val="24"/>
        </w:rPr>
        <w:t>given</w:t>
      </w:r>
      <w:r w:rsidR="00E33EC9">
        <w:rPr>
          <w:rFonts w:ascii="Times New Roman" w:hAnsi="Times New Roman" w:cs="Times New Roman"/>
          <w:sz w:val="24"/>
          <w:szCs w:val="24"/>
        </w:rPr>
        <w:t xml:space="preserve"> time. </w:t>
      </w:r>
      <w:r w:rsidR="00220DF5">
        <w:rPr>
          <w:rFonts w:ascii="Times New Roman" w:hAnsi="Times New Roman" w:cs="Times New Roman"/>
          <w:sz w:val="24"/>
          <w:szCs w:val="24"/>
        </w:rPr>
        <w:t xml:space="preserve">Detailed description of the experimental setup in combination with </w:t>
      </w:r>
      <w:r w:rsidR="00DC4EC2">
        <w:rPr>
          <w:rFonts w:ascii="Times New Roman" w:hAnsi="Times New Roman" w:cs="Times New Roman"/>
          <w:sz w:val="24"/>
          <w:szCs w:val="24"/>
        </w:rPr>
        <w:t>careful</w:t>
      </w:r>
      <w:r w:rsidR="00220DF5">
        <w:rPr>
          <w:rFonts w:ascii="Times New Roman" w:hAnsi="Times New Roman" w:cs="Times New Roman"/>
          <w:sz w:val="24"/>
          <w:szCs w:val="24"/>
        </w:rPr>
        <w:t xml:space="preserve"> data and microstructure analysis are the keys </w:t>
      </w:r>
      <w:r w:rsidR="005C673B">
        <w:rPr>
          <w:rFonts w:ascii="Times New Roman" w:hAnsi="Times New Roman" w:cs="Times New Roman"/>
          <w:sz w:val="24"/>
          <w:szCs w:val="24"/>
        </w:rPr>
        <w:t xml:space="preserve">for reliable benchmarking field assisted sintering technologies with respect to established hot deformation technologies. </w:t>
      </w:r>
      <w:r w:rsidR="00DC4EC2">
        <w:rPr>
          <w:rFonts w:ascii="Times New Roman" w:hAnsi="Times New Roman" w:cs="Times New Roman"/>
          <w:sz w:val="24"/>
          <w:szCs w:val="24"/>
        </w:rPr>
        <w:t xml:space="preserve">Due to focusing on </w:t>
      </w:r>
      <w:r w:rsidR="00093537">
        <w:rPr>
          <w:rFonts w:ascii="Times New Roman" w:hAnsi="Times New Roman" w:cs="Times New Roman"/>
          <w:sz w:val="24"/>
          <w:szCs w:val="24"/>
        </w:rPr>
        <w:t xml:space="preserve">the </w:t>
      </w:r>
      <w:r w:rsidR="00DC4EC2">
        <w:rPr>
          <w:rFonts w:ascii="Times New Roman" w:hAnsi="Times New Roman" w:cs="Times New Roman"/>
          <w:sz w:val="24"/>
          <w:szCs w:val="24"/>
        </w:rPr>
        <w:t xml:space="preserve">benchmarking </w:t>
      </w:r>
      <w:r w:rsidR="00093537">
        <w:rPr>
          <w:rFonts w:ascii="Times New Roman" w:hAnsi="Times New Roman" w:cs="Times New Roman"/>
          <w:sz w:val="24"/>
          <w:szCs w:val="24"/>
        </w:rPr>
        <w:t xml:space="preserve">of </w:t>
      </w:r>
      <w:r w:rsidR="00DC4EC2">
        <w:rPr>
          <w:rFonts w:ascii="Times New Roman" w:hAnsi="Times New Roman" w:cs="Times New Roman"/>
          <w:sz w:val="24"/>
          <w:szCs w:val="24"/>
        </w:rPr>
        <w:t>field assisted sintering technologies</w:t>
      </w:r>
      <w:r>
        <w:rPr>
          <w:rFonts w:ascii="Times New Roman" w:hAnsi="Times New Roman" w:cs="Times New Roman"/>
          <w:sz w:val="24"/>
          <w:szCs w:val="24"/>
        </w:rPr>
        <w:t xml:space="preserve">, </w:t>
      </w:r>
      <w:r w:rsidR="005C673B">
        <w:rPr>
          <w:rFonts w:ascii="Times New Roman" w:hAnsi="Times New Roman" w:cs="Times New Roman"/>
          <w:sz w:val="24"/>
          <w:szCs w:val="24"/>
        </w:rPr>
        <w:t>only a comprehensive summary of our experimental</w:t>
      </w:r>
      <w:r>
        <w:rPr>
          <w:rFonts w:ascii="Times New Roman" w:hAnsi="Times New Roman" w:cs="Times New Roman"/>
          <w:sz w:val="24"/>
          <w:szCs w:val="24"/>
        </w:rPr>
        <w:t xml:space="preserve"> results </w:t>
      </w:r>
      <w:r w:rsidR="00220DF5">
        <w:rPr>
          <w:rFonts w:ascii="Times New Roman" w:hAnsi="Times New Roman" w:cs="Times New Roman"/>
          <w:sz w:val="24"/>
          <w:szCs w:val="24"/>
        </w:rPr>
        <w:t xml:space="preserve">will be </w:t>
      </w:r>
      <w:r w:rsidR="005C673B">
        <w:rPr>
          <w:rFonts w:ascii="Times New Roman" w:hAnsi="Times New Roman" w:cs="Times New Roman"/>
          <w:sz w:val="24"/>
          <w:szCs w:val="24"/>
        </w:rPr>
        <w:t>presented</w:t>
      </w:r>
      <w:r w:rsidR="00DE005C">
        <w:rPr>
          <w:rFonts w:ascii="Times New Roman" w:hAnsi="Times New Roman" w:cs="Times New Roman"/>
          <w:sz w:val="24"/>
          <w:szCs w:val="24"/>
        </w:rPr>
        <w:t xml:space="preserve"> in this </w:t>
      </w:r>
      <w:r w:rsidR="00DE005C">
        <w:rPr>
          <w:rFonts w:ascii="Times New Roman" w:hAnsi="Times New Roman" w:cs="Times New Roman"/>
          <w:sz w:val="24"/>
          <w:szCs w:val="24"/>
        </w:rPr>
        <w:lastRenderedPageBreak/>
        <w:t>work</w:t>
      </w:r>
      <w:r w:rsidR="005C673B">
        <w:rPr>
          <w:rFonts w:ascii="Times New Roman" w:hAnsi="Times New Roman" w:cs="Times New Roman"/>
          <w:sz w:val="24"/>
          <w:szCs w:val="24"/>
        </w:rPr>
        <w:t>. For more details, we refer to our recent publications [</w:t>
      </w:r>
      <w:r w:rsidR="005C673B" w:rsidRPr="005C673B">
        <w:rPr>
          <w:rFonts w:ascii="Times New Roman" w:hAnsi="Times New Roman" w:cs="Times New Roman"/>
          <w:b/>
          <w:bCs/>
          <w:color w:val="0000FF"/>
          <w:sz w:val="24"/>
          <w:szCs w:val="24"/>
        </w:rPr>
        <w:t>Mishra 2023, Maccari 2023, Keszler 2023</w:t>
      </w:r>
      <w:r w:rsidR="005C673B">
        <w:rPr>
          <w:rFonts w:ascii="Times New Roman" w:hAnsi="Times New Roman" w:cs="Times New Roman"/>
          <w:sz w:val="24"/>
          <w:szCs w:val="24"/>
        </w:rPr>
        <w:t>].</w:t>
      </w:r>
    </w:p>
    <w:p w14:paraId="46263112" w14:textId="77777777" w:rsidR="00A93E34" w:rsidRDefault="00A93E34" w:rsidP="0088578B">
      <w:pPr>
        <w:spacing w:after="0" w:line="360" w:lineRule="auto"/>
        <w:jc w:val="both"/>
        <w:rPr>
          <w:rFonts w:ascii="Times New Roman" w:hAnsi="Times New Roman" w:cs="Times New Roman"/>
          <w:sz w:val="24"/>
          <w:szCs w:val="24"/>
        </w:rPr>
      </w:pPr>
    </w:p>
    <w:p w14:paraId="0D3A3694" w14:textId="33C26BC0" w:rsidR="0088578B" w:rsidRPr="0088578B" w:rsidRDefault="0088578B" w:rsidP="0088578B">
      <w:pPr>
        <w:spacing w:after="0" w:line="360" w:lineRule="auto"/>
        <w:jc w:val="both"/>
        <w:rPr>
          <w:rFonts w:ascii="Times New Roman" w:hAnsi="Times New Roman" w:cs="Times New Roman"/>
          <w:b/>
          <w:bCs/>
          <w:sz w:val="24"/>
          <w:szCs w:val="24"/>
        </w:rPr>
      </w:pPr>
      <w:r w:rsidRPr="0088578B">
        <w:rPr>
          <w:rFonts w:ascii="Times New Roman" w:hAnsi="Times New Roman" w:cs="Times New Roman"/>
          <w:b/>
          <w:bCs/>
          <w:sz w:val="24"/>
          <w:szCs w:val="24"/>
        </w:rPr>
        <w:t>2. Experimental</w:t>
      </w:r>
    </w:p>
    <w:p w14:paraId="4FF7557C" w14:textId="40886C81"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2.1 Starting material</w:t>
      </w:r>
      <w:r w:rsidR="00E33EC9">
        <w:rPr>
          <w:rFonts w:ascii="Times New Roman" w:hAnsi="Times New Roman" w:cs="Times New Roman"/>
          <w:b/>
          <w:bCs/>
          <w:sz w:val="24"/>
          <w:szCs w:val="24"/>
        </w:rPr>
        <w:t>s and pre-sintering of compacts</w:t>
      </w:r>
    </w:p>
    <w:p w14:paraId="3E64DB27" w14:textId="503BBAB5" w:rsidR="00596C7B" w:rsidRDefault="00E50560" w:rsidP="0088578B">
      <w:pPr>
        <w:spacing w:after="0" w:line="360" w:lineRule="auto"/>
        <w:jc w:val="both"/>
        <w:rPr>
          <w:rFonts w:ascii="Times New Roman" w:hAnsi="Times New Roman" w:cs="Times New Roman"/>
          <w:sz w:val="24"/>
          <w:szCs w:val="24"/>
        </w:rPr>
      </w:pPr>
      <w:r w:rsidRPr="00E50560">
        <w:rPr>
          <w:rFonts w:ascii="Times New Roman" w:hAnsi="Times New Roman" w:cs="Times New Roman"/>
          <w:sz w:val="24"/>
          <w:szCs w:val="24"/>
        </w:rPr>
        <w:t>As starting material, commercial melt-spun Nd-Fe-B powder (MQU-F, Magnequench, China) was used (</w:t>
      </w:r>
      <w:r w:rsidR="00DE005C">
        <w:rPr>
          <w:rFonts w:ascii="Times New Roman" w:hAnsi="Times New Roman" w:cs="Times New Roman"/>
          <w:sz w:val="24"/>
          <w:szCs w:val="24"/>
        </w:rPr>
        <w:t xml:space="preserve">see </w:t>
      </w:r>
      <w:r w:rsidRPr="00DE005C">
        <w:rPr>
          <w:rFonts w:ascii="Times New Roman" w:hAnsi="Times New Roman" w:cs="Times New Roman"/>
          <w:b/>
          <w:bCs/>
          <w:sz w:val="24"/>
          <w:szCs w:val="24"/>
        </w:rPr>
        <w:t>Figure 1</w:t>
      </w:r>
      <w:r w:rsidRPr="00E50560">
        <w:rPr>
          <w:rFonts w:ascii="Times New Roman" w:hAnsi="Times New Roman" w:cs="Times New Roman"/>
          <w:sz w:val="24"/>
          <w:szCs w:val="24"/>
        </w:rPr>
        <w:t xml:space="preserve">). The coarse flakes had a size of up to 400 µm with a maximum in the range of 150 – 250 µm. The tapping density of the coarse flakes was around 46 %, making it challenging to fill a pressing tool evenly. The coarse flakes contain nanocrystalline grains with a size below 50 nm. The MQU-F powder had a nominal composition of 30.0% Nd, 5.88% Co, 0.60% Ga, 0.92% B (all values in wt. %) and Fe as balance. Due to the suboptimal compaction behaviour of the pure flakes, the powder </w:t>
      </w:r>
      <w:r w:rsidR="00F7093F">
        <w:rPr>
          <w:rFonts w:ascii="Times New Roman" w:hAnsi="Times New Roman" w:cs="Times New Roman"/>
          <w:sz w:val="24"/>
          <w:szCs w:val="24"/>
        </w:rPr>
        <w:t>had to be</w:t>
      </w:r>
      <w:r w:rsidRPr="00E50560">
        <w:rPr>
          <w:rFonts w:ascii="Times New Roman" w:hAnsi="Times New Roman" w:cs="Times New Roman"/>
          <w:sz w:val="24"/>
          <w:szCs w:val="24"/>
        </w:rPr>
        <w:t xml:space="preserve"> pre-sintered by conventional FAST/SPS to withstand the minimum load of 10 kN </w:t>
      </w:r>
      <w:r w:rsidR="00DE005C">
        <w:rPr>
          <w:rFonts w:ascii="Times New Roman" w:hAnsi="Times New Roman" w:cs="Times New Roman"/>
          <w:sz w:val="24"/>
          <w:szCs w:val="24"/>
        </w:rPr>
        <w:t xml:space="preserve">(= 32 MPa for a </w:t>
      </w:r>
      <w:r w:rsidR="00DE005C">
        <w:rPr>
          <w:rFonts w:ascii="Times New Roman" w:hAnsi="Times New Roman" w:cs="Times New Roman"/>
          <w:sz w:val="24"/>
          <w:szCs w:val="24"/>
        </w:rPr>
        <w:sym w:font="Symbol" w:char="F0C6"/>
      </w:r>
      <w:r w:rsidR="00DE005C">
        <w:rPr>
          <w:rFonts w:ascii="Times New Roman" w:hAnsi="Times New Roman" w:cs="Times New Roman"/>
          <w:sz w:val="24"/>
          <w:szCs w:val="24"/>
        </w:rPr>
        <w:t xml:space="preserve"> 20 mm sample) </w:t>
      </w:r>
      <w:r w:rsidRPr="00E50560">
        <w:rPr>
          <w:rFonts w:ascii="Times New Roman" w:hAnsi="Times New Roman" w:cs="Times New Roman"/>
          <w:sz w:val="24"/>
          <w:szCs w:val="24"/>
        </w:rPr>
        <w:t xml:space="preserve">required for operating </w:t>
      </w:r>
      <w:r w:rsidR="00596C7B">
        <w:rPr>
          <w:rFonts w:ascii="Times New Roman" w:hAnsi="Times New Roman" w:cs="Times New Roman"/>
          <w:sz w:val="24"/>
          <w:szCs w:val="24"/>
        </w:rPr>
        <w:t>the</w:t>
      </w:r>
      <w:r w:rsidR="00303AEC">
        <w:rPr>
          <w:rFonts w:ascii="Times New Roman" w:hAnsi="Times New Roman" w:cs="Times New Roman"/>
          <w:sz w:val="24"/>
          <w:szCs w:val="24"/>
        </w:rPr>
        <w:t xml:space="preserve"> </w:t>
      </w:r>
      <w:r w:rsidRPr="00E50560">
        <w:rPr>
          <w:rFonts w:ascii="Times New Roman" w:hAnsi="Times New Roman" w:cs="Times New Roman"/>
          <w:sz w:val="24"/>
          <w:szCs w:val="24"/>
        </w:rPr>
        <w:t>FAST/SPS device</w:t>
      </w:r>
      <w:r w:rsidR="00596C7B">
        <w:rPr>
          <w:rFonts w:ascii="Times New Roman" w:hAnsi="Times New Roman" w:cs="Times New Roman"/>
          <w:sz w:val="24"/>
          <w:szCs w:val="24"/>
        </w:rPr>
        <w:t>s used in this study. T</w:t>
      </w:r>
      <w:r w:rsidR="00596C7B" w:rsidRPr="00596C7B">
        <w:rPr>
          <w:rFonts w:ascii="Times New Roman" w:hAnsi="Times New Roman" w:cs="Times New Roman"/>
          <w:sz w:val="24"/>
          <w:szCs w:val="24"/>
        </w:rPr>
        <w:t>wo strategies were pursued for pre</w:t>
      </w:r>
      <w:r w:rsidR="00596C7B">
        <w:rPr>
          <w:rFonts w:ascii="Times New Roman" w:hAnsi="Times New Roman" w:cs="Times New Roman"/>
          <w:sz w:val="24"/>
          <w:szCs w:val="24"/>
        </w:rPr>
        <w:t>-</w:t>
      </w:r>
      <w:r w:rsidR="00596C7B" w:rsidRPr="00596C7B">
        <w:rPr>
          <w:rFonts w:ascii="Times New Roman" w:hAnsi="Times New Roman" w:cs="Times New Roman"/>
          <w:sz w:val="24"/>
          <w:szCs w:val="24"/>
        </w:rPr>
        <w:t>sintering</w:t>
      </w:r>
      <w:r w:rsidR="00596C7B">
        <w:rPr>
          <w:rFonts w:ascii="Times New Roman" w:hAnsi="Times New Roman" w:cs="Times New Roman"/>
          <w:sz w:val="24"/>
          <w:szCs w:val="24"/>
        </w:rPr>
        <w:t>.</w:t>
      </w:r>
    </w:p>
    <w:p w14:paraId="0CDE1587" w14:textId="77777777" w:rsidR="00596C7B" w:rsidRDefault="00596C7B" w:rsidP="0088578B">
      <w:pPr>
        <w:spacing w:after="0" w:line="360" w:lineRule="auto"/>
        <w:jc w:val="both"/>
        <w:rPr>
          <w:rFonts w:ascii="Times New Roman" w:hAnsi="Times New Roman" w:cs="Times New Roman"/>
          <w:sz w:val="24"/>
          <w:szCs w:val="24"/>
        </w:rPr>
      </w:pPr>
    </w:p>
    <w:p w14:paraId="589A7A05" w14:textId="26D96C72" w:rsidR="003D2FE0" w:rsidRDefault="00596C7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At Forschungszentrum Jülich,</w:t>
      </w:r>
      <w:r w:rsidR="00E50560" w:rsidRPr="00E50560">
        <w:rPr>
          <w:rFonts w:ascii="Times New Roman" w:hAnsi="Times New Roman" w:cs="Times New Roman"/>
          <w:sz w:val="24"/>
          <w:szCs w:val="24"/>
        </w:rPr>
        <w:t xml:space="preserve"> </w:t>
      </w:r>
      <w:r>
        <w:rPr>
          <w:rFonts w:ascii="Times New Roman" w:hAnsi="Times New Roman" w:cs="Times New Roman"/>
          <w:sz w:val="24"/>
          <w:szCs w:val="24"/>
        </w:rPr>
        <w:t>p</w:t>
      </w:r>
      <w:r w:rsidR="00E50560" w:rsidRPr="00E50560">
        <w:rPr>
          <w:rFonts w:ascii="Times New Roman" w:hAnsi="Times New Roman" w:cs="Times New Roman"/>
          <w:sz w:val="24"/>
          <w:szCs w:val="24"/>
        </w:rPr>
        <w:t>re-sintering was done in our lab-scale FAST/SPS device (HP-D 5, FCT Systeme GmbH, Germany)</w:t>
      </w:r>
      <w:r w:rsidR="00DE005C">
        <w:rPr>
          <w:rFonts w:ascii="Times New Roman" w:hAnsi="Times New Roman" w:cs="Times New Roman"/>
          <w:sz w:val="24"/>
          <w:szCs w:val="24"/>
        </w:rPr>
        <w:t xml:space="preserve">. </w:t>
      </w:r>
      <w:r w:rsidR="00DE005C" w:rsidRPr="00DE005C">
        <w:rPr>
          <w:rFonts w:ascii="Times New Roman" w:hAnsi="Times New Roman" w:cs="Times New Roman"/>
          <w:sz w:val="24"/>
          <w:szCs w:val="24"/>
        </w:rPr>
        <w:t xml:space="preserve">Starting powder (15 g) was poured into a FAST/SPS graphite die (graphite type R7710, SGL Carbon GmbH, Germany) which had an internal diameter of 20 mm. </w:t>
      </w:r>
      <w:r w:rsidR="00DE005C">
        <w:rPr>
          <w:rFonts w:ascii="Times New Roman" w:hAnsi="Times New Roman" w:cs="Times New Roman"/>
          <w:sz w:val="24"/>
          <w:szCs w:val="24"/>
        </w:rPr>
        <w:t>G</w:t>
      </w:r>
      <w:r w:rsidR="00DE005C" w:rsidRPr="00DE005C">
        <w:rPr>
          <w:rFonts w:ascii="Times New Roman" w:hAnsi="Times New Roman" w:cs="Times New Roman"/>
          <w:sz w:val="24"/>
          <w:szCs w:val="24"/>
        </w:rPr>
        <w:t xml:space="preserve">raphite foil with a thickness of 0.38 mm (SGL Carbon, SIGRAFEX) was used to line the die and punches in each process. </w:t>
      </w:r>
      <w:r w:rsidR="00DE005C">
        <w:rPr>
          <w:rFonts w:ascii="Times New Roman" w:hAnsi="Times New Roman" w:cs="Times New Roman"/>
          <w:sz w:val="24"/>
          <w:szCs w:val="24"/>
        </w:rPr>
        <w:t>FAST/SPS cycles were done</w:t>
      </w:r>
      <w:r w:rsidR="00E50560" w:rsidRPr="00E50560">
        <w:rPr>
          <w:rFonts w:ascii="Times New Roman" w:hAnsi="Times New Roman" w:cs="Times New Roman"/>
          <w:sz w:val="24"/>
          <w:szCs w:val="24"/>
        </w:rPr>
        <w:t xml:space="preserve"> with a heating rate of 100 K/min, a temperature of 500°C, a dwell time of 30 s and a pressure of 50 MPa</w:t>
      </w:r>
      <w:r w:rsidR="00DE005C">
        <w:rPr>
          <w:rFonts w:ascii="Times New Roman" w:hAnsi="Times New Roman" w:cs="Times New Roman"/>
          <w:sz w:val="24"/>
          <w:szCs w:val="24"/>
        </w:rPr>
        <w:t xml:space="preserve"> resulting in pre-sintered pellets with </w:t>
      </w:r>
      <w:r w:rsidR="00E33EC9">
        <w:rPr>
          <w:rFonts w:ascii="Times New Roman" w:hAnsi="Times New Roman" w:cs="Times New Roman"/>
          <w:sz w:val="24"/>
          <w:szCs w:val="24"/>
        </w:rPr>
        <w:t xml:space="preserve">a height </w:t>
      </w:r>
      <w:r w:rsidR="003B357D" w:rsidRPr="003B357D">
        <w:rPr>
          <w:rFonts w:ascii="Times New Roman" w:hAnsi="Times New Roman" w:cs="Times New Roman"/>
          <w:sz w:val="24"/>
          <w:szCs w:val="24"/>
        </w:rPr>
        <w:t>around 8</w:t>
      </w:r>
      <w:r w:rsidR="00E33EC9" w:rsidRPr="003B357D">
        <w:rPr>
          <w:rFonts w:ascii="Times New Roman" w:hAnsi="Times New Roman" w:cs="Times New Roman"/>
          <w:sz w:val="24"/>
          <w:szCs w:val="24"/>
        </w:rPr>
        <w:t xml:space="preserve"> mm </w:t>
      </w:r>
      <w:r w:rsidR="00E33EC9">
        <w:rPr>
          <w:rFonts w:ascii="Times New Roman" w:hAnsi="Times New Roman" w:cs="Times New Roman"/>
          <w:sz w:val="24"/>
          <w:szCs w:val="24"/>
        </w:rPr>
        <w:t xml:space="preserve">and </w:t>
      </w:r>
      <w:r w:rsidR="00DE005C">
        <w:rPr>
          <w:rFonts w:ascii="Times New Roman" w:hAnsi="Times New Roman" w:cs="Times New Roman"/>
          <w:sz w:val="24"/>
          <w:szCs w:val="24"/>
        </w:rPr>
        <w:t>a relative density in the range of 7</w:t>
      </w:r>
      <w:r w:rsidR="003B357D">
        <w:rPr>
          <w:rFonts w:ascii="Times New Roman" w:hAnsi="Times New Roman" w:cs="Times New Roman"/>
          <w:sz w:val="24"/>
          <w:szCs w:val="24"/>
        </w:rPr>
        <w:t>0</w:t>
      </w:r>
      <w:r w:rsidR="00DE005C">
        <w:rPr>
          <w:rFonts w:ascii="Times New Roman" w:hAnsi="Times New Roman" w:cs="Times New Roman"/>
          <w:sz w:val="24"/>
          <w:szCs w:val="24"/>
        </w:rPr>
        <w:t xml:space="preserve"> – 75 %</w:t>
      </w:r>
      <w:r w:rsidR="00303AEC">
        <w:rPr>
          <w:rFonts w:ascii="Times New Roman" w:hAnsi="Times New Roman" w:cs="Times New Roman"/>
          <w:sz w:val="24"/>
          <w:szCs w:val="24"/>
        </w:rPr>
        <w:t xml:space="preserve"> [</w:t>
      </w:r>
      <w:r w:rsidR="00303AEC" w:rsidRPr="00303AEC">
        <w:rPr>
          <w:rFonts w:ascii="Times New Roman" w:hAnsi="Times New Roman" w:cs="Times New Roman"/>
          <w:b/>
          <w:bCs/>
          <w:color w:val="0000FF"/>
          <w:sz w:val="24"/>
          <w:szCs w:val="24"/>
        </w:rPr>
        <w:t>Mishra 2023</w:t>
      </w:r>
      <w:r w:rsidR="00303AEC">
        <w:rPr>
          <w:rFonts w:ascii="Times New Roman" w:hAnsi="Times New Roman" w:cs="Times New Roman"/>
          <w:sz w:val="24"/>
          <w:szCs w:val="24"/>
        </w:rPr>
        <w:t>]</w:t>
      </w:r>
      <w:r w:rsidR="00DE005C">
        <w:rPr>
          <w:rFonts w:ascii="Times New Roman" w:hAnsi="Times New Roman" w:cs="Times New Roman"/>
          <w:sz w:val="24"/>
          <w:szCs w:val="24"/>
        </w:rPr>
        <w:t>.</w:t>
      </w:r>
      <w:r w:rsidR="003D2FE0">
        <w:rPr>
          <w:rFonts w:ascii="Times New Roman" w:hAnsi="Times New Roman" w:cs="Times New Roman"/>
          <w:sz w:val="24"/>
          <w:szCs w:val="24"/>
        </w:rPr>
        <w:t xml:space="preserve"> </w:t>
      </w:r>
      <w:r w:rsidR="003D2FE0" w:rsidRPr="003D2FE0">
        <w:rPr>
          <w:rFonts w:ascii="Times New Roman" w:hAnsi="Times New Roman" w:cs="Times New Roman"/>
          <w:b/>
          <w:bCs/>
          <w:sz w:val="24"/>
          <w:szCs w:val="24"/>
        </w:rPr>
        <w:t>Figure 4</w:t>
      </w:r>
      <w:r w:rsidR="003D2FE0">
        <w:rPr>
          <w:rFonts w:ascii="Times New Roman" w:hAnsi="Times New Roman" w:cs="Times New Roman"/>
          <w:sz w:val="24"/>
          <w:szCs w:val="24"/>
        </w:rPr>
        <w:t xml:space="preserve"> shows the microstructure of a pre-sintered sample, where the powder flakes of the starting powder are still clearly visible.</w:t>
      </w:r>
      <w:r w:rsidR="003B357D">
        <w:rPr>
          <w:rFonts w:ascii="Times New Roman" w:hAnsi="Times New Roman" w:cs="Times New Roman"/>
          <w:sz w:val="24"/>
          <w:szCs w:val="24"/>
        </w:rPr>
        <w:t xml:space="preserve"> Inhomogeneous tilting of the former powder flakes explains the large scattering of </w:t>
      </w:r>
      <w:r w:rsidR="00303AEC">
        <w:rPr>
          <w:rFonts w:ascii="Times New Roman" w:hAnsi="Times New Roman" w:cs="Times New Roman"/>
          <w:sz w:val="24"/>
          <w:szCs w:val="24"/>
        </w:rPr>
        <w:t xml:space="preserve">residual porosity of the pre-sintered compacts. Due to low pre-sintering temperature, growth of the primary grains (see </w:t>
      </w:r>
      <w:r w:rsidR="00303AEC" w:rsidRPr="00303AEC">
        <w:rPr>
          <w:rFonts w:ascii="Times New Roman" w:hAnsi="Times New Roman" w:cs="Times New Roman"/>
          <w:b/>
          <w:bCs/>
          <w:sz w:val="24"/>
          <w:szCs w:val="24"/>
        </w:rPr>
        <w:t>Figure 1c</w:t>
      </w:r>
      <w:r w:rsidR="00303AEC">
        <w:rPr>
          <w:rFonts w:ascii="Times New Roman" w:hAnsi="Times New Roman" w:cs="Times New Roman"/>
          <w:sz w:val="24"/>
          <w:szCs w:val="24"/>
        </w:rPr>
        <w:t>) and formation of transient liquid phase was avoided reliably [</w:t>
      </w:r>
      <w:r w:rsidR="00303AEC" w:rsidRPr="00303AEC">
        <w:rPr>
          <w:rFonts w:ascii="Times New Roman" w:hAnsi="Times New Roman" w:cs="Times New Roman"/>
          <w:b/>
          <w:bCs/>
          <w:color w:val="0000FF"/>
          <w:sz w:val="24"/>
          <w:szCs w:val="24"/>
        </w:rPr>
        <w:t>Maccari 2023</w:t>
      </w:r>
      <w:r w:rsidR="00303AEC">
        <w:rPr>
          <w:rFonts w:ascii="Times New Roman" w:hAnsi="Times New Roman" w:cs="Times New Roman"/>
          <w:sz w:val="24"/>
          <w:szCs w:val="24"/>
        </w:rPr>
        <w:t xml:space="preserve">]. Same kind of pre-sintered compacts was used for all </w:t>
      </w:r>
      <w:r w:rsidR="00F7093F">
        <w:rPr>
          <w:rFonts w:ascii="Times New Roman" w:hAnsi="Times New Roman" w:cs="Times New Roman"/>
          <w:sz w:val="24"/>
          <w:szCs w:val="24"/>
        </w:rPr>
        <w:t xml:space="preserve">subsequent </w:t>
      </w:r>
      <w:r w:rsidR="00303AEC">
        <w:rPr>
          <w:rFonts w:ascii="Times New Roman" w:hAnsi="Times New Roman" w:cs="Times New Roman"/>
          <w:sz w:val="24"/>
          <w:szCs w:val="24"/>
        </w:rPr>
        <w:t>FAST/SPS and Flash SPS trials</w:t>
      </w:r>
      <w:r>
        <w:rPr>
          <w:rFonts w:ascii="Times New Roman" w:hAnsi="Times New Roman" w:cs="Times New Roman"/>
          <w:sz w:val="24"/>
          <w:szCs w:val="24"/>
        </w:rPr>
        <w:t xml:space="preserve"> done at Forschungszentrum Jülich</w:t>
      </w:r>
      <w:r w:rsidR="00303AEC">
        <w:rPr>
          <w:rFonts w:ascii="Times New Roman" w:hAnsi="Times New Roman" w:cs="Times New Roman"/>
          <w:sz w:val="24"/>
          <w:szCs w:val="24"/>
        </w:rPr>
        <w:t>.</w:t>
      </w:r>
    </w:p>
    <w:p w14:paraId="13C00F34" w14:textId="4A14060C" w:rsidR="003D2FE0" w:rsidRDefault="003D2FE0"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D2FE0" w14:paraId="70E44027" w14:textId="77777777" w:rsidTr="003B357D">
        <w:tc>
          <w:tcPr>
            <w:tcW w:w="9396" w:type="dxa"/>
          </w:tcPr>
          <w:p w14:paraId="43E2DA7A" w14:textId="5DBF0806" w:rsidR="003D2FE0" w:rsidRDefault="003B357D"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4A3BC67" wp14:editId="3D4F4430">
                  <wp:extent cx="5760000" cy="24264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2426400"/>
                          </a:xfrm>
                          <a:prstGeom prst="rect">
                            <a:avLst/>
                          </a:prstGeom>
                        </pic:spPr>
                      </pic:pic>
                    </a:graphicData>
                  </a:graphic>
                </wp:inline>
              </w:drawing>
            </w:r>
          </w:p>
        </w:tc>
      </w:tr>
    </w:tbl>
    <w:p w14:paraId="7D38D11F" w14:textId="03B76334" w:rsidR="003D2FE0" w:rsidRPr="00F06972" w:rsidRDefault="003D2FE0" w:rsidP="0088578B">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Figure 4.</w:t>
      </w:r>
      <w:r w:rsidRPr="00F06972">
        <w:rPr>
          <w:rFonts w:ascii="Times New Roman" w:hAnsi="Times New Roman" w:cs="Times New Roman"/>
          <w:i/>
          <w:iCs/>
          <w:sz w:val="24"/>
          <w:szCs w:val="24"/>
        </w:rPr>
        <w:t xml:space="preserve"> </w:t>
      </w:r>
      <w:r w:rsidR="001D187A">
        <w:rPr>
          <w:rFonts w:ascii="Times New Roman" w:hAnsi="Times New Roman" w:cs="Times New Roman"/>
          <w:i/>
          <w:iCs/>
          <w:sz w:val="24"/>
          <w:szCs w:val="24"/>
        </w:rPr>
        <w:t xml:space="preserve">a.) Optical appearance of </w:t>
      </w:r>
      <w:r w:rsidRPr="00F06972">
        <w:rPr>
          <w:rFonts w:ascii="Times New Roman" w:hAnsi="Times New Roman" w:cs="Times New Roman"/>
          <w:i/>
          <w:iCs/>
          <w:sz w:val="24"/>
          <w:szCs w:val="24"/>
        </w:rPr>
        <w:t>a Nd-Fe-B sample pre-sintered by FAST/SPS</w:t>
      </w:r>
      <w:r w:rsidR="001A6C0B">
        <w:rPr>
          <w:rFonts w:ascii="Times New Roman" w:hAnsi="Times New Roman" w:cs="Times New Roman"/>
          <w:i/>
          <w:iCs/>
          <w:sz w:val="24"/>
          <w:szCs w:val="24"/>
        </w:rPr>
        <w:t xml:space="preserve"> from melt-spun MQU-F powder</w:t>
      </w:r>
      <w:r w:rsidRPr="00F06972">
        <w:rPr>
          <w:rFonts w:ascii="Times New Roman" w:hAnsi="Times New Roman" w:cs="Times New Roman"/>
          <w:i/>
          <w:iCs/>
          <w:sz w:val="24"/>
          <w:szCs w:val="24"/>
        </w:rPr>
        <w:t xml:space="preserve"> (</w:t>
      </w:r>
      <w:r w:rsidR="00F42F6D" w:rsidRPr="00F42F6D">
        <w:rPr>
          <w:rFonts w:ascii="Times New Roman" w:hAnsi="Times New Roman" w:cs="Times New Roman"/>
          <w:i/>
          <w:iCs/>
          <w:color w:val="0000FF"/>
          <w:sz w:val="24"/>
          <w:szCs w:val="24"/>
        </w:rPr>
        <w:t>pre-sintering parameters</w:t>
      </w:r>
      <w:r w:rsidR="00F42F6D">
        <w:rPr>
          <w:rFonts w:ascii="Times New Roman" w:hAnsi="Times New Roman" w:cs="Times New Roman"/>
          <w:i/>
          <w:iCs/>
          <w:sz w:val="24"/>
          <w:szCs w:val="24"/>
        </w:rPr>
        <w:t xml:space="preserve"> </w:t>
      </w:r>
      <w:r w:rsidRPr="00F06972">
        <w:rPr>
          <w:rFonts w:ascii="Times New Roman" w:hAnsi="Times New Roman" w:cs="Times New Roman"/>
          <w:i/>
          <w:iCs/>
          <w:sz w:val="24"/>
          <w:szCs w:val="24"/>
        </w:rPr>
        <w:t>100 K</w:t>
      </w:r>
      <w:r w:rsidRPr="00F06972">
        <w:rPr>
          <w:rFonts w:ascii="Times New Roman" w:hAnsi="Times New Roman" w:cs="Times New Roman"/>
          <w:i/>
          <w:iCs/>
          <w:sz w:val="24"/>
          <w:szCs w:val="24"/>
        </w:rPr>
        <w:sym w:font="Symbol" w:char="F0D7"/>
      </w:r>
      <w:r w:rsidRPr="00F06972">
        <w:rPr>
          <w:rFonts w:ascii="Times New Roman" w:hAnsi="Times New Roman" w:cs="Times New Roman"/>
          <w:i/>
          <w:iCs/>
          <w:sz w:val="24"/>
          <w:szCs w:val="24"/>
        </w:rPr>
        <w:t>min</w:t>
      </w:r>
      <w:r w:rsidRPr="00F06972">
        <w:rPr>
          <w:rFonts w:ascii="Times New Roman" w:hAnsi="Times New Roman" w:cs="Times New Roman"/>
          <w:i/>
          <w:iCs/>
          <w:sz w:val="24"/>
          <w:szCs w:val="24"/>
          <w:vertAlign w:val="superscript"/>
        </w:rPr>
        <w:t>-1</w:t>
      </w:r>
      <w:r w:rsidRPr="00F06972">
        <w:rPr>
          <w:rFonts w:ascii="Times New Roman" w:hAnsi="Times New Roman" w:cs="Times New Roman"/>
          <w:i/>
          <w:iCs/>
          <w:sz w:val="24"/>
          <w:szCs w:val="24"/>
        </w:rPr>
        <w:t>, 50 MPa, 500°C, 30 s)</w:t>
      </w:r>
      <w:r w:rsidR="001D187A">
        <w:rPr>
          <w:rFonts w:ascii="Times New Roman" w:hAnsi="Times New Roman" w:cs="Times New Roman"/>
          <w:i/>
          <w:iCs/>
          <w:sz w:val="24"/>
          <w:szCs w:val="24"/>
        </w:rPr>
        <w:t xml:space="preserve"> b.) Related microstructure. For higher magnification, we refer to our former work [</w:t>
      </w:r>
      <w:r w:rsidR="001D187A" w:rsidRPr="001D187A">
        <w:rPr>
          <w:rFonts w:ascii="Times New Roman" w:hAnsi="Times New Roman" w:cs="Times New Roman"/>
          <w:b/>
          <w:bCs/>
          <w:i/>
          <w:iCs/>
          <w:color w:val="0000FF"/>
          <w:sz w:val="24"/>
          <w:szCs w:val="24"/>
        </w:rPr>
        <w:t>Maccari 2023</w:t>
      </w:r>
      <w:r w:rsidR="001D187A">
        <w:rPr>
          <w:rFonts w:ascii="Times New Roman" w:hAnsi="Times New Roman" w:cs="Times New Roman"/>
          <w:i/>
          <w:iCs/>
          <w:sz w:val="24"/>
          <w:szCs w:val="24"/>
        </w:rPr>
        <w:t>].</w:t>
      </w:r>
    </w:p>
    <w:p w14:paraId="151A00CF" w14:textId="7336E969" w:rsidR="00356EA1" w:rsidRDefault="00356EA1" w:rsidP="0088578B">
      <w:pPr>
        <w:spacing w:after="0" w:line="360" w:lineRule="auto"/>
        <w:jc w:val="both"/>
        <w:rPr>
          <w:rFonts w:ascii="Times New Roman" w:hAnsi="Times New Roman" w:cs="Times New Roman"/>
          <w:b/>
          <w:bCs/>
          <w:sz w:val="24"/>
          <w:szCs w:val="24"/>
        </w:rPr>
      </w:pPr>
    </w:p>
    <w:p w14:paraId="10785A5C" w14:textId="460D24AE" w:rsidR="00B94E57" w:rsidRPr="00D01B48" w:rsidRDefault="00B94E57" w:rsidP="00B94E57">
      <w:pPr>
        <w:spacing w:after="0" w:line="360" w:lineRule="auto"/>
        <w:jc w:val="both"/>
        <w:rPr>
          <w:rFonts w:ascii="Times New Roman" w:hAnsi="Times New Roman" w:cs="Times New Roman"/>
          <w:sz w:val="24"/>
          <w:szCs w:val="24"/>
        </w:rPr>
      </w:pPr>
      <w:r w:rsidRPr="00D01B48">
        <w:rPr>
          <w:rFonts w:ascii="Times New Roman" w:hAnsi="Times New Roman" w:cs="Times New Roman"/>
          <w:sz w:val="24"/>
          <w:szCs w:val="24"/>
        </w:rPr>
        <w:t>At Fraunhofer IWKS, pre-sintering was done in the FAST/SPS device HP-D10 (FCT Systeme GmbH, Germany), using a standard FAST/SPS graphite die (graphite type R7710, SGL Carbon GmbH, Germany) with inner diameter of 10 mm</w:t>
      </w:r>
      <w:r w:rsidR="00D01B48">
        <w:rPr>
          <w:rFonts w:ascii="Times New Roman" w:hAnsi="Times New Roman" w:cs="Times New Roman"/>
          <w:sz w:val="24"/>
          <w:szCs w:val="24"/>
        </w:rPr>
        <w:t>.</w:t>
      </w:r>
      <w:r w:rsidRPr="00D01B48">
        <w:rPr>
          <w:rFonts w:ascii="Times New Roman" w:hAnsi="Times New Roman" w:cs="Times New Roman"/>
          <w:sz w:val="24"/>
          <w:szCs w:val="24"/>
        </w:rPr>
        <w:t xml:space="preserve"> </w:t>
      </w:r>
      <w:r w:rsidR="00D01B48">
        <w:rPr>
          <w:rFonts w:ascii="Times New Roman" w:hAnsi="Times New Roman" w:cs="Times New Roman"/>
          <w:sz w:val="24"/>
          <w:szCs w:val="24"/>
        </w:rPr>
        <w:t xml:space="preserve">A </w:t>
      </w:r>
      <w:r w:rsidRPr="00D01B48">
        <w:rPr>
          <w:rFonts w:ascii="Times New Roman" w:hAnsi="Times New Roman" w:cs="Times New Roman"/>
          <w:sz w:val="24"/>
          <w:szCs w:val="24"/>
        </w:rPr>
        <w:t>graphite foil with a thickness of 0.35 mm (SGL Carbon, SIGRAFEX)</w:t>
      </w:r>
      <w:r w:rsidR="00D01B48">
        <w:rPr>
          <w:rFonts w:ascii="Times New Roman" w:hAnsi="Times New Roman" w:cs="Times New Roman"/>
          <w:sz w:val="24"/>
          <w:szCs w:val="24"/>
        </w:rPr>
        <w:t xml:space="preserve"> </w:t>
      </w:r>
      <w:r w:rsidR="00D01B48" w:rsidRPr="00D01B48">
        <w:rPr>
          <w:rFonts w:ascii="Times New Roman" w:hAnsi="Times New Roman" w:cs="Times New Roman"/>
          <w:color w:val="0000FF"/>
          <w:sz w:val="24"/>
          <w:szCs w:val="24"/>
        </w:rPr>
        <w:t>was inserted in the mould</w:t>
      </w:r>
      <w:r w:rsidRPr="00D01B48">
        <w:rPr>
          <w:rFonts w:ascii="Times New Roman" w:hAnsi="Times New Roman" w:cs="Times New Roman"/>
          <w:sz w:val="24"/>
          <w:szCs w:val="24"/>
        </w:rPr>
        <w:t xml:space="preserve">. </w:t>
      </w:r>
      <w:r w:rsidRPr="00D01B48">
        <w:rPr>
          <w:rFonts w:ascii="Times New Roman" w:hAnsi="Times New Roman" w:cs="Times New Roman"/>
          <w:color w:val="0000FF"/>
          <w:sz w:val="24"/>
          <w:szCs w:val="24"/>
        </w:rPr>
        <w:t>The</w:t>
      </w:r>
      <w:r w:rsidR="00D01B48" w:rsidRPr="00D01B48">
        <w:rPr>
          <w:rFonts w:ascii="Times New Roman" w:hAnsi="Times New Roman" w:cs="Times New Roman"/>
          <w:color w:val="0000FF"/>
          <w:sz w:val="24"/>
          <w:szCs w:val="24"/>
        </w:rPr>
        <w:t>n, the</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mould was filled with 5 g of MQU-F powder resulting in a 16 mm high close packed powder column (calculated tap density </w:t>
      </w:r>
      <w:r w:rsidR="00D01B48" w:rsidRPr="009B7A9C">
        <w:rPr>
          <w:rFonts w:ascii="Times New Roman" w:hAnsi="Times New Roman" w:cs="Times New Roman"/>
          <w:color w:val="0000FF"/>
          <w:sz w:val="24"/>
          <w:szCs w:val="24"/>
        </w:rPr>
        <w:t xml:space="preserve">in the mould </w:t>
      </w:r>
      <w:r w:rsidRPr="00D01B48">
        <w:rPr>
          <w:rFonts w:ascii="Times New Roman" w:hAnsi="Times New Roman" w:cs="Times New Roman"/>
          <w:sz w:val="24"/>
          <w:szCs w:val="24"/>
        </w:rPr>
        <w:t xml:space="preserve">ca. 51 %). </w:t>
      </w:r>
    </w:p>
    <w:p w14:paraId="1CA54BD8" w14:textId="779A722A" w:rsidR="00596C7B" w:rsidRPr="00027FBA" w:rsidRDefault="00B94E57" w:rsidP="00B94E57">
      <w:pPr>
        <w:spacing w:after="0" w:line="360" w:lineRule="auto"/>
        <w:jc w:val="both"/>
        <w:rPr>
          <w:rFonts w:ascii="Times New Roman" w:hAnsi="Times New Roman" w:cs="Times New Roman"/>
          <w:strike/>
          <w:sz w:val="24"/>
          <w:szCs w:val="24"/>
        </w:rPr>
      </w:pPr>
      <w:r w:rsidRPr="00D01B48">
        <w:rPr>
          <w:rFonts w:ascii="Times New Roman" w:hAnsi="Times New Roman" w:cs="Times New Roman"/>
          <w:sz w:val="24"/>
          <w:szCs w:val="24"/>
        </w:rPr>
        <w:t xml:space="preserve">Based on the experimental results obtained during the hot deformation (described in detail later in this </w:t>
      </w:r>
      <w:r w:rsidR="00D01B48" w:rsidRPr="00D01B48">
        <w:rPr>
          <w:rFonts w:ascii="Times New Roman" w:hAnsi="Times New Roman" w:cs="Times New Roman"/>
          <w:color w:val="0000FF"/>
          <w:sz w:val="24"/>
          <w:szCs w:val="24"/>
        </w:rPr>
        <w:t>manuscript</w:t>
      </w:r>
      <w:r w:rsidRPr="00D01B48">
        <w:rPr>
          <w:rFonts w:ascii="Times New Roman" w:hAnsi="Times New Roman" w:cs="Times New Roman"/>
          <w:sz w:val="24"/>
          <w:szCs w:val="24"/>
        </w:rPr>
        <w:t xml:space="preserve">) it was found out that residual porosity of the pre-sintered samples has negative impact on the microstructure </w:t>
      </w:r>
      <w:r w:rsidR="00D01B48" w:rsidRPr="00D01B48">
        <w:rPr>
          <w:rFonts w:ascii="Times New Roman" w:hAnsi="Times New Roman" w:cs="Times New Roman"/>
          <w:color w:val="0000FF"/>
          <w:sz w:val="24"/>
          <w:szCs w:val="24"/>
        </w:rPr>
        <w:t>evolution</w:t>
      </w:r>
      <w:r w:rsidR="00D01B48" w:rsidRPr="00D01B48">
        <w:rPr>
          <w:rFonts w:ascii="Times New Roman" w:hAnsi="Times New Roman" w:cs="Times New Roman"/>
          <w:sz w:val="24"/>
          <w:szCs w:val="24"/>
        </w:rPr>
        <w:t xml:space="preserve">. </w:t>
      </w:r>
      <w:r w:rsidR="00D01B48" w:rsidRPr="00D01B48">
        <w:rPr>
          <w:rFonts w:ascii="Times New Roman" w:hAnsi="Times New Roman" w:cs="Times New Roman"/>
          <w:color w:val="0000FF"/>
          <w:sz w:val="24"/>
          <w:szCs w:val="24"/>
        </w:rPr>
        <w:t>Therefore, full densification of the pre-sintered compacts was aspired in the experimental series done at Fraunhofer IWKS</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Due to the limitation of the graphite tool </w:t>
      </w:r>
      <w:r w:rsidR="00D01B48" w:rsidRPr="00D01B48">
        <w:rPr>
          <w:rFonts w:ascii="Times New Roman" w:hAnsi="Times New Roman" w:cs="Times New Roman"/>
          <w:color w:val="0000FF"/>
          <w:sz w:val="24"/>
          <w:szCs w:val="24"/>
        </w:rPr>
        <w:t>with respect to</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the maximum applied pressure, the compaction temperature was gradually increased, while keeping the pressure </w:t>
      </w:r>
      <w:r w:rsidR="00027FBA" w:rsidRPr="00027FBA">
        <w:rPr>
          <w:rFonts w:ascii="Times New Roman" w:hAnsi="Times New Roman" w:cs="Times New Roman"/>
          <w:color w:val="0000FF"/>
          <w:sz w:val="24"/>
          <w:szCs w:val="24"/>
        </w:rPr>
        <w:t>below</w:t>
      </w:r>
      <w:r w:rsidRPr="00027FBA">
        <w:rPr>
          <w:rFonts w:ascii="Times New Roman" w:hAnsi="Times New Roman" w:cs="Times New Roman"/>
          <w:color w:val="0000FF"/>
          <w:sz w:val="24"/>
          <w:szCs w:val="24"/>
        </w:rPr>
        <w:t xml:space="preserve"> </w:t>
      </w:r>
      <w:r w:rsidRPr="00D01B48">
        <w:rPr>
          <w:rFonts w:ascii="Times New Roman" w:hAnsi="Times New Roman" w:cs="Times New Roman"/>
          <w:sz w:val="24"/>
          <w:szCs w:val="24"/>
        </w:rPr>
        <w:t>50 MPa</w:t>
      </w:r>
      <w:r w:rsidR="00D01B48" w:rsidRPr="00D01B48">
        <w:rPr>
          <w:rFonts w:ascii="Times New Roman" w:hAnsi="Times New Roman" w:cs="Times New Roman"/>
          <w:sz w:val="24"/>
          <w:szCs w:val="24"/>
        </w:rPr>
        <w:t>.</w:t>
      </w:r>
      <w:r w:rsidRPr="00D01B48">
        <w:rPr>
          <w:rFonts w:ascii="Times New Roman" w:hAnsi="Times New Roman" w:cs="Times New Roman"/>
          <w:sz w:val="24"/>
          <w:szCs w:val="24"/>
        </w:rPr>
        <w:t xml:space="preserve"> </w:t>
      </w:r>
      <w:r w:rsidR="001E5CA9" w:rsidRPr="001E5CA9">
        <w:rPr>
          <w:rFonts w:ascii="Times New Roman" w:hAnsi="Times New Roman" w:cs="Times New Roman"/>
          <w:sz w:val="24"/>
          <w:szCs w:val="24"/>
        </w:rPr>
        <w:t>T</w:t>
      </w:r>
      <w:r w:rsidRPr="001E5CA9">
        <w:rPr>
          <w:rFonts w:ascii="Times New Roman" w:hAnsi="Times New Roman" w:cs="Times New Roman"/>
          <w:sz w:val="24"/>
          <w:szCs w:val="24"/>
        </w:rPr>
        <w:t xml:space="preserve">o obtain fully dense samples without significant grain </w:t>
      </w:r>
      <w:r w:rsidRPr="001E5CA9">
        <w:rPr>
          <w:rFonts w:ascii="Times New Roman" w:hAnsi="Times New Roman" w:cs="Times New Roman"/>
          <w:color w:val="0000FF"/>
          <w:sz w:val="24"/>
          <w:szCs w:val="24"/>
        </w:rPr>
        <w:t>grow</w:t>
      </w:r>
      <w:r w:rsidR="001E5CA9" w:rsidRPr="001E5CA9">
        <w:rPr>
          <w:rFonts w:ascii="Times New Roman" w:hAnsi="Times New Roman" w:cs="Times New Roman"/>
          <w:color w:val="0000FF"/>
          <w:sz w:val="24"/>
          <w:szCs w:val="24"/>
        </w:rPr>
        <w:t>th</w:t>
      </w:r>
      <w:r w:rsidR="001E5CA9" w:rsidRP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dwell time at maximum temperature was kept at 60 s</w:t>
      </w:r>
      <w:r w:rsidRP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In</w:t>
      </w:r>
      <w:r w:rsidRPr="001E5CA9">
        <w:rPr>
          <w:rFonts w:ascii="Times New Roman" w:hAnsi="Times New Roman" w:cs="Times New Roman"/>
          <w:sz w:val="24"/>
          <w:szCs w:val="24"/>
        </w:rPr>
        <w:t xml:space="preserve"> </w:t>
      </w:r>
      <w:r w:rsidRPr="001E5CA9">
        <w:rPr>
          <w:rFonts w:ascii="Times New Roman" w:hAnsi="Times New Roman" w:cs="Times New Roman"/>
          <w:b/>
          <w:bCs/>
          <w:sz w:val="24"/>
          <w:szCs w:val="24"/>
        </w:rPr>
        <w:t>Fig</w:t>
      </w:r>
      <w:r w:rsidR="001E5CA9" w:rsidRPr="001E5CA9">
        <w:rPr>
          <w:rFonts w:ascii="Times New Roman" w:hAnsi="Times New Roman" w:cs="Times New Roman"/>
          <w:b/>
          <w:bCs/>
          <w:sz w:val="24"/>
          <w:szCs w:val="24"/>
        </w:rPr>
        <w:t>ure</w:t>
      </w:r>
      <w:r w:rsidRPr="001E5CA9">
        <w:rPr>
          <w:rFonts w:ascii="Times New Roman" w:hAnsi="Times New Roman" w:cs="Times New Roman"/>
          <w:b/>
          <w:bCs/>
          <w:sz w:val="24"/>
          <w:szCs w:val="24"/>
        </w:rPr>
        <w:t xml:space="preserve"> 5</w:t>
      </w:r>
      <w:r w:rsidR="001E5CA9" w:rsidRPr="001E5CA9">
        <w:rPr>
          <w:rFonts w:ascii="Times New Roman" w:hAnsi="Times New Roman" w:cs="Times New Roman"/>
          <w:sz w:val="24"/>
          <w:szCs w:val="24"/>
        </w:rPr>
        <w:t>,</w:t>
      </w:r>
      <w:r w:rsidRPr="001E5CA9">
        <w:rPr>
          <w:rFonts w:ascii="Times New Roman" w:hAnsi="Times New Roman" w:cs="Times New Roman"/>
          <w:sz w:val="24"/>
          <w:szCs w:val="24"/>
        </w:rPr>
        <w:t xml:space="preserve"> samples </w:t>
      </w:r>
      <w:r w:rsidR="001E5CA9" w:rsidRPr="001E5CA9">
        <w:rPr>
          <w:rFonts w:ascii="Times New Roman" w:hAnsi="Times New Roman" w:cs="Times New Roman"/>
          <w:color w:val="0000FF"/>
          <w:sz w:val="24"/>
          <w:szCs w:val="24"/>
        </w:rPr>
        <w:t>pre-sintered</w:t>
      </w:r>
      <w:r w:rsidRPr="001E5CA9">
        <w:rPr>
          <w:rFonts w:ascii="Times New Roman" w:hAnsi="Times New Roman" w:cs="Times New Roman"/>
          <w:color w:val="0000FF"/>
          <w:sz w:val="24"/>
          <w:szCs w:val="24"/>
        </w:rPr>
        <w:t xml:space="preserve"> </w:t>
      </w:r>
      <w:r w:rsidRPr="001E5CA9">
        <w:rPr>
          <w:rFonts w:ascii="Times New Roman" w:hAnsi="Times New Roman" w:cs="Times New Roman"/>
          <w:sz w:val="24"/>
          <w:szCs w:val="24"/>
        </w:rPr>
        <w:t xml:space="preserve">at 700°C, 725°C and 750°C are presented. </w:t>
      </w:r>
      <w:commentRangeStart w:id="1"/>
      <w:r w:rsidR="001E5CA9" w:rsidRPr="00027FBA">
        <w:rPr>
          <w:rFonts w:ascii="Times New Roman" w:hAnsi="Times New Roman" w:cs="Times New Roman"/>
          <w:color w:val="0000FF"/>
          <w:sz w:val="24"/>
          <w:szCs w:val="24"/>
        </w:rPr>
        <w:t>At th</w:t>
      </w:r>
      <w:r w:rsidR="009B7A9C">
        <w:rPr>
          <w:rFonts w:ascii="Times New Roman" w:hAnsi="Times New Roman" w:cs="Times New Roman"/>
          <w:color w:val="0000FF"/>
          <w:sz w:val="24"/>
          <w:szCs w:val="24"/>
        </w:rPr>
        <w:t>ese</w:t>
      </w:r>
      <w:r w:rsidR="001E5CA9" w:rsidRPr="00027FBA">
        <w:rPr>
          <w:rFonts w:ascii="Times New Roman" w:hAnsi="Times New Roman" w:cs="Times New Roman"/>
          <w:color w:val="0000FF"/>
          <w:sz w:val="24"/>
          <w:szCs w:val="24"/>
        </w:rPr>
        <w:t xml:space="preserve"> temperature</w:t>
      </w:r>
      <w:r w:rsidR="009B7A9C">
        <w:rPr>
          <w:rFonts w:ascii="Times New Roman" w:hAnsi="Times New Roman" w:cs="Times New Roman"/>
          <w:color w:val="0000FF"/>
          <w:sz w:val="24"/>
          <w:szCs w:val="24"/>
        </w:rPr>
        <w:t>s</w:t>
      </w:r>
      <w:r w:rsidR="001E5CA9" w:rsidRPr="00027FBA">
        <w:rPr>
          <w:rFonts w:ascii="Times New Roman" w:hAnsi="Times New Roman" w:cs="Times New Roman"/>
          <w:color w:val="0000FF"/>
          <w:sz w:val="24"/>
          <w:szCs w:val="24"/>
        </w:rPr>
        <w:t xml:space="preserve">, it </w:t>
      </w:r>
      <w:r w:rsidR="00027FBA">
        <w:rPr>
          <w:rFonts w:ascii="Times New Roman" w:hAnsi="Times New Roman" w:cs="Times New Roman"/>
          <w:color w:val="0000FF"/>
          <w:sz w:val="24"/>
          <w:szCs w:val="24"/>
        </w:rPr>
        <w:t>was</w:t>
      </w:r>
      <w:r w:rsidR="001E5CA9" w:rsidRPr="00027FBA">
        <w:rPr>
          <w:rFonts w:ascii="Times New Roman" w:hAnsi="Times New Roman" w:cs="Times New Roman"/>
          <w:color w:val="0000FF"/>
          <w:sz w:val="24"/>
          <w:szCs w:val="24"/>
        </w:rPr>
        <w:t xml:space="preserve"> expected that formation of a transient liquid phase [</w:t>
      </w:r>
      <w:r w:rsidR="001E5CA9" w:rsidRPr="00027FBA">
        <w:rPr>
          <w:rFonts w:ascii="Times New Roman" w:hAnsi="Times New Roman" w:cs="Times New Roman"/>
          <w:b/>
          <w:bCs/>
          <w:color w:val="0000FF"/>
          <w:sz w:val="24"/>
          <w:szCs w:val="24"/>
        </w:rPr>
        <w:t>Grieb 1992</w:t>
      </w:r>
      <w:r w:rsidR="001E5CA9" w:rsidRPr="00027FBA">
        <w:rPr>
          <w:rFonts w:ascii="Times New Roman" w:hAnsi="Times New Roman" w:cs="Times New Roman"/>
          <w:color w:val="0000FF"/>
          <w:sz w:val="24"/>
          <w:szCs w:val="24"/>
        </w:rPr>
        <w:t xml:space="preserve">] supported densification. </w:t>
      </w:r>
      <w:commentRangeEnd w:id="1"/>
      <w:r w:rsidR="009B7A9C">
        <w:rPr>
          <w:rStyle w:val="CommentReference"/>
          <w:lang w:val="tr-TR"/>
        </w:rPr>
        <w:commentReference w:id="1"/>
      </w:r>
      <w:r w:rsidRPr="001E5CA9">
        <w:rPr>
          <w:rFonts w:ascii="Times New Roman" w:hAnsi="Times New Roman" w:cs="Times New Roman"/>
          <w:sz w:val="24"/>
          <w:szCs w:val="24"/>
        </w:rPr>
        <w:t xml:space="preserve">As shown </w:t>
      </w:r>
      <w:r w:rsidR="001E5CA9" w:rsidRPr="001E5CA9">
        <w:rPr>
          <w:rFonts w:ascii="Times New Roman" w:hAnsi="Times New Roman" w:cs="Times New Roman"/>
          <w:color w:val="0000FF"/>
          <w:sz w:val="24"/>
          <w:szCs w:val="24"/>
        </w:rPr>
        <w:t>in</w:t>
      </w:r>
      <w:r w:rsidR="001E5CA9" w:rsidRPr="001E5CA9">
        <w:rPr>
          <w:rFonts w:ascii="Times New Roman" w:hAnsi="Times New Roman" w:cs="Times New Roman"/>
          <w:sz w:val="24"/>
          <w:szCs w:val="24"/>
        </w:rPr>
        <w:t xml:space="preserve"> </w:t>
      </w:r>
      <w:r w:rsidR="001E5CA9" w:rsidRPr="001E5CA9">
        <w:rPr>
          <w:rFonts w:ascii="Times New Roman" w:hAnsi="Times New Roman" w:cs="Times New Roman"/>
          <w:b/>
          <w:bCs/>
          <w:sz w:val="24"/>
          <w:szCs w:val="24"/>
        </w:rPr>
        <w:t>Figure 5a</w:t>
      </w:r>
      <w:r w:rsidR="001E5CA9" w:rsidRPr="001E5CA9">
        <w:rPr>
          <w:rFonts w:ascii="Times New Roman" w:hAnsi="Times New Roman" w:cs="Times New Roman"/>
          <w:sz w:val="24"/>
          <w:szCs w:val="24"/>
        </w:rPr>
        <w:t>,</w:t>
      </w:r>
      <w:r w:rsidRPr="001E5CA9">
        <w:rPr>
          <w:rFonts w:ascii="Times New Roman" w:hAnsi="Times New Roman" w:cs="Times New Roman"/>
          <w:sz w:val="24"/>
          <w:szCs w:val="24"/>
        </w:rPr>
        <w:t xml:space="preserve"> at 700°C the sample has ca. 90% density, melt spun flakes are mostly aligned and no grain </w:t>
      </w:r>
      <w:r w:rsidRPr="001E5CA9">
        <w:rPr>
          <w:rFonts w:ascii="Times New Roman" w:hAnsi="Times New Roman" w:cs="Times New Roman"/>
          <w:color w:val="0000FF"/>
          <w:sz w:val="24"/>
          <w:szCs w:val="24"/>
        </w:rPr>
        <w:t>grow</w:t>
      </w:r>
      <w:r w:rsidR="001E5CA9" w:rsidRPr="001E5CA9">
        <w:rPr>
          <w:rFonts w:ascii="Times New Roman" w:hAnsi="Times New Roman" w:cs="Times New Roman"/>
          <w:color w:val="0000FF"/>
          <w:sz w:val="24"/>
          <w:szCs w:val="24"/>
        </w:rPr>
        <w:t>th</w:t>
      </w:r>
      <w:r w:rsidRPr="001E5CA9">
        <w:rPr>
          <w:rFonts w:ascii="Times New Roman" w:hAnsi="Times New Roman" w:cs="Times New Roman"/>
          <w:sz w:val="24"/>
          <w:szCs w:val="24"/>
        </w:rPr>
        <w:t xml:space="preserve"> is observed</w:t>
      </w:r>
      <w:r w:rsid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(not visible in this magnification)</w:t>
      </w:r>
      <w:r w:rsidRPr="001E5CA9">
        <w:rPr>
          <w:rFonts w:ascii="Times New Roman" w:hAnsi="Times New Roman" w:cs="Times New Roman"/>
          <w:sz w:val="24"/>
          <w:szCs w:val="24"/>
        </w:rPr>
        <w:t>. The sample compacted at 725°C (</w:t>
      </w:r>
      <w:r w:rsidRPr="001E5CA9">
        <w:rPr>
          <w:rFonts w:ascii="Times New Roman" w:hAnsi="Times New Roman" w:cs="Times New Roman"/>
          <w:b/>
          <w:bCs/>
          <w:sz w:val="24"/>
          <w:szCs w:val="24"/>
        </w:rPr>
        <w:t>Fig</w:t>
      </w:r>
      <w:r w:rsidR="001E5CA9" w:rsidRPr="001E5CA9">
        <w:rPr>
          <w:rFonts w:ascii="Times New Roman" w:hAnsi="Times New Roman" w:cs="Times New Roman"/>
          <w:b/>
          <w:bCs/>
          <w:sz w:val="24"/>
          <w:szCs w:val="24"/>
        </w:rPr>
        <w:t>ure</w:t>
      </w:r>
      <w:r w:rsidRPr="001E5CA9">
        <w:rPr>
          <w:rFonts w:ascii="Times New Roman" w:hAnsi="Times New Roman" w:cs="Times New Roman"/>
          <w:b/>
          <w:bCs/>
          <w:sz w:val="24"/>
          <w:szCs w:val="24"/>
        </w:rPr>
        <w:t xml:space="preserve"> 5</w:t>
      </w:r>
      <w:r w:rsidR="001E5CA9" w:rsidRPr="001E5CA9">
        <w:rPr>
          <w:rFonts w:ascii="Times New Roman" w:hAnsi="Times New Roman" w:cs="Times New Roman"/>
          <w:b/>
          <w:bCs/>
          <w:sz w:val="24"/>
          <w:szCs w:val="24"/>
        </w:rPr>
        <w:t>b</w:t>
      </w:r>
      <w:r w:rsidRPr="001E5CA9">
        <w:rPr>
          <w:rFonts w:ascii="Times New Roman" w:hAnsi="Times New Roman" w:cs="Times New Roman"/>
          <w:sz w:val="24"/>
          <w:szCs w:val="24"/>
        </w:rPr>
        <w:t>) is fully dense with the melt spun flakes well aligned in whole sample volume</w:t>
      </w:r>
      <w:r w:rsidR="009B7A9C">
        <w:rPr>
          <w:rFonts w:ascii="Times New Roman" w:hAnsi="Times New Roman" w:cs="Times New Roman"/>
          <w:sz w:val="24"/>
          <w:szCs w:val="24"/>
        </w:rPr>
        <w:t xml:space="preserve"> and </w:t>
      </w:r>
      <w:r w:rsidR="009B7A9C">
        <w:rPr>
          <w:rFonts w:ascii="Times New Roman" w:hAnsi="Times New Roman" w:cs="Times New Roman"/>
          <w:sz w:val="24"/>
          <w:szCs w:val="24"/>
        </w:rPr>
        <w:lastRenderedPageBreak/>
        <w:t xml:space="preserve">pronounced grain growth </w:t>
      </w:r>
      <w:r w:rsidR="009B7A9C" w:rsidRPr="009B7A9C">
        <w:rPr>
          <w:rFonts w:ascii="Times New Roman" w:hAnsi="Times New Roman" w:cs="Times New Roman"/>
          <w:color w:val="0000FF"/>
          <w:sz w:val="24"/>
          <w:szCs w:val="24"/>
        </w:rPr>
        <w:t>was</w:t>
      </w:r>
      <w:r w:rsidR="009B7A9C">
        <w:rPr>
          <w:rFonts w:ascii="Times New Roman" w:hAnsi="Times New Roman" w:cs="Times New Roman"/>
          <w:sz w:val="24"/>
          <w:szCs w:val="24"/>
        </w:rPr>
        <w:t xml:space="preserve"> not observed</w:t>
      </w:r>
      <w:r w:rsidRPr="001E5CA9">
        <w:rPr>
          <w:rFonts w:ascii="Times New Roman" w:hAnsi="Times New Roman" w:cs="Times New Roman"/>
          <w:color w:val="0000FF"/>
          <w:sz w:val="24"/>
          <w:szCs w:val="24"/>
        </w:rPr>
        <w:t>.</w:t>
      </w:r>
      <w:r w:rsidRPr="000D5A1D">
        <w:rPr>
          <w:rFonts w:ascii="Times New Roman" w:hAnsi="Times New Roman" w:cs="Times New Roman"/>
          <w:color w:val="00B050"/>
          <w:sz w:val="24"/>
          <w:szCs w:val="24"/>
        </w:rPr>
        <w:t xml:space="preserve"> </w:t>
      </w:r>
      <w:r w:rsidRPr="00027FBA">
        <w:rPr>
          <w:rFonts w:ascii="Times New Roman" w:hAnsi="Times New Roman" w:cs="Times New Roman"/>
          <w:sz w:val="24"/>
          <w:szCs w:val="24"/>
        </w:rPr>
        <w:t>The sample compacted at 750°C (</w:t>
      </w:r>
      <w:r w:rsidRPr="00027FBA">
        <w:rPr>
          <w:rFonts w:ascii="Times New Roman" w:hAnsi="Times New Roman" w:cs="Times New Roman"/>
          <w:b/>
          <w:bCs/>
          <w:sz w:val="24"/>
          <w:szCs w:val="24"/>
        </w:rPr>
        <w:t>Fig</w:t>
      </w:r>
      <w:r w:rsidR="00027FBA" w:rsidRPr="00027FBA">
        <w:rPr>
          <w:rFonts w:ascii="Times New Roman" w:hAnsi="Times New Roman" w:cs="Times New Roman"/>
          <w:b/>
          <w:bCs/>
          <w:sz w:val="24"/>
          <w:szCs w:val="24"/>
        </w:rPr>
        <w:t>ure 5c</w:t>
      </w:r>
      <w:r w:rsidRPr="00027FBA">
        <w:rPr>
          <w:rFonts w:ascii="Times New Roman" w:hAnsi="Times New Roman" w:cs="Times New Roman"/>
          <w:sz w:val="24"/>
          <w:szCs w:val="24"/>
        </w:rPr>
        <w:t xml:space="preserve">) </w:t>
      </w:r>
      <w:r w:rsidR="00027FBA" w:rsidRPr="00027FBA">
        <w:rPr>
          <w:rFonts w:ascii="Times New Roman" w:hAnsi="Times New Roman" w:cs="Times New Roman"/>
          <w:sz w:val="24"/>
          <w:szCs w:val="24"/>
        </w:rPr>
        <w:t>was</w:t>
      </w:r>
      <w:r w:rsidRPr="00027FBA">
        <w:rPr>
          <w:rFonts w:ascii="Times New Roman" w:hAnsi="Times New Roman" w:cs="Times New Roman"/>
          <w:sz w:val="24"/>
          <w:szCs w:val="24"/>
        </w:rPr>
        <w:t xml:space="preserve"> also fully dense, but abnormal grain </w:t>
      </w:r>
      <w:r w:rsidRPr="00027FBA">
        <w:rPr>
          <w:rFonts w:ascii="Times New Roman" w:hAnsi="Times New Roman" w:cs="Times New Roman"/>
          <w:color w:val="0000FF"/>
          <w:sz w:val="24"/>
          <w:szCs w:val="24"/>
        </w:rPr>
        <w:t>grow</w:t>
      </w:r>
      <w:r w:rsidR="00027FBA" w:rsidRPr="00027FBA">
        <w:rPr>
          <w:rFonts w:ascii="Times New Roman" w:hAnsi="Times New Roman" w:cs="Times New Roman"/>
          <w:color w:val="0000FF"/>
          <w:sz w:val="24"/>
          <w:szCs w:val="24"/>
        </w:rPr>
        <w:t>th</w:t>
      </w:r>
      <w:r w:rsidR="00027FBA" w:rsidRPr="00027FBA">
        <w:rPr>
          <w:rFonts w:ascii="Times New Roman" w:hAnsi="Times New Roman" w:cs="Times New Roman"/>
          <w:sz w:val="24"/>
          <w:szCs w:val="24"/>
        </w:rPr>
        <w:t xml:space="preserve"> </w:t>
      </w:r>
      <w:r w:rsidR="00027FBA" w:rsidRPr="00027FBA">
        <w:rPr>
          <w:rFonts w:ascii="Times New Roman" w:hAnsi="Times New Roman" w:cs="Times New Roman"/>
          <w:color w:val="0000FF"/>
          <w:sz w:val="24"/>
          <w:szCs w:val="24"/>
        </w:rPr>
        <w:t>already appeared at</w:t>
      </w:r>
      <w:r w:rsidRPr="00027FBA">
        <w:rPr>
          <w:rFonts w:ascii="Times New Roman" w:hAnsi="Times New Roman" w:cs="Times New Roman"/>
          <w:color w:val="0000FF"/>
          <w:sz w:val="24"/>
          <w:szCs w:val="24"/>
        </w:rPr>
        <w:t xml:space="preserve"> the </w:t>
      </w:r>
      <w:r w:rsidR="00027FBA" w:rsidRPr="00027FBA">
        <w:rPr>
          <w:rFonts w:ascii="Times New Roman" w:hAnsi="Times New Roman" w:cs="Times New Roman"/>
          <w:color w:val="0000FF"/>
          <w:sz w:val="24"/>
          <w:szCs w:val="24"/>
        </w:rPr>
        <w:t xml:space="preserve">boundaries of the former </w:t>
      </w:r>
      <w:r w:rsidRPr="00027FBA">
        <w:rPr>
          <w:rFonts w:ascii="Times New Roman" w:hAnsi="Times New Roman" w:cs="Times New Roman"/>
          <w:color w:val="0000FF"/>
          <w:sz w:val="24"/>
          <w:szCs w:val="24"/>
        </w:rPr>
        <w:t>melt spun flakes</w:t>
      </w:r>
      <w:r w:rsidRPr="00027FBA">
        <w:rPr>
          <w:rFonts w:ascii="Times New Roman" w:hAnsi="Times New Roman" w:cs="Times New Roman"/>
          <w:sz w:val="24"/>
          <w:szCs w:val="24"/>
        </w:rPr>
        <w:t xml:space="preserve">. Based on these results, the compaction temperature was set to be 725°C. The optimal parameters for the FAST/SPS cycles were selected as follow: The contact pressure of 38 MPa was applied while the sample was heated up to 725°C with heating rate of 75 </w:t>
      </w:r>
      <w:r w:rsidR="007758FD"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-1</w:t>
      </w:r>
      <w:r w:rsidRPr="00027FBA">
        <w:rPr>
          <w:rFonts w:ascii="Times New Roman" w:hAnsi="Times New Roman" w:cs="Times New Roman"/>
          <w:sz w:val="24"/>
          <w:szCs w:val="24"/>
        </w:rPr>
        <w:t>. During the dwell time of 60 s the pressure was increased from 38 to 45 MPa. After processing the height of the pre-sintered pellets was found to be ca. 8 mm, which corresponds to a density of 100 %, as determined by the Archimedes’ method</w:t>
      </w:r>
      <w:r w:rsidR="00027FBA">
        <w:rPr>
          <w:rFonts w:ascii="Times New Roman" w:hAnsi="Times New Roman" w:cs="Times New Roman"/>
          <w:sz w:val="24"/>
          <w:szCs w:val="24"/>
        </w:rPr>
        <w:t>.</w:t>
      </w:r>
      <w:r w:rsidRPr="00027FBA">
        <w:rPr>
          <w:rFonts w:ascii="Times New Roman" w:hAnsi="Times New Roman" w:cs="Times New Roman"/>
          <w:sz w:val="24"/>
          <w:szCs w:val="24"/>
        </w:rPr>
        <w:t xml:space="preserve"> </w:t>
      </w:r>
      <w:commentRangeStart w:id="2"/>
      <w:r w:rsidRPr="00027FBA">
        <w:rPr>
          <w:rFonts w:ascii="Times New Roman" w:hAnsi="Times New Roman" w:cs="Times New Roman"/>
          <w:strike/>
          <w:sz w:val="24"/>
          <w:szCs w:val="24"/>
        </w:rPr>
        <w:t>(Sartorius Quintix224-1CEU balance with YDK03 option)</w:t>
      </w:r>
      <w:r w:rsidR="00596C7B" w:rsidRPr="00027FBA">
        <w:rPr>
          <w:rFonts w:ascii="Times New Roman" w:hAnsi="Times New Roman" w:cs="Times New Roman"/>
          <w:strike/>
          <w:sz w:val="24"/>
          <w:szCs w:val="24"/>
        </w:rPr>
        <w:t>.</w:t>
      </w:r>
      <w:commentRangeEnd w:id="2"/>
      <w:r w:rsidR="00027FBA">
        <w:rPr>
          <w:rStyle w:val="CommentReference"/>
          <w:lang w:val="tr-TR"/>
        </w:rPr>
        <w:commentReference w:id="2"/>
      </w:r>
    </w:p>
    <w:p w14:paraId="3CB6FC23" w14:textId="3F5F68DE" w:rsidR="003174DA" w:rsidRPr="009B7A9C" w:rsidRDefault="003174DA"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0D5A1D" w:rsidRPr="000D5A1D" w14:paraId="31FA8DEB" w14:textId="77777777" w:rsidTr="009D2C90">
        <w:tc>
          <w:tcPr>
            <w:tcW w:w="9396" w:type="dxa"/>
          </w:tcPr>
          <w:p w14:paraId="71324E81" w14:textId="4A46D2EE" w:rsidR="003174DA" w:rsidRPr="000D5A1D" w:rsidRDefault="008F0805" w:rsidP="0088578B">
            <w:pPr>
              <w:spacing w:line="360" w:lineRule="auto"/>
              <w:jc w:val="both"/>
              <w:rPr>
                <w:rFonts w:ascii="Times New Roman" w:hAnsi="Times New Roman" w:cs="Times New Roman"/>
                <w:color w:val="00B050"/>
                <w:sz w:val="24"/>
                <w:szCs w:val="24"/>
              </w:rPr>
            </w:pPr>
            <w:ins w:id="3" w:author="Iliya Angelov Radulov [2]" w:date="2023-12-15T10:23:00Z">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93F586D" wp14:editId="658801F6">
                        <wp:simplePos x="0" y="0"/>
                        <wp:positionH relativeFrom="column">
                          <wp:posOffset>4028927</wp:posOffset>
                        </wp:positionH>
                        <wp:positionV relativeFrom="paragraph">
                          <wp:posOffset>542556</wp:posOffset>
                        </wp:positionV>
                        <wp:extent cx="1788825" cy="757127"/>
                        <wp:effectExtent l="19050" t="19050" r="20955" b="24130"/>
                        <wp:wrapNone/>
                        <wp:docPr id="12" name="Rectangle: Rounded Corners 12"/>
                        <wp:cNvGraphicFramePr/>
                        <a:graphic xmlns:a="http://schemas.openxmlformats.org/drawingml/2006/main">
                          <a:graphicData uri="http://schemas.microsoft.com/office/word/2010/wordprocessingShape">
                            <wps:wsp>
                              <wps:cNvSpPr/>
                              <wps:spPr>
                                <a:xfrm>
                                  <a:off x="0" y="0"/>
                                  <a:ext cx="1788825" cy="757127"/>
                                </a:xfrm>
                                <a:prstGeom prst="roundRect">
                                  <a:avLst/>
                                </a:prstGeom>
                                <a:noFill/>
                                <a:ln w="38100">
                                  <a:solidFill>
                                    <a:srgbClr val="FFFF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D97F26" id="Rectangle: Rounded Corners 12" o:spid="_x0000_s1026" style="position:absolute;margin-left:317.25pt;margin-top:42.7pt;width:140.85pt;height:5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" filled="f" strokecolor="yellow" strokeweight="3pt">
                        <v:stroke dashstyle="3 1" joinstyle="miter"/>
                      </v:roundrect>
                    </w:pict>
                  </mc:Fallback>
                </mc:AlternateContent>
              </w:r>
            </w:ins>
            <w:ins w:id="4" w:author="Iliya Angelov Radulov [2]" w:date="2023-12-15T10:22:00Z">
              <w:r>
                <w:rPr>
                  <w:rFonts w:ascii="Times New Roman" w:hAnsi="Times New Roman" w:cs="Times New Roman"/>
                  <w:noProof/>
                  <w:color w:val="00B050"/>
                  <w:sz w:val="24"/>
                  <w:szCs w:val="24"/>
                </w:rPr>
                <mc:AlternateContent>
                  <mc:Choice Requires="wps">
                    <w:drawing>
                      <wp:anchor distT="0" distB="0" distL="114300" distR="114300" simplePos="0" relativeHeight="251659264" behindDoc="0" locked="0" layoutInCell="1" allowOverlap="1" wp14:anchorId="5FD876E0" wp14:editId="1ED0D567">
                        <wp:simplePos x="0" y="0"/>
                        <wp:positionH relativeFrom="column">
                          <wp:posOffset>2042111</wp:posOffset>
                        </wp:positionH>
                        <wp:positionV relativeFrom="paragraph">
                          <wp:posOffset>311345</wp:posOffset>
                        </wp:positionV>
                        <wp:extent cx="626012" cy="351107"/>
                        <wp:effectExtent l="19050" t="19050" r="22225" b="11430"/>
                        <wp:wrapNone/>
                        <wp:docPr id="11" name="Oval 11"/>
                        <wp:cNvGraphicFramePr/>
                        <a:graphic xmlns:a="http://schemas.openxmlformats.org/drawingml/2006/main">
                          <a:graphicData uri="http://schemas.microsoft.com/office/word/2010/wordprocessingShape">
                            <wps:wsp>
                              <wps:cNvSpPr/>
                              <wps:spPr>
                                <a:xfrm>
                                  <a:off x="0" y="0"/>
                                  <a:ext cx="626012" cy="351107"/>
                                </a:xfrm>
                                <a:prstGeom prst="ellipse">
                                  <a:avLst/>
                                </a:prstGeom>
                                <a:noFill/>
                                <a:ln w="38100">
                                  <a:solidFill>
                                    <a:srgbClr val="FFFF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B5F3B2" id="Oval 11" o:spid="_x0000_s1026" style="position:absolute;margin-left:160.8pt;margin-top:24.5pt;width:49.3pt;height:2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" filled="f" strokecolor="yellow" strokeweight="3pt">
                        <v:stroke dashstyle="3 1" joinstyle="miter"/>
                      </v:oval>
                    </w:pict>
                  </mc:Fallback>
                </mc:AlternateContent>
              </w:r>
            </w:ins>
            <w:r w:rsidR="009E5EFA" w:rsidRPr="000D5A1D">
              <w:rPr>
                <w:rFonts w:ascii="Times New Roman" w:hAnsi="Times New Roman" w:cs="Times New Roman"/>
                <w:noProof/>
                <w:color w:val="00B050"/>
                <w:sz w:val="24"/>
                <w:szCs w:val="24"/>
              </w:rPr>
              <w:drawing>
                <wp:inline distT="0" distB="0" distL="0" distR="0" wp14:anchorId="2C0ADA13" wp14:editId="39A1A971">
                  <wp:extent cx="5861711" cy="1502504"/>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7551" cy="1511691"/>
                          </a:xfrm>
                          <a:prstGeom prst="rect">
                            <a:avLst/>
                          </a:prstGeom>
                          <a:noFill/>
                        </pic:spPr>
                      </pic:pic>
                    </a:graphicData>
                  </a:graphic>
                </wp:inline>
              </w:drawing>
            </w:r>
          </w:p>
        </w:tc>
      </w:tr>
    </w:tbl>
    <w:p w14:paraId="315CFF02" w14:textId="70F83EEE" w:rsidR="00596C7B" w:rsidRDefault="003174DA" w:rsidP="0088578B">
      <w:pPr>
        <w:spacing w:after="0" w:line="360" w:lineRule="auto"/>
        <w:jc w:val="both"/>
        <w:rPr>
          <w:rFonts w:ascii="Times New Roman" w:hAnsi="Times New Roman" w:cs="Times New Roman"/>
          <w:i/>
          <w:iCs/>
          <w:sz w:val="24"/>
          <w:szCs w:val="24"/>
        </w:rPr>
      </w:pPr>
      <w:r w:rsidRPr="009D2C90">
        <w:rPr>
          <w:rFonts w:ascii="Times New Roman" w:hAnsi="Times New Roman" w:cs="Times New Roman"/>
          <w:b/>
          <w:bCs/>
          <w:i/>
          <w:iCs/>
          <w:sz w:val="24"/>
          <w:szCs w:val="24"/>
        </w:rPr>
        <w:t>Figure 5:</w:t>
      </w:r>
      <w:r w:rsidRPr="009D2C90">
        <w:rPr>
          <w:rFonts w:ascii="Times New Roman" w:hAnsi="Times New Roman" w:cs="Times New Roman"/>
          <w:i/>
          <w:iCs/>
          <w:sz w:val="24"/>
          <w:szCs w:val="24"/>
        </w:rPr>
        <w:t xml:space="preserve"> </w:t>
      </w:r>
      <w:r w:rsidR="001D187A" w:rsidRPr="009D2C90">
        <w:rPr>
          <w:rFonts w:ascii="Times New Roman" w:hAnsi="Times New Roman" w:cs="Times New Roman"/>
          <w:i/>
          <w:iCs/>
          <w:sz w:val="24"/>
          <w:szCs w:val="24"/>
        </w:rPr>
        <w:t>Optical appearance of a Nd-Fe-B sample pre-sintered by FAST/SPS from melt-spun MQU-F powder</w:t>
      </w:r>
      <w:r w:rsidR="00D74EF0" w:rsidRPr="009D2C90">
        <w:rPr>
          <w:rFonts w:ascii="Times New Roman" w:hAnsi="Times New Roman" w:cs="Times New Roman"/>
          <w:i/>
          <w:iCs/>
          <w:sz w:val="24"/>
          <w:szCs w:val="24"/>
        </w:rPr>
        <w:t xml:space="preserve"> processed with heating rate of 75 K</w:t>
      </w:r>
      <w:r w:rsidR="00D74EF0" w:rsidRPr="009D2C90">
        <w:rPr>
          <w:rFonts w:ascii="Times New Roman" w:hAnsi="Times New Roman" w:cs="Times New Roman"/>
          <w:i/>
          <w:iCs/>
          <w:sz w:val="24"/>
          <w:szCs w:val="24"/>
        </w:rPr>
        <w:sym w:font="Symbol" w:char="F0D7"/>
      </w:r>
      <w:r w:rsidR="00D74EF0" w:rsidRPr="009D2C90">
        <w:rPr>
          <w:rFonts w:ascii="Times New Roman" w:hAnsi="Times New Roman" w:cs="Times New Roman"/>
          <w:i/>
          <w:iCs/>
          <w:sz w:val="24"/>
          <w:szCs w:val="24"/>
        </w:rPr>
        <w:t>min</w:t>
      </w:r>
      <w:r w:rsidR="00D74EF0" w:rsidRPr="009D2C90">
        <w:rPr>
          <w:rFonts w:ascii="Times New Roman" w:hAnsi="Times New Roman" w:cs="Times New Roman"/>
          <w:i/>
          <w:iCs/>
          <w:sz w:val="24"/>
          <w:szCs w:val="24"/>
          <w:vertAlign w:val="superscript"/>
        </w:rPr>
        <w:t>-1</w:t>
      </w:r>
      <w:r w:rsidR="009D2C90">
        <w:rPr>
          <w:rFonts w:ascii="Times New Roman" w:hAnsi="Times New Roman" w:cs="Times New Roman"/>
          <w:i/>
          <w:iCs/>
          <w:sz w:val="24"/>
          <w:szCs w:val="24"/>
        </w:rPr>
        <w:t xml:space="preserve">, a </w:t>
      </w:r>
      <w:r w:rsidR="00D74EF0" w:rsidRPr="009D2C90">
        <w:rPr>
          <w:rFonts w:ascii="Times New Roman" w:hAnsi="Times New Roman" w:cs="Times New Roman"/>
          <w:i/>
          <w:iCs/>
          <w:sz w:val="24"/>
          <w:szCs w:val="24"/>
        </w:rPr>
        <w:t xml:space="preserve">pressure of 45 MPa </w:t>
      </w:r>
      <w:r w:rsidR="009D2C90" w:rsidRPr="009D2C90">
        <w:rPr>
          <w:rFonts w:ascii="Times New Roman" w:hAnsi="Times New Roman" w:cs="Times New Roman"/>
          <w:i/>
          <w:iCs/>
          <w:color w:val="0000FF"/>
          <w:sz w:val="24"/>
          <w:szCs w:val="24"/>
        </w:rPr>
        <w:t>and a</w:t>
      </w:r>
      <w:r w:rsidR="00D74EF0" w:rsidRPr="009D2C90">
        <w:rPr>
          <w:rFonts w:ascii="Times New Roman" w:hAnsi="Times New Roman" w:cs="Times New Roman"/>
          <w:i/>
          <w:iCs/>
          <w:color w:val="0000FF"/>
          <w:sz w:val="24"/>
          <w:szCs w:val="24"/>
        </w:rPr>
        <w:t xml:space="preserve"> </w:t>
      </w:r>
      <w:r w:rsidR="00D74EF0" w:rsidRPr="009D2C90">
        <w:rPr>
          <w:rFonts w:ascii="Times New Roman" w:hAnsi="Times New Roman" w:cs="Times New Roman"/>
          <w:i/>
          <w:iCs/>
          <w:sz w:val="24"/>
          <w:szCs w:val="24"/>
        </w:rPr>
        <w:t xml:space="preserve">dwelling time of 60 s </w:t>
      </w:r>
      <w:r w:rsidR="00D74EF0" w:rsidRPr="009D2C90">
        <w:rPr>
          <w:rFonts w:ascii="Times New Roman" w:hAnsi="Times New Roman" w:cs="Times New Roman"/>
          <w:i/>
          <w:iCs/>
          <w:color w:val="0000FF"/>
          <w:sz w:val="24"/>
          <w:szCs w:val="24"/>
        </w:rPr>
        <w:t>at</w:t>
      </w:r>
      <w:r w:rsidR="009D2C90" w:rsidRPr="009D2C90">
        <w:rPr>
          <w:rFonts w:ascii="Times New Roman" w:hAnsi="Times New Roman" w:cs="Times New Roman"/>
          <w:i/>
          <w:iCs/>
          <w:color w:val="0000FF"/>
          <w:sz w:val="24"/>
          <w:szCs w:val="24"/>
        </w:rPr>
        <w:t xml:space="preserve"> maximum temperature</w:t>
      </w:r>
      <w:r w:rsidR="00D74EF0" w:rsidRPr="009D2C90">
        <w:rPr>
          <w:rFonts w:ascii="Times New Roman" w:hAnsi="Times New Roman" w:cs="Times New Roman"/>
          <w:i/>
          <w:iCs/>
          <w:color w:val="0000FF"/>
          <w:sz w:val="24"/>
          <w:szCs w:val="24"/>
        </w:rPr>
        <w:t>:</w:t>
      </w:r>
      <w:r w:rsidR="001D187A" w:rsidRPr="009D2C90">
        <w:rPr>
          <w:rFonts w:ascii="Times New Roman" w:hAnsi="Times New Roman" w:cs="Times New Roman"/>
          <w:i/>
          <w:iCs/>
          <w:color w:val="0000FF"/>
          <w:sz w:val="24"/>
          <w:szCs w:val="24"/>
        </w:rPr>
        <w:t xml:space="preserve"> </w:t>
      </w:r>
      <w:r w:rsidR="00D74EF0" w:rsidRPr="009D2C90">
        <w:rPr>
          <w:rFonts w:ascii="Times New Roman" w:hAnsi="Times New Roman" w:cs="Times New Roman"/>
          <w:b/>
          <w:bCs/>
          <w:i/>
          <w:iCs/>
          <w:sz w:val="24"/>
          <w:szCs w:val="24"/>
        </w:rPr>
        <w:t>a.)</w:t>
      </w:r>
      <w:r w:rsidR="00D74EF0"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A</w:t>
      </w:r>
      <w:r w:rsidR="009D2C90" w:rsidRPr="00D377CC">
        <w:rPr>
          <w:rFonts w:ascii="Times New Roman" w:hAnsi="Times New Roman" w:cs="Times New Roman"/>
          <w:i/>
          <w:iCs/>
          <w:color w:val="0000FF"/>
          <w:sz w:val="24"/>
          <w:szCs w:val="24"/>
        </w:rPr>
        <w:t xml:space="preserve">t </w:t>
      </w:r>
      <w:r w:rsidR="00D74EF0" w:rsidRPr="009D2C90">
        <w:rPr>
          <w:rFonts w:ascii="Times New Roman" w:hAnsi="Times New Roman" w:cs="Times New Roman"/>
          <w:i/>
          <w:iCs/>
          <w:sz w:val="24"/>
          <w:szCs w:val="24"/>
        </w:rPr>
        <w:t>700°C</w:t>
      </w:r>
      <w:r w:rsidR="00D377CC">
        <w:rPr>
          <w:rFonts w:ascii="Times New Roman" w:hAnsi="Times New Roman" w:cs="Times New Roman"/>
          <w:i/>
          <w:iCs/>
          <w:sz w:val="24"/>
          <w:szCs w:val="24"/>
        </w:rPr>
        <w:t>,</w:t>
      </w:r>
      <w:r w:rsidR="009E5EF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the</w:t>
      </w:r>
      <w:r w:rsidR="00D377CC">
        <w:rPr>
          <w:rFonts w:ascii="Times New Roman" w:hAnsi="Times New Roman" w:cs="Times New Roman"/>
          <w:i/>
          <w:iCs/>
          <w:sz w:val="24"/>
          <w:szCs w:val="24"/>
        </w:rPr>
        <w:t xml:space="preserve"> </w:t>
      </w:r>
      <w:r w:rsidR="009E5EFA" w:rsidRPr="009D2C90">
        <w:rPr>
          <w:rFonts w:ascii="Times New Roman" w:hAnsi="Times New Roman" w:cs="Times New Roman"/>
          <w:i/>
          <w:iCs/>
          <w:sz w:val="24"/>
          <w:szCs w:val="24"/>
        </w:rPr>
        <w:t>sample has</w:t>
      </w:r>
      <w:r w:rsidR="00D74EF0" w:rsidRPr="009D2C90">
        <w:rPr>
          <w:rFonts w:ascii="Times New Roman" w:hAnsi="Times New Roman" w:cs="Times New Roman"/>
          <w:i/>
          <w:iCs/>
          <w:sz w:val="24"/>
          <w:szCs w:val="24"/>
        </w:rPr>
        <w:t xml:space="preserve"> 90% </w:t>
      </w:r>
      <w:r w:rsidR="009E5EFA" w:rsidRPr="009D2C90">
        <w:rPr>
          <w:rFonts w:ascii="Times New Roman" w:hAnsi="Times New Roman" w:cs="Times New Roman"/>
          <w:i/>
          <w:iCs/>
          <w:sz w:val="24"/>
          <w:szCs w:val="24"/>
        </w:rPr>
        <w:t xml:space="preserve">of the </w:t>
      </w:r>
      <w:r w:rsidR="00D74EF0" w:rsidRPr="009D2C90">
        <w:rPr>
          <w:rFonts w:ascii="Times New Roman" w:hAnsi="Times New Roman" w:cs="Times New Roman"/>
          <w:i/>
          <w:iCs/>
          <w:sz w:val="24"/>
          <w:szCs w:val="24"/>
        </w:rPr>
        <w:t>theoretical density</w:t>
      </w:r>
      <w:r w:rsidR="009E5EFA" w:rsidRPr="009D2C90">
        <w:rPr>
          <w:rFonts w:ascii="Times New Roman" w:hAnsi="Times New Roman" w:cs="Times New Roman"/>
          <w:i/>
          <w:iCs/>
          <w:sz w:val="24"/>
          <w:szCs w:val="24"/>
        </w:rPr>
        <w:t>, porosity is visible, some ribbons are not aligned</w:t>
      </w:r>
      <w:r w:rsidR="00D74EF0" w:rsidRPr="009D2C90">
        <w:rPr>
          <w:rFonts w:ascii="Times New Roman" w:hAnsi="Times New Roman" w:cs="Times New Roman"/>
          <w:i/>
          <w:iCs/>
          <w:sz w:val="24"/>
          <w:szCs w:val="24"/>
        </w:rPr>
        <w:t xml:space="preserve">; </w:t>
      </w:r>
      <w:r w:rsidR="00D74EF0" w:rsidRPr="00D377CC">
        <w:rPr>
          <w:rFonts w:ascii="Times New Roman" w:hAnsi="Times New Roman" w:cs="Times New Roman"/>
          <w:b/>
          <w:bCs/>
          <w:i/>
          <w:iCs/>
          <w:sz w:val="24"/>
          <w:szCs w:val="24"/>
        </w:rPr>
        <w:t>b.)</w:t>
      </w:r>
      <w:r w:rsidR="00D74EF0"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At </w:t>
      </w:r>
      <w:r w:rsidR="00B94E57" w:rsidRPr="009D2C90">
        <w:rPr>
          <w:rFonts w:ascii="Times New Roman" w:hAnsi="Times New Roman" w:cs="Times New Roman"/>
          <w:i/>
          <w:iCs/>
          <w:sz w:val="24"/>
          <w:szCs w:val="24"/>
        </w:rPr>
        <w:t>725</w:t>
      </w:r>
      <w:r w:rsidR="001D187A" w:rsidRPr="009D2C90">
        <w:rPr>
          <w:rFonts w:ascii="Times New Roman" w:hAnsi="Times New Roman" w:cs="Times New Roman"/>
          <w:i/>
          <w:iCs/>
          <w:sz w:val="24"/>
          <w:szCs w:val="24"/>
        </w:rPr>
        <w:t>°C</w:t>
      </w:r>
      <w:r w:rsidR="00D377CC">
        <w:rPr>
          <w:rFonts w:ascii="Times New Roman" w:hAnsi="Times New Roman" w:cs="Times New Roman"/>
          <w:i/>
          <w:iCs/>
          <w:sz w:val="24"/>
          <w:szCs w:val="24"/>
        </w:rPr>
        <w:t>,</w:t>
      </w:r>
      <w:r w:rsidR="001D187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the </w:t>
      </w:r>
      <w:r w:rsidR="009E5EFA" w:rsidRPr="009D2C90">
        <w:rPr>
          <w:rFonts w:ascii="Times New Roman" w:hAnsi="Times New Roman" w:cs="Times New Roman"/>
          <w:i/>
          <w:iCs/>
          <w:sz w:val="24"/>
          <w:szCs w:val="24"/>
        </w:rPr>
        <w:t xml:space="preserve">sample has </w:t>
      </w:r>
      <w:r w:rsidR="00D377CC" w:rsidRPr="00D377CC">
        <w:rPr>
          <w:rFonts w:ascii="Times New Roman" w:hAnsi="Times New Roman" w:cs="Times New Roman"/>
          <w:i/>
          <w:iCs/>
          <w:color w:val="0000FF"/>
          <w:sz w:val="24"/>
          <w:szCs w:val="24"/>
        </w:rPr>
        <w:t xml:space="preserve">&gt; </w:t>
      </w:r>
      <w:r w:rsidR="009E5EFA" w:rsidRPr="009D2C90">
        <w:rPr>
          <w:rFonts w:ascii="Times New Roman" w:hAnsi="Times New Roman" w:cs="Times New Roman"/>
          <w:i/>
          <w:iCs/>
          <w:sz w:val="24"/>
          <w:szCs w:val="24"/>
        </w:rPr>
        <w:t xml:space="preserve">99% of the theoretical density, all ribbons are aligned, </w:t>
      </w:r>
      <w:commentRangeStart w:id="5"/>
      <w:commentRangeStart w:id="6"/>
      <w:r w:rsidR="009E5EFA" w:rsidRPr="009D2C90">
        <w:rPr>
          <w:rFonts w:ascii="Times New Roman" w:hAnsi="Times New Roman" w:cs="Times New Roman"/>
          <w:i/>
          <w:iCs/>
          <w:sz w:val="24"/>
          <w:szCs w:val="24"/>
        </w:rPr>
        <w:t>no significant grain growth</w:t>
      </w:r>
      <w:commentRangeEnd w:id="5"/>
      <w:r w:rsidR="00D377CC">
        <w:rPr>
          <w:rStyle w:val="CommentReference"/>
          <w:lang w:val="tr-TR"/>
        </w:rPr>
        <w:commentReference w:id="5"/>
      </w:r>
      <w:commentRangeEnd w:id="6"/>
      <w:r w:rsidR="008F0805">
        <w:rPr>
          <w:rStyle w:val="CommentReference"/>
          <w:lang w:val="tr-TR"/>
        </w:rPr>
        <w:commentReference w:id="6"/>
      </w:r>
      <w:r w:rsidR="009E5EFA" w:rsidRPr="009D2C90">
        <w:rPr>
          <w:rFonts w:ascii="Times New Roman" w:hAnsi="Times New Roman" w:cs="Times New Roman"/>
          <w:i/>
          <w:iCs/>
          <w:sz w:val="24"/>
          <w:szCs w:val="24"/>
        </w:rPr>
        <w:t xml:space="preserve">; </w:t>
      </w:r>
      <w:r w:rsidR="009E5EFA" w:rsidRPr="00D377CC">
        <w:rPr>
          <w:rFonts w:ascii="Times New Roman" w:hAnsi="Times New Roman" w:cs="Times New Roman"/>
          <w:b/>
          <w:bCs/>
          <w:i/>
          <w:iCs/>
          <w:sz w:val="24"/>
          <w:szCs w:val="24"/>
        </w:rPr>
        <w:t>c.)</w:t>
      </w:r>
      <w:r w:rsidR="001D187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At </w:t>
      </w:r>
      <w:r w:rsidR="009E5EFA" w:rsidRPr="009D2C90">
        <w:rPr>
          <w:rFonts w:ascii="Times New Roman" w:hAnsi="Times New Roman" w:cs="Times New Roman"/>
          <w:i/>
          <w:iCs/>
          <w:sz w:val="24"/>
          <w:szCs w:val="24"/>
        </w:rPr>
        <w:t>750°C</w:t>
      </w:r>
      <w:r w:rsidR="00D377CC">
        <w:rPr>
          <w:rFonts w:ascii="Times New Roman" w:hAnsi="Times New Roman" w:cs="Times New Roman"/>
          <w:i/>
          <w:iCs/>
          <w:sz w:val="24"/>
          <w:szCs w:val="24"/>
        </w:rPr>
        <w:t>,</w:t>
      </w:r>
      <w:r w:rsidR="009E5EF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the </w:t>
      </w:r>
      <w:r w:rsidR="009E5EFA" w:rsidRPr="009D2C90">
        <w:rPr>
          <w:rFonts w:ascii="Times New Roman" w:hAnsi="Times New Roman" w:cs="Times New Roman"/>
          <w:i/>
          <w:iCs/>
          <w:sz w:val="24"/>
          <w:szCs w:val="24"/>
        </w:rPr>
        <w:t>sample has 99% of the theoretical density, all ribbons are aligned, but significant grain growth is observed</w:t>
      </w:r>
      <w:r w:rsidR="00D377CC">
        <w:rPr>
          <w:rFonts w:ascii="Times New Roman" w:hAnsi="Times New Roman" w:cs="Times New Roman"/>
          <w:i/>
          <w:iCs/>
          <w:sz w:val="24"/>
          <w:szCs w:val="24"/>
        </w:rPr>
        <w:t>.</w:t>
      </w:r>
      <w:r w:rsidR="00ED3665">
        <w:rPr>
          <w:rFonts w:ascii="Times New Roman" w:hAnsi="Times New Roman" w:cs="Times New Roman"/>
          <w:i/>
          <w:iCs/>
          <w:sz w:val="24"/>
          <w:szCs w:val="24"/>
        </w:rPr>
        <w:t xml:space="preserve"> Note the difference in the scale bar between a.) and the other two micrographs.</w:t>
      </w:r>
    </w:p>
    <w:p w14:paraId="7E932AF7" w14:textId="77777777" w:rsidR="00ED3665" w:rsidRPr="00ED3665" w:rsidRDefault="00ED3665" w:rsidP="0088578B">
      <w:pPr>
        <w:spacing w:after="0" w:line="360" w:lineRule="auto"/>
        <w:jc w:val="both"/>
        <w:rPr>
          <w:rFonts w:ascii="Times New Roman" w:hAnsi="Times New Roman" w:cs="Times New Roman"/>
          <w:sz w:val="24"/>
          <w:szCs w:val="24"/>
        </w:rPr>
      </w:pPr>
    </w:p>
    <w:p w14:paraId="018DF282" w14:textId="6D6545BA"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2.2 Hot deformation via FAST/SPS</w:t>
      </w:r>
    </w:p>
    <w:p w14:paraId="057EDB4B" w14:textId="569DCFEF" w:rsidR="00F7093F"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hot deformation in FAST/SPS mode, two different approaches were </w:t>
      </w:r>
      <w:r w:rsidR="00D377CC">
        <w:rPr>
          <w:rFonts w:ascii="Times New Roman" w:hAnsi="Times New Roman" w:cs="Times New Roman"/>
          <w:sz w:val="24"/>
          <w:szCs w:val="24"/>
        </w:rPr>
        <w:t>investigated</w:t>
      </w:r>
      <w:r>
        <w:rPr>
          <w:rFonts w:ascii="Times New Roman" w:hAnsi="Times New Roman" w:cs="Times New Roman"/>
          <w:sz w:val="24"/>
          <w:szCs w:val="24"/>
        </w:rPr>
        <w:t xml:space="preserve">. </w:t>
      </w:r>
    </w:p>
    <w:p w14:paraId="5E2B2939" w14:textId="77777777" w:rsidR="00F7093F" w:rsidRDefault="00F7093F" w:rsidP="0088578B">
      <w:pPr>
        <w:spacing w:after="0" w:line="360" w:lineRule="auto"/>
        <w:jc w:val="both"/>
        <w:rPr>
          <w:rFonts w:ascii="Times New Roman" w:hAnsi="Times New Roman" w:cs="Times New Roman"/>
          <w:sz w:val="24"/>
          <w:szCs w:val="24"/>
        </w:rPr>
      </w:pPr>
    </w:p>
    <w:p w14:paraId="18699372" w14:textId="77B9EB9A" w:rsidR="00F21BB9" w:rsidRPr="008849B7" w:rsidRDefault="00D377CC" w:rsidP="0088578B">
      <w:pPr>
        <w:spacing w:after="0" w:line="360" w:lineRule="auto"/>
        <w:jc w:val="both"/>
        <w:rPr>
          <w:rFonts w:ascii="Times New Roman" w:hAnsi="Times New Roman" w:cs="Times New Roman"/>
          <w:sz w:val="24"/>
          <w:szCs w:val="24"/>
        </w:rPr>
      </w:pPr>
      <w:r w:rsidRPr="00D377CC">
        <w:rPr>
          <w:rFonts w:ascii="Times New Roman" w:hAnsi="Times New Roman" w:cs="Times New Roman"/>
          <w:color w:val="0000FF"/>
          <w:sz w:val="24"/>
          <w:szCs w:val="24"/>
        </w:rPr>
        <w:t>At Forschungszentrum Jülich, t</w:t>
      </w:r>
      <w:r w:rsidR="00267C17" w:rsidRPr="00D377CC">
        <w:rPr>
          <w:rFonts w:ascii="Times New Roman" w:hAnsi="Times New Roman" w:cs="Times New Roman"/>
          <w:color w:val="0000FF"/>
          <w:sz w:val="24"/>
          <w:szCs w:val="24"/>
        </w:rPr>
        <w:t xml:space="preserve">he main idea was </w:t>
      </w:r>
      <w:r w:rsidR="00267C17">
        <w:rPr>
          <w:rFonts w:ascii="Times New Roman" w:hAnsi="Times New Roman" w:cs="Times New Roman"/>
          <w:sz w:val="24"/>
          <w:szCs w:val="24"/>
        </w:rPr>
        <w:t xml:space="preserve">to start from a pre-sintered compact where the </w:t>
      </w:r>
      <w:r w:rsidR="00D832AE">
        <w:rPr>
          <w:rFonts w:ascii="Times New Roman" w:hAnsi="Times New Roman" w:cs="Times New Roman"/>
          <w:sz w:val="24"/>
          <w:szCs w:val="24"/>
        </w:rPr>
        <w:t xml:space="preserve">pristine </w:t>
      </w:r>
      <w:r w:rsidR="00D832AE" w:rsidRPr="00D377CC">
        <w:rPr>
          <w:rFonts w:ascii="Times New Roman" w:hAnsi="Times New Roman" w:cs="Times New Roman"/>
          <w:color w:val="0000FF"/>
          <w:sz w:val="24"/>
          <w:szCs w:val="24"/>
        </w:rPr>
        <w:t>microstructure</w:t>
      </w:r>
      <w:r w:rsidR="00267C17" w:rsidRPr="00D377CC">
        <w:rPr>
          <w:rFonts w:ascii="Times New Roman" w:hAnsi="Times New Roman" w:cs="Times New Roman"/>
          <w:color w:val="0000FF"/>
          <w:sz w:val="24"/>
          <w:szCs w:val="24"/>
        </w:rPr>
        <w:t xml:space="preserve"> </w:t>
      </w:r>
      <w:r w:rsidRPr="00D377CC">
        <w:rPr>
          <w:rFonts w:ascii="Times New Roman" w:hAnsi="Times New Roman" w:cs="Times New Roman"/>
          <w:color w:val="0000FF"/>
          <w:sz w:val="24"/>
          <w:szCs w:val="24"/>
        </w:rPr>
        <w:t xml:space="preserve">of the melt spun flakes </w:t>
      </w:r>
      <w:r w:rsidR="00D832AE">
        <w:rPr>
          <w:rFonts w:ascii="Times New Roman" w:hAnsi="Times New Roman" w:cs="Times New Roman"/>
          <w:sz w:val="24"/>
          <w:szCs w:val="24"/>
        </w:rPr>
        <w:t xml:space="preserve">is </w:t>
      </w:r>
      <w:r w:rsidR="00267C17">
        <w:rPr>
          <w:rFonts w:ascii="Times New Roman" w:hAnsi="Times New Roman" w:cs="Times New Roman"/>
          <w:sz w:val="24"/>
          <w:szCs w:val="24"/>
        </w:rPr>
        <w:t>maintained to a large extent</w:t>
      </w:r>
      <w:r>
        <w:rPr>
          <w:rFonts w:ascii="Times New Roman" w:hAnsi="Times New Roman" w:cs="Times New Roman"/>
          <w:sz w:val="24"/>
          <w:szCs w:val="24"/>
        </w:rPr>
        <w:t xml:space="preserve"> </w:t>
      </w:r>
      <w:r w:rsidRPr="00D377CC">
        <w:rPr>
          <w:rFonts w:ascii="Times New Roman" w:hAnsi="Times New Roman" w:cs="Times New Roman"/>
          <w:color w:val="0000FF"/>
          <w:sz w:val="24"/>
          <w:szCs w:val="24"/>
        </w:rPr>
        <w:t>and formation of the transient liquid phase is avoided rel</w:t>
      </w:r>
      <w:r>
        <w:rPr>
          <w:rFonts w:ascii="Times New Roman" w:hAnsi="Times New Roman" w:cs="Times New Roman"/>
          <w:color w:val="0000FF"/>
          <w:sz w:val="24"/>
          <w:szCs w:val="24"/>
        </w:rPr>
        <w:t>ia</w:t>
      </w:r>
      <w:r w:rsidRPr="00D377CC">
        <w:rPr>
          <w:rFonts w:ascii="Times New Roman" w:hAnsi="Times New Roman" w:cs="Times New Roman"/>
          <w:color w:val="0000FF"/>
          <w:sz w:val="24"/>
          <w:szCs w:val="24"/>
        </w:rPr>
        <w:t>bly</w:t>
      </w:r>
      <w:r w:rsidR="00267C17">
        <w:rPr>
          <w:rFonts w:ascii="Times New Roman" w:hAnsi="Times New Roman" w:cs="Times New Roman"/>
          <w:sz w:val="24"/>
          <w:szCs w:val="24"/>
        </w:rPr>
        <w:t xml:space="preserve">. Then, anisotropic grain growth is initiated by rapid heating to deformation temperature under the pre-load required for operating the FAST/SPS device </w:t>
      </w:r>
      <w:r w:rsidR="003174DA">
        <w:rPr>
          <w:rFonts w:ascii="Times New Roman" w:hAnsi="Times New Roman" w:cs="Times New Roman"/>
          <w:sz w:val="24"/>
          <w:szCs w:val="24"/>
        </w:rPr>
        <w:t>(10 kN)</w:t>
      </w:r>
      <w:r>
        <w:rPr>
          <w:rFonts w:ascii="Times New Roman" w:hAnsi="Times New Roman" w:cs="Times New Roman"/>
          <w:sz w:val="24"/>
          <w:szCs w:val="24"/>
        </w:rPr>
        <w:t>.</w:t>
      </w:r>
      <w:r w:rsidR="003174DA">
        <w:rPr>
          <w:rFonts w:ascii="Times New Roman" w:hAnsi="Times New Roman" w:cs="Times New Roman"/>
          <w:sz w:val="24"/>
          <w:szCs w:val="24"/>
        </w:rPr>
        <w:t xml:space="preserve"> </w:t>
      </w:r>
      <w:r w:rsidR="00876477" w:rsidRPr="00876477">
        <w:rPr>
          <w:rFonts w:ascii="Times New Roman" w:hAnsi="Times New Roman" w:cs="Times New Roman"/>
          <w:color w:val="0000FF"/>
          <w:sz w:val="24"/>
          <w:szCs w:val="24"/>
        </w:rPr>
        <w:t>After</w:t>
      </w:r>
      <w:r w:rsidRPr="00876477">
        <w:rPr>
          <w:rFonts w:ascii="Times New Roman" w:hAnsi="Times New Roman" w:cs="Times New Roman"/>
          <w:color w:val="0000FF"/>
          <w:sz w:val="24"/>
          <w:szCs w:val="24"/>
        </w:rPr>
        <w:t xml:space="preserve"> achieving </w:t>
      </w:r>
      <w:r>
        <w:rPr>
          <w:rFonts w:ascii="Times New Roman" w:hAnsi="Times New Roman" w:cs="Times New Roman"/>
          <w:sz w:val="24"/>
          <w:szCs w:val="24"/>
        </w:rPr>
        <w:t>the aspired deformation temperature,</w:t>
      </w:r>
      <w:r w:rsidR="00267C17">
        <w:rPr>
          <w:rFonts w:ascii="Times New Roman" w:hAnsi="Times New Roman" w:cs="Times New Roman"/>
          <w:sz w:val="24"/>
          <w:szCs w:val="24"/>
        </w:rPr>
        <w:t xml:space="preserve"> </w:t>
      </w:r>
      <w:r w:rsidR="00876477">
        <w:rPr>
          <w:rFonts w:ascii="Times New Roman" w:hAnsi="Times New Roman" w:cs="Times New Roman"/>
          <w:sz w:val="24"/>
          <w:szCs w:val="24"/>
        </w:rPr>
        <w:t xml:space="preserve">the deformation load was varied </w:t>
      </w:r>
      <w:r w:rsidR="00876477">
        <w:rPr>
          <w:rFonts w:ascii="Times New Roman" w:hAnsi="Times New Roman" w:cs="Times New Roman"/>
          <w:sz w:val="24"/>
          <w:szCs w:val="24"/>
        </w:rPr>
        <w:lastRenderedPageBreak/>
        <w:t>between 50 and</w:t>
      </w:r>
      <w:r w:rsidR="00267C17">
        <w:rPr>
          <w:rFonts w:ascii="Times New Roman" w:hAnsi="Times New Roman" w:cs="Times New Roman"/>
          <w:sz w:val="24"/>
          <w:szCs w:val="24"/>
        </w:rPr>
        <w:t xml:space="preserve"> 500 MPa</w:t>
      </w:r>
      <w:r w:rsidR="003174DA">
        <w:rPr>
          <w:rFonts w:ascii="Times New Roman" w:hAnsi="Times New Roman" w:cs="Times New Roman"/>
          <w:sz w:val="24"/>
          <w:szCs w:val="24"/>
        </w:rPr>
        <w:t xml:space="preserve"> followed by a short dwell time of 10 s. </w:t>
      </w:r>
      <w:r w:rsidR="00876477" w:rsidRPr="00CF1CA7">
        <w:rPr>
          <w:rFonts w:ascii="Times New Roman" w:hAnsi="Times New Roman" w:cs="Times New Roman"/>
          <w:color w:val="0000FF"/>
          <w:sz w:val="24"/>
          <w:szCs w:val="24"/>
        </w:rPr>
        <w:t xml:space="preserve">A specific focus of this experimental series was to investigate if high pressure supports the formation of </w:t>
      </w:r>
      <w:r w:rsidR="00CF1CA7" w:rsidRPr="00CF1CA7">
        <w:rPr>
          <w:rFonts w:ascii="Times New Roman" w:hAnsi="Times New Roman" w:cs="Times New Roman"/>
          <w:color w:val="0000FF"/>
          <w:sz w:val="24"/>
          <w:szCs w:val="24"/>
        </w:rPr>
        <w:t xml:space="preserve">pronounced </w:t>
      </w:r>
      <w:r w:rsidR="00CF1CA7">
        <w:rPr>
          <w:rFonts w:ascii="Times New Roman" w:hAnsi="Times New Roman" w:cs="Times New Roman"/>
          <w:color w:val="0000FF"/>
          <w:sz w:val="24"/>
          <w:szCs w:val="24"/>
        </w:rPr>
        <w:t xml:space="preserve">microstructural </w:t>
      </w:r>
      <w:r w:rsidR="00CF1CA7" w:rsidRPr="00CF1CA7">
        <w:rPr>
          <w:rFonts w:ascii="Times New Roman" w:hAnsi="Times New Roman" w:cs="Times New Roman"/>
          <w:color w:val="0000FF"/>
          <w:sz w:val="24"/>
          <w:szCs w:val="24"/>
        </w:rPr>
        <w:t xml:space="preserve">texture. </w:t>
      </w:r>
      <w:r w:rsidR="003174DA">
        <w:rPr>
          <w:rFonts w:ascii="Times New Roman" w:hAnsi="Times New Roman" w:cs="Times New Roman"/>
          <w:sz w:val="24"/>
          <w:szCs w:val="24"/>
        </w:rPr>
        <w:t>For conducting this kind of experiments</w:t>
      </w:r>
      <w:r w:rsidR="00E33EC9" w:rsidRPr="008849B7">
        <w:rPr>
          <w:rFonts w:ascii="Times New Roman" w:hAnsi="Times New Roman" w:cs="Times New Roman"/>
          <w:sz w:val="24"/>
          <w:szCs w:val="24"/>
        </w:rPr>
        <w:t xml:space="preserve">,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20 mm sample</w:t>
      </w:r>
      <w:r w:rsidR="003174DA">
        <w:rPr>
          <w:rFonts w:ascii="Times New Roman" w:hAnsi="Times New Roman" w:cs="Times New Roman"/>
          <w:sz w:val="24"/>
          <w:szCs w:val="24"/>
        </w:rPr>
        <w:t>s</w:t>
      </w:r>
      <w:r w:rsidR="00F97080" w:rsidRPr="008849B7">
        <w:rPr>
          <w:rFonts w:ascii="Times New Roman" w:hAnsi="Times New Roman" w:cs="Times New Roman"/>
          <w:sz w:val="24"/>
          <w:szCs w:val="24"/>
        </w:rPr>
        <w:t xml:space="preserve"> </w:t>
      </w:r>
      <w:r w:rsidR="003174DA">
        <w:rPr>
          <w:rFonts w:ascii="Times New Roman" w:hAnsi="Times New Roman" w:cs="Times New Roman"/>
          <w:sz w:val="24"/>
          <w:szCs w:val="24"/>
        </w:rPr>
        <w:t>pre-sintered at 500°C were</w:t>
      </w:r>
      <w:r w:rsidR="00F97080" w:rsidRPr="008849B7">
        <w:rPr>
          <w:rFonts w:ascii="Times New Roman" w:hAnsi="Times New Roman" w:cs="Times New Roman"/>
          <w:sz w:val="24"/>
          <w:szCs w:val="24"/>
        </w:rPr>
        <w:t xml:space="preserve"> placed in a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30 mm FAST/SPS tool</w:t>
      </w:r>
      <w:r w:rsidR="008F7C66" w:rsidRPr="008849B7">
        <w:rPr>
          <w:rFonts w:ascii="Times New Roman" w:hAnsi="Times New Roman" w:cs="Times New Roman"/>
          <w:sz w:val="24"/>
          <w:szCs w:val="24"/>
        </w:rPr>
        <w:t xml:space="preserve">, which </w:t>
      </w:r>
      <w:r w:rsidR="00F97080" w:rsidRPr="008849B7">
        <w:rPr>
          <w:rFonts w:ascii="Times New Roman" w:hAnsi="Times New Roman" w:cs="Times New Roman"/>
          <w:sz w:val="24"/>
          <w:szCs w:val="24"/>
        </w:rPr>
        <w:t xml:space="preserve">was lined </w:t>
      </w:r>
      <w:r w:rsidR="008F7C66" w:rsidRPr="008849B7">
        <w:rPr>
          <w:rFonts w:ascii="Times New Roman" w:hAnsi="Times New Roman" w:cs="Times New Roman"/>
          <w:sz w:val="24"/>
          <w:szCs w:val="24"/>
        </w:rPr>
        <w:t xml:space="preserve">with </w:t>
      </w:r>
      <w:r w:rsidR="008A274A">
        <w:rPr>
          <w:rFonts w:ascii="Times New Roman" w:hAnsi="Times New Roman" w:cs="Times New Roman"/>
          <w:sz w:val="24"/>
          <w:szCs w:val="24"/>
        </w:rPr>
        <w:t>a</w:t>
      </w:r>
      <w:r w:rsidR="00E33EC9" w:rsidRPr="008849B7">
        <w:rPr>
          <w:rFonts w:ascii="Times New Roman" w:hAnsi="Times New Roman" w:cs="Times New Roman"/>
          <w:sz w:val="24"/>
          <w:szCs w:val="24"/>
        </w:rPr>
        <w:t xml:space="preserve"> </w:t>
      </w:r>
      <w:r w:rsidR="008F7C66" w:rsidRPr="008849B7">
        <w:rPr>
          <w:rFonts w:ascii="Times New Roman" w:hAnsi="Times New Roman" w:cs="Times New Roman"/>
          <w:sz w:val="24"/>
          <w:szCs w:val="24"/>
        </w:rPr>
        <w:t>0.38 mm thick graphite foil</w:t>
      </w:r>
      <w:r w:rsidR="00303AEC">
        <w:rPr>
          <w:rFonts w:ascii="Times New Roman" w:hAnsi="Times New Roman" w:cs="Times New Roman"/>
          <w:sz w:val="24"/>
          <w:szCs w:val="24"/>
        </w:rPr>
        <w:t xml:space="preserve"> </w:t>
      </w:r>
      <w:r w:rsidR="00303AEC" w:rsidRPr="00DE005C">
        <w:rPr>
          <w:rFonts w:ascii="Times New Roman" w:hAnsi="Times New Roman" w:cs="Times New Roman"/>
          <w:sz w:val="24"/>
          <w:szCs w:val="24"/>
        </w:rPr>
        <w:t>(SGL Carbon, SIGRAFEX)</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 xml:space="preserve">For </w:t>
      </w:r>
      <w:r w:rsidR="00D92844">
        <w:rPr>
          <w:rFonts w:ascii="Times New Roman" w:hAnsi="Times New Roman" w:cs="Times New Roman"/>
          <w:sz w:val="24"/>
          <w:szCs w:val="24"/>
        </w:rPr>
        <w:t xml:space="preserve">the </w:t>
      </w:r>
      <w:r w:rsidR="008849B7" w:rsidRPr="008849B7">
        <w:rPr>
          <w:rFonts w:ascii="Times New Roman" w:hAnsi="Times New Roman" w:cs="Times New Roman"/>
          <w:sz w:val="24"/>
          <w:szCs w:val="24"/>
        </w:rPr>
        <w:t>pressure</w:t>
      </w:r>
      <w:r w:rsidR="008A274A">
        <w:rPr>
          <w:rFonts w:ascii="Times New Roman" w:hAnsi="Times New Roman" w:cs="Times New Roman"/>
          <w:sz w:val="24"/>
          <w:szCs w:val="24"/>
        </w:rPr>
        <w:t xml:space="preserve"> of</w:t>
      </w:r>
      <w:r w:rsidR="008849B7" w:rsidRPr="008849B7">
        <w:rPr>
          <w:rFonts w:ascii="Times New Roman" w:hAnsi="Times New Roman" w:cs="Times New Roman"/>
          <w:sz w:val="24"/>
          <w:szCs w:val="24"/>
        </w:rPr>
        <w:t xml:space="preserve"> 50 MPa, the tool was made of graphite</w:t>
      </w:r>
      <w:r w:rsidR="00D92844">
        <w:rPr>
          <w:rFonts w:ascii="Times New Roman" w:hAnsi="Times New Roman" w:cs="Times New Roman"/>
          <w:sz w:val="24"/>
          <w:szCs w:val="24"/>
        </w:rPr>
        <w:t xml:space="preserve"> </w:t>
      </w:r>
      <w:r w:rsidR="00D92844" w:rsidRPr="00DE005C">
        <w:rPr>
          <w:rFonts w:ascii="Times New Roman" w:hAnsi="Times New Roman" w:cs="Times New Roman"/>
          <w:sz w:val="24"/>
          <w:szCs w:val="24"/>
        </w:rPr>
        <w:t>(graphite type R7710, SGL Carbon GmbH, Germany)</w:t>
      </w:r>
      <w:r w:rsidR="008849B7" w:rsidRPr="008849B7">
        <w:rPr>
          <w:rFonts w:ascii="Times New Roman" w:hAnsi="Times New Roman" w:cs="Times New Roman"/>
          <w:sz w:val="24"/>
          <w:szCs w:val="24"/>
        </w:rPr>
        <w:t xml:space="preserve">. For pressures &gt; 50 MPa, a </w:t>
      </w:r>
      <w:r w:rsidR="00D92844" w:rsidRPr="008849B7">
        <w:rPr>
          <w:rFonts w:ascii="Times New Roman" w:hAnsi="Times New Roman" w:cs="Times New Roman"/>
          <w:sz w:val="24"/>
          <w:szCs w:val="24"/>
        </w:rPr>
        <w:sym w:font="Symbol" w:char="F0C6"/>
      </w:r>
      <w:r w:rsidR="00D92844">
        <w:rPr>
          <w:rFonts w:ascii="Times New Roman" w:hAnsi="Times New Roman" w:cs="Times New Roman"/>
          <w:sz w:val="24"/>
          <w:szCs w:val="24"/>
        </w:rPr>
        <w:t xml:space="preserve"> </w:t>
      </w:r>
      <w:r w:rsidR="008849B7" w:rsidRPr="008849B7">
        <w:rPr>
          <w:rFonts w:ascii="Times New Roman" w:hAnsi="Times New Roman" w:cs="Times New Roman"/>
          <w:sz w:val="24"/>
          <w:szCs w:val="24"/>
        </w:rPr>
        <w:t>30 mm tool made of the Mo-based alloy TZM (Plansee, Reutte, Austria) was used.</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T</w:t>
      </w:r>
      <w:r w:rsidR="008F7C66" w:rsidRPr="008849B7">
        <w:rPr>
          <w:rFonts w:ascii="Times New Roman" w:hAnsi="Times New Roman" w:cs="Times New Roman"/>
          <w:sz w:val="24"/>
          <w:szCs w:val="24"/>
        </w:rPr>
        <w:t xml:space="preserve">he </w:t>
      </w:r>
      <w:r w:rsidR="003174DA">
        <w:rPr>
          <w:rFonts w:ascii="Times New Roman" w:hAnsi="Times New Roman" w:cs="Times New Roman"/>
          <w:sz w:val="24"/>
          <w:szCs w:val="24"/>
        </w:rPr>
        <w:t xml:space="preserve">respective </w:t>
      </w:r>
      <w:r w:rsidR="008F7C66" w:rsidRPr="008849B7">
        <w:rPr>
          <w:rFonts w:ascii="Times New Roman" w:hAnsi="Times New Roman" w:cs="Times New Roman"/>
          <w:sz w:val="24"/>
          <w:szCs w:val="24"/>
        </w:rPr>
        <w:t xml:space="preserve">tool </w:t>
      </w:r>
      <w:r w:rsidR="00303AEC">
        <w:rPr>
          <w:rFonts w:ascii="Times New Roman" w:hAnsi="Times New Roman" w:cs="Times New Roman"/>
          <w:sz w:val="24"/>
          <w:szCs w:val="24"/>
        </w:rPr>
        <w:t xml:space="preserve">with the sample </w:t>
      </w:r>
      <w:r w:rsidR="008F7C66" w:rsidRPr="008849B7">
        <w:rPr>
          <w:rFonts w:ascii="Times New Roman" w:hAnsi="Times New Roman" w:cs="Times New Roman"/>
          <w:sz w:val="24"/>
          <w:szCs w:val="24"/>
        </w:rPr>
        <w:t xml:space="preserve">was mounted in the </w:t>
      </w:r>
      <w:r w:rsidR="008849B7">
        <w:rPr>
          <w:rFonts w:ascii="Times New Roman" w:hAnsi="Times New Roman" w:cs="Times New Roman"/>
          <w:sz w:val="24"/>
          <w:szCs w:val="24"/>
        </w:rPr>
        <w:t xml:space="preserve">hybrid </w:t>
      </w:r>
      <w:r w:rsidR="008F7C66" w:rsidRPr="008849B7">
        <w:rPr>
          <w:rFonts w:ascii="Times New Roman" w:hAnsi="Times New Roman" w:cs="Times New Roman"/>
          <w:sz w:val="24"/>
          <w:szCs w:val="24"/>
        </w:rPr>
        <w:t>FAST/SPS device (</w:t>
      </w:r>
      <w:r w:rsidR="008849B7">
        <w:rPr>
          <w:rFonts w:ascii="Times New Roman" w:hAnsi="Times New Roman" w:cs="Times New Roman"/>
          <w:sz w:val="24"/>
          <w:szCs w:val="24"/>
        </w:rPr>
        <w:t>H-</w:t>
      </w:r>
      <w:r w:rsidR="008F7C66" w:rsidRPr="008849B7">
        <w:rPr>
          <w:rFonts w:ascii="Times New Roman" w:hAnsi="Times New Roman" w:cs="Times New Roman"/>
          <w:sz w:val="24"/>
          <w:szCs w:val="24"/>
        </w:rPr>
        <w:t>HP-D</w:t>
      </w:r>
      <w:r w:rsidR="00D92844">
        <w:rPr>
          <w:rFonts w:ascii="Times New Roman" w:hAnsi="Times New Roman" w:cs="Times New Roman"/>
          <w:sz w:val="24"/>
          <w:szCs w:val="24"/>
        </w:rPr>
        <w:t>2</w:t>
      </w:r>
      <w:r w:rsidR="008F7C66" w:rsidRPr="008849B7">
        <w:rPr>
          <w:rFonts w:ascii="Times New Roman" w:hAnsi="Times New Roman" w:cs="Times New Roman"/>
          <w:sz w:val="24"/>
          <w:szCs w:val="24"/>
        </w:rPr>
        <w:t>5</w:t>
      </w:r>
      <w:r w:rsidR="00D92844">
        <w:rPr>
          <w:rFonts w:ascii="Times New Roman" w:hAnsi="Times New Roman" w:cs="Times New Roman"/>
          <w:sz w:val="24"/>
          <w:szCs w:val="24"/>
        </w:rPr>
        <w:t xml:space="preserve"> </w:t>
      </w:r>
      <w:r w:rsidR="00D92844" w:rsidRPr="00D92844">
        <w:rPr>
          <w:rFonts w:ascii="Times New Roman" w:hAnsi="Times New Roman" w:cs="Times New Roman"/>
          <w:sz w:val="24"/>
          <w:szCs w:val="24"/>
        </w:rPr>
        <w:t>SD/FL/MoSi</w:t>
      </w:r>
      <w:r w:rsidR="008F7C66" w:rsidRPr="008849B7">
        <w:rPr>
          <w:rFonts w:ascii="Times New Roman" w:hAnsi="Times New Roman" w:cs="Times New Roman"/>
          <w:sz w:val="24"/>
          <w:szCs w:val="24"/>
        </w:rPr>
        <w:t xml:space="preserve">, </w:t>
      </w:r>
      <w:bookmarkStart w:id="7" w:name="_Hlk151621375"/>
      <w:r w:rsidR="008F7C66" w:rsidRPr="008849B7">
        <w:rPr>
          <w:rFonts w:ascii="Times New Roman" w:hAnsi="Times New Roman" w:cs="Times New Roman"/>
          <w:sz w:val="24"/>
          <w:szCs w:val="24"/>
        </w:rPr>
        <w:t>FCT Systeme GmbH, Germany)</w:t>
      </w:r>
      <w:bookmarkEnd w:id="7"/>
      <w:r w:rsidR="008F7C66" w:rsidRPr="008849B7">
        <w:rPr>
          <w:rFonts w:ascii="Times New Roman" w:hAnsi="Times New Roman" w:cs="Times New Roman"/>
          <w:sz w:val="24"/>
          <w:szCs w:val="24"/>
        </w:rPr>
        <w:t xml:space="preserve"> </w:t>
      </w:r>
      <w:r w:rsidR="00303AEC">
        <w:rPr>
          <w:rFonts w:ascii="Times New Roman" w:hAnsi="Times New Roman" w:cs="Times New Roman"/>
          <w:sz w:val="24"/>
          <w:szCs w:val="24"/>
        </w:rPr>
        <w:t>and the</w:t>
      </w:r>
      <w:r w:rsidR="008F7C66" w:rsidRPr="008849B7">
        <w:rPr>
          <w:rFonts w:ascii="Times New Roman" w:hAnsi="Times New Roman" w:cs="Times New Roman"/>
          <w:sz w:val="24"/>
          <w:szCs w:val="24"/>
        </w:rPr>
        <w:t xml:space="preserve"> pre-load of </w:t>
      </w:r>
      <w:r w:rsidR="00303AEC">
        <w:rPr>
          <w:rFonts w:ascii="Times New Roman" w:hAnsi="Times New Roman" w:cs="Times New Roman"/>
          <w:sz w:val="24"/>
          <w:szCs w:val="24"/>
        </w:rPr>
        <w:t>10</w:t>
      </w:r>
      <w:r w:rsidR="008F7C66" w:rsidRPr="008849B7">
        <w:rPr>
          <w:rFonts w:ascii="Times New Roman" w:hAnsi="Times New Roman" w:cs="Times New Roman"/>
          <w:sz w:val="24"/>
          <w:szCs w:val="24"/>
        </w:rPr>
        <w:t xml:space="preserve"> kN (= </w:t>
      </w:r>
      <w:r w:rsidR="00303AEC">
        <w:rPr>
          <w:rFonts w:ascii="Times New Roman" w:hAnsi="Times New Roman" w:cs="Times New Roman"/>
          <w:sz w:val="24"/>
          <w:szCs w:val="24"/>
        </w:rPr>
        <w:t>32</w:t>
      </w:r>
      <w:r w:rsidR="008F7C66" w:rsidRPr="008849B7">
        <w:rPr>
          <w:rFonts w:ascii="Times New Roman" w:hAnsi="Times New Roman" w:cs="Times New Roman"/>
          <w:sz w:val="24"/>
          <w:szCs w:val="24"/>
        </w:rPr>
        <w:t xml:space="preserve"> MPa for a </w:t>
      </w:r>
      <w:r w:rsidR="008F7C66" w:rsidRPr="008849B7">
        <w:rPr>
          <w:rFonts w:ascii="Times New Roman" w:hAnsi="Times New Roman" w:cs="Times New Roman"/>
          <w:sz w:val="24"/>
          <w:szCs w:val="24"/>
        </w:rPr>
        <w:sym w:font="Symbol" w:char="F0C6"/>
      </w:r>
      <w:r w:rsidR="008F7C66" w:rsidRPr="008849B7">
        <w:rPr>
          <w:rFonts w:ascii="Times New Roman" w:hAnsi="Times New Roman" w:cs="Times New Roman"/>
          <w:sz w:val="24"/>
          <w:szCs w:val="24"/>
        </w:rPr>
        <w:t xml:space="preserve"> 20 mm sample) was applied. </w:t>
      </w:r>
      <w:r w:rsidR="001D1944">
        <w:rPr>
          <w:rFonts w:ascii="Times New Roman" w:hAnsi="Times New Roman" w:cs="Times New Roman"/>
          <w:sz w:val="24"/>
          <w:szCs w:val="24"/>
        </w:rPr>
        <w:t xml:space="preserve">Then the sample was heated with a defined heating rate to the </w:t>
      </w:r>
      <w:r w:rsidR="00303AEC">
        <w:rPr>
          <w:rFonts w:ascii="Times New Roman" w:hAnsi="Times New Roman" w:cs="Times New Roman"/>
          <w:sz w:val="24"/>
          <w:szCs w:val="24"/>
        </w:rPr>
        <w:t xml:space="preserve">aspired </w:t>
      </w:r>
      <w:r w:rsidR="001D1944">
        <w:rPr>
          <w:rFonts w:ascii="Times New Roman" w:hAnsi="Times New Roman" w:cs="Times New Roman"/>
          <w:sz w:val="24"/>
          <w:szCs w:val="24"/>
        </w:rPr>
        <w:t xml:space="preserve">deformation temperature. When achieving the temperature, the load was increased </w:t>
      </w:r>
      <w:r w:rsidR="005F7F4D">
        <w:rPr>
          <w:rFonts w:ascii="Times New Roman" w:hAnsi="Times New Roman" w:cs="Times New Roman"/>
          <w:sz w:val="24"/>
          <w:szCs w:val="24"/>
        </w:rPr>
        <w:t xml:space="preserve">with a rate of </w:t>
      </w:r>
      <w:r w:rsidR="001A6C0B">
        <w:rPr>
          <w:rFonts w:ascii="Times New Roman" w:hAnsi="Times New Roman" w:cs="Times New Roman"/>
          <w:sz w:val="24"/>
          <w:szCs w:val="24"/>
        </w:rPr>
        <w:t xml:space="preserve">approximately </w:t>
      </w:r>
      <w:r w:rsidR="00CF1CA7">
        <w:rPr>
          <w:rFonts w:ascii="Times New Roman" w:hAnsi="Times New Roman" w:cs="Times New Roman"/>
          <w:sz w:val="24"/>
          <w:szCs w:val="24"/>
        </w:rPr>
        <w:t>32 kN</w:t>
      </w:r>
      <w:r w:rsidR="005F7F4D">
        <w:rPr>
          <w:rFonts w:ascii="Times New Roman" w:hAnsi="Times New Roman" w:cs="Times New Roman"/>
          <w:sz w:val="24"/>
          <w:szCs w:val="24"/>
        </w:rPr>
        <w:sym w:font="Symbol" w:char="F0D7"/>
      </w:r>
      <w:r w:rsidR="005F7F4D">
        <w:rPr>
          <w:rFonts w:ascii="Times New Roman" w:hAnsi="Times New Roman" w:cs="Times New Roman"/>
          <w:sz w:val="24"/>
          <w:szCs w:val="24"/>
        </w:rPr>
        <w:t>min</w:t>
      </w:r>
      <w:r w:rsidR="005F7F4D" w:rsidRPr="005F7F4D">
        <w:rPr>
          <w:rFonts w:ascii="Times New Roman" w:hAnsi="Times New Roman" w:cs="Times New Roman"/>
          <w:sz w:val="24"/>
          <w:szCs w:val="24"/>
          <w:vertAlign w:val="superscript"/>
        </w:rPr>
        <w:t>-1</w:t>
      </w:r>
      <w:r w:rsidR="001D1944">
        <w:rPr>
          <w:rFonts w:ascii="Times New Roman" w:hAnsi="Times New Roman" w:cs="Times New Roman"/>
          <w:sz w:val="24"/>
          <w:szCs w:val="24"/>
        </w:rPr>
        <w:t xml:space="preserve"> to the aspired value. Then, after a constant holding time of 10 s, the sample was furnace cooled. </w:t>
      </w:r>
      <w:r w:rsidR="00D92844">
        <w:rPr>
          <w:rFonts w:ascii="Times New Roman" w:hAnsi="Times New Roman" w:cs="Times New Roman"/>
          <w:sz w:val="24"/>
          <w:szCs w:val="24"/>
        </w:rPr>
        <w:t>Hot deformation of pre-sintered samples</w:t>
      </w:r>
      <w:r w:rsidR="00F21BB9" w:rsidRPr="008849B7">
        <w:rPr>
          <w:rFonts w:ascii="Times New Roman" w:hAnsi="Times New Roman" w:cs="Times New Roman"/>
          <w:sz w:val="24"/>
          <w:szCs w:val="24"/>
        </w:rPr>
        <w:t xml:space="preserve"> </w:t>
      </w:r>
      <w:r w:rsidR="001A6C0B">
        <w:rPr>
          <w:rFonts w:ascii="Times New Roman" w:hAnsi="Times New Roman" w:cs="Times New Roman"/>
          <w:sz w:val="24"/>
          <w:szCs w:val="24"/>
        </w:rPr>
        <w:t xml:space="preserve">via FAST/SPS </w:t>
      </w:r>
      <w:r w:rsidR="00D92844">
        <w:rPr>
          <w:rFonts w:ascii="Times New Roman" w:hAnsi="Times New Roman" w:cs="Times New Roman"/>
          <w:sz w:val="24"/>
          <w:szCs w:val="24"/>
        </w:rPr>
        <w:t>was</w:t>
      </w:r>
      <w:r w:rsidR="00F21BB9" w:rsidRPr="008849B7">
        <w:rPr>
          <w:rFonts w:ascii="Times New Roman" w:hAnsi="Times New Roman" w:cs="Times New Roman"/>
          <w:sz w:val="24"/>
          <w:szCs w:val="24"/>
        </w:rPr>
        <w:t xml:space="preserve"> carried out at different temperatures, heating rates and pressures</w:t>
      </w:r>
      <w:r w:rsidR="008F7C66" w:rsidRPr="008849B7">
        <w:rPr>
          <w:rFonts w:ascii="Times New Roman" w:hAnsi="Times New Roman" w:cs="Times New Roman"/>
          <w:sz w:val="24"/>
          <w:szCs w:val="24"/>
        </w:rPr>
        <w:t>.</w:t>
      </w:r>
      <w:r w:rsidR="00F21BB9" w:rsidRPr="008849B7">
        <w:rPr>
          <w:rFonts w:ascii="Times New Roman" w:hAnsi="Times New Roman" w:cs="Times New Roman"/>
          <w:sz w:val="24"/>
          <w:szCs w:val="24"/>
        </w:rPr>
        <w:t xml:space="preserve"> </w:t>
      </w:r>
      <w:r w:rsidR="00316B9C">
        <w:rPr>
          <w:rFonts w:ascii="Times New Roman" w:hAnsi="Times New Roman" w:cs="Times New Roman"/>
          <w:sz w:val="24"/>
          <w:szCs w:val="24"/>
        </w:rPr>
        <w:t xml:space="preserve">In all cases, sample diameter after deformation </w:t>
      </w:r>
      <w:r w:rsidR="001A6C0B">
        <w:rPr>
          <w:rFonts w:ascii="Times New Roman" w:hAnsi="Times New Roman" w:cs="Times New Roman"/>
          <w:sz w:val="24"/>
          <w:szCs w:val="24"/>
        </w:rPr>
        <w:t>reached</w:t>
      </w:r>
      <w:r w:rsidR="00316B9C">
        <w:rPr>
          <w:rFonts w:ascii="Times New Roman" w:hAnsi="Times New Roman" w:cs="Times New Roman"/>
          <w:sz w:val="24"/>
          <w:szCs w:val="24"/>
        </w:rPr>
        <w:t xml:space="preserve"> 30 mm, so wall friction due to the contact with the die might have influenced the height reduction in the final stage of deformation </w:t>
      </w:r>
      <w:r w:rsidR="008F7C66" w:rsidRPr="008849B7">
        <w:rPr>
          <w:rFonts w:ascii="Times New Roman" w:hAnsi="Times New Roman" w:cs="Times New Roman"/>
          <w:b/>
          <w:bCs/>
          <w:sz w:val="24"/>
          <w:szCs w:val="24"/>
        </w:rPr>
        <w:t>Table 1</w:t>
      </w:r>
      <w:r w:rsidR="008F7C66" w:rsidRPr="008849B7">
        <w:rPr>
          <w:rFonts w:ascii="Times New Roman" w:hAnsi="Times New Roman" w:cs="Times New Roman"/>
          <w:sz w:val="24"/>
          <w:szCs w:val="24"/>
        </w:rPr>
        <w:t xml:space="preserve"> summarizes t</w:t>
      </w:r>
      <w:r w:rsidR="00F21BB9" w:rsidRPr="008849B7">
        <w:rPr>
          <w:rFonts w:ascii="Times New Roman" w:hAnsi="Times New Roman" w:cs="Times New Roman"/>
          <w:sz w:val="24"/>
          <w:szCs w:val="24"/>
        </w:rPr>
        <w:t>he various parameter sets.</w:t>
      </w:r>
      <w:r w:rsidR="00D92844">
        <w:rPr>
          <w:rFonts w:ascii="Times New Roman" w:hAnsi="Times New Roman" w:cs="Times New Roman"/>
          <w:sz w:val="24"/>
          <w:szCs w:val="24"/>
        </w:rPr>
        <w:t xml:space="preserve"> In </w:t>
      </w:r>
      <w:r w:rsidR="005D1E87">
        <w:rPr>
          <w:rFonts w:ascii="Times New Roman" w:hAnsi="Times New Roman" w:cs="Times New Roman"/>
          <w:sz w:val="24"/>
          <w:szCs w:val="24"/>
        </w:rPr>
        <w:t>the T-</w:t>
      </w:r>
      <w:r w:rsidR="00D92844">
        <w:rPr>
          <w:rFonts w:ascii="Times New Roman" w:hAnsi="Times New Roman" w:cs="Times New Roman"/>
          <w:sz w:val="24"/>
          <w:szCs w:val="24"/>
        </w:rPr>
        <w:t>series (</w:t>
      </w:r>
      <w:r w:rsidR="005D1E87">
        <w:rPr>
          <w:rFonts w:ascii="Times New Roman" w:hAnsi="Times New Roman" w:cs="Times New Roman"/>
          <w:sz w:val="24"/>
          <w:szCs w:val="24"/>
        </w:rPr>
        <w:t>T700-50, T750-50, T800-50</w:t>
      </w:r>
      <w:r w:rsidR="00D92844">
        <w:rPr>
          <w:rFonts w:ascii="Times New Roman" w:hAnsi="Times New Roman" w:cs="Times New Roman"/>
          <w:sz w:val="24"/>
          <w:szCs w:val="24"/>
        </w:rPr>
        <w:t>)</w:t>
      </w:r>
      <w:r w:rsidR="001D1944">
        <w:rPr>
          <w:rFonts w:ascii="Times New Roman" w:hAnsi="Times New Roman" w:cs="Times New Roman"/>
          <w:sz w:val="24"/>
          <w:szCs w:val="24"/>
        </w:rPr>
        <w:t xml:space="preserve">, the temperature was varied to 700, 750 and 800°C, while </w:t>
      </w:r>
      <w:r w:rsidR="005D1E87">
        <w:rPr>
          <w:rFonts w:ascii="Times New Roman" w:hAnsi="Times New Roman" w:cs="Times New Roman"/>
          <w:sz w:val="24"/>
          <w:szCs w:val="24"/>
        </w:rPr>
        <w:t>the</w:t>
      </w:r>
      <w:r w:rsidR="001D1944">
        <w:rPr>
          <w:rFonts w:ascii="Times New Roman" w:hAnsi="Times New Roman" w:cs="Times New Roman"/>
          <w:sz w:val="24"/>
          <w:szCs w:val="24"/>
        </w:rPr>
        <w:t xml:space="preserve"> pressure </w:t>
      </w:r>
      <w:r w:rsidR="005D1E87">
        <w:rPr>
          <w:rFonts w:ascii="Times New Roman" w:hAnsi="Times New Roman" w:cs="Times New Roman"/>
          <w:sz w:val="24"/>
          <w:szCs w:val="24"/>
        </w:rPr>
        <w:t>of 50 MPa was</w:t>
      </w:r>
      <w:r w:rsidR="001D1944">
        <w:rPr>
          <w:rFonts w:ascii="Times New Roman" w:hAnsi="Times New Roman" w:cs="Times New Roman"/>
          <w:sz w:val="24"/>
          <w:szCs w:val="24"/>
        </w:rPr>
        <w:t xml:space="preserve"> kept constant. In </w:t>
      </w:r>
      <w:r w:rsidR="005D1E87">
        <w:rPr>
          <w:rFonts w:ascii="Times New Roman" w:hAnsi="Times New Roman" w:cs="Times New Roman"/>
          <w:sz w:val="24"/>
          <w:szCs w:val="24"/>
        </w:rPr>
        <w:t>the P-</w:t>
      </w:r>
      <w:r w:rsidR="001D1944">
        <w:rPr>
          <w:rFonts w:ascii="Times New Roman" w:hAnsi="Times New Roman" w:cs="Times New Roman"/>
          <w:sz w:val="24"/>
          <w:szCs w:val="24"/>
        </w:rPr>
        <w:t>series, the pressure was varied to 100, 200 and 500 MPa</w:t>
      </w:r>
      <w:r w:rsidR="005D1E87">
        <w:rPr>
          <w:rFonts w:ascii="Times New Roman" w:hAnsi="Times New Roman" w:cs="Times New Roman"/>
          <w:sz w:val="24"/>
          <w:szCs w:val="24"/>
        </w:rPr>
        <w:t xml:space="preserve"> at a constant temperature of 800</w:t>
      </w:r>
      <w:r w:rsidR="004B5268">
        <w:rPr>
          <w:rFonts w:ascii="Times New Roman" w:hAnsi="Times New Roman" w:cs="Times New Roman"/>
          <w:sz w:val="24"/>
          <w:szCs w:val="24"/>
        </w:rPr>
        <w:t>°C.</w:t>
      </w:r>
      <w:r w:rsidR="00916620">
        <w:rPr>
          <w:rFonts w:ascii="Times New Roman" w:hAnsi="Times New Roman" w:cs="Times New Roman"/>
          <w:sz w:val="24"/>
          <w:szCs w:val="24"/>
        </w:rPr>
        <w:t xml:space="preserve"> For the current pulse ratio (CPR), we used the standard configuration of our FAST/SPS </w:t>
      </w:r>
      <w:commentRangeStart w:id="8"/>
      <w:r w:rsidR="00916620">
        <w:rPr>
          <w:rFonts w:ascii="Times New Roman" w:hAnsi="Times New Roman" w:cs="Times New Roman"/>
          <w:sz w:val="24"/>
          <w:szCs w:val="24"/>
        </w:rPr>
        <w:t>12:2</w:t>
      </w:r>
      <w:commentRangeEnd w:id="8"/>
      <w:r w:rsidR="00916620">
        <w:rPr>
          <w:rStyle w:val="CommentReference"/>
          <w:lang w:val="tr-TR"/>
        </w:rPr>
        <w:commentReference w:id="8"/>
      </w:r>
      <w:r w:rsidR="00916620">
        <w:rPr>
          <w:rFonts w:ascii="Times New Roman" w:hAnsi="Times New Roman" w:cs="Times New Roman"/>
          <w:sz w:val="24"/>
          <w:szCs w:val="24"/>
        </w:rPr>
        <w:t xml:space="preserve">. </w:t>
      </w:r>
    </w:p>
    <w:p w14:paraId="206C6AC6" w14:textId="77777777" w:rsidR="000C5014" w:rsidRPr="000C5014" w:rsidRDefault="000C5014" w:rsidP="000C5014">
      <w:pPr>
        <w:spacing w:after="0" w:line="360" w:lineRule="auto"/>
        <w:jc w:val="both"/>
        <w:rPr>
          <w:rFonts w:ascii="Times New Roman" w:hAnsi="Times New Roman" w:cs="Times New Roman"/>
          <w:sz w:val="24"/>
          <w:szCs w:val="24"/>
        </w:rPr>
      </w:pPr>
    </w:p>
    <w:p w14:paraId="7A48E380" w14:textId="387C3CA1" w:rsidR="000C5014" w:rsidRPr="00F06972" w:rsidRDefault="000C5014" w:rsidP="000C5014">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Table 1</w:t>
      </w:r>
      <w:r w:rsidR="00295ABF">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w:t>
      </w:r>
      <w:r w:rsidR="00F7093F">
        <w:rPr>
          <w:rFonts w:ascii="Times New Roman" w:hAnsi="Times New Roman" w:cs="Times New Roman"/>
          <w:i/>
          <w:iCs/>
          <w:sz w:val="24"/>
          <w:szCs w:val="24"/>
        </w:rPr>
        <w:t>FAST/SPS p</w:t>
      </w:r>
      <w:r w:rsidRPr="00F06972">
        <w:rPr>
          <w:rFonts w:ascii="Times New Roman" w:hAnsi="Times New Roman" w:cs="Times New Roman"/>
          <w:i/>
          <w:iCs/>
          <w:sz w:val="24"/>
          <w:szCs w:val="24"/>
        </w:rPr>
        <w:t xml:space="preserve">arameters used for hot deformation </w:t>
      </w:r>
      <w:r w:rsidR="00F7093F">
        <w:rPr>
          <w:rFonts w:ascii="Times New Roman" w:hAnsi="Times New Roman" w:cs="Times New Roman"/>
          <w:i/>
          <w:iCs/>
          <w:sz w:val="24"/>
          <w:szCs w:val="24"/>
        </w:rPr>
        <w:t xml:space="preserve">of porous Nd-Fe-B samples (pre-sintering </w:t>
      </w:r>
      <w:r w:rsidR="00F42F6D" w:rsidRPr="00F42F6D">
        <w:rPr>
          <w:rFonts w:ascii="Times New Roman" w:hAnsi="Times New Roman" w:cs="Times New Roman"/>
          <w:i/>
          <w:iCs/>
          <w:color w:val="0000FF"/>
          <w:sz w:val="24"/>
          <w:szCs w:val="24"/>
        </w:rPr>
        <w:t xml:space="preserve">parameters </w:t>
      </w:r>
      <w:r w:rsidR="00F7093F">
        <w:rPr>
          <w:rFonts w:ascii="Times New Roman" w:hAnsi="Times New Roman" w:cs="Times New Roman"/>
          <w:i/>
          <w:iCs/>
          <w:sz w:val="24"/>
          <w:szCs w:val="24"/>
        </w:rPr>
        <w:t>500°C, 50 MPa, 10 min)</w:t>
      </w:r>
      <w:r w:rsidRPr="00F06972">
        <w:rPr>
          <w:rFonts w:ascii="Times New Roman" w:hAnsi="Times New Roman" w:cs="Times New Roman"/>
          <w:i/>
          <w:iCs/>
          <w:sz w:val="24"/>
          <w:szCs w:val="24"/>
        </w:rPr>
        <w:t xml:space="preserve">. </w:t>
      </w:r>
      <w:r w:rsidRPr="00F06972">
        <w:rPr>
          <w:rFonts w:ascii="Times New Roman" w:hAnsi="Times New Roman" w:cs="Times New Roman"/>
          <w:bCs/>
          <w:i/>
          <w:iCs/>
          <w:sz w:val="24"/>
          <w:szCs w:val="24"/>
        </w:rPr>
        <w:t xml:space="preserve">Deformation and densification in </w:t>
      </w:r>
      <w:r w:rsidR="00CD5738">
        <w:rPr>
          <w:rFonts w:ascii="Times New Roman" w:hAnsi="Times New Roman" w:cs="Times New Roman"/>
          <w:bCs/>
          <w:i/>
          <w:iCs/>
          <w:sz w:val="24"/>
          <w:szCs w:val="24"/>
        </w:rPr>
        <w:t>relation</w:t>
      </w:r>
      <w:r w:rsidRPr="00F06972">
        <w:rPr>
          <w:rFonts w:ascii="Times New Roman" w:hAnsi="Times New Roman" w:cs="Times New Roman"/>
          <w:bCs/>
          <w:i/>
          <w:iCs/>
          <w:sz w:val="24"/>
          <w:szCs w:val="24"/>
        </w:rPr>
        <w:t xml:space="preserve">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771FA6" w:rsidRPr="000C5014" w14:paraId="5263DD2A" w14:textId="77777777" w:rsidTr="000C5014">
        <w:tc>
          <w:tcPr>
            <w:tcW w:w="1173" w:type="dxa"/>
            <w:tcBorders>
              <w:top w:val="single" w:sz="4" w:space="0" w:color="auto"/>
              <w:left w:val="nil"/>
              <w:bottom w:val="single" w:sz="4" w:space="0" w:color="auto"/>
              <w:right w:val="nil"/>
            </w:tcBorders>
          </w:tcPr>
          <w:p w14:paraId="594CAC55" w14:textId="77777777" w:rsidR="00771FA6" w:rsidRPr="00C7426A" w:rsidRDefault="00771FA6" w:rsidP="00BC03A8">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6D7C20A7" w14:textId="7AE985B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Heating </w:t>
            </w:r>
            <w:r>
              <w:rPr>
                <w:rFonts w:ascii="Times New Roman" w:hAnsi="Times New Roman" w:cs="Times New Roman"/>
                <w:sz w:val="20"/>
                <w:szCs w:val="20"/>
              </w:rPr>
              <w:t>r</w:t>
            </w:r>
            <w:r w:rsidRPr="00C7426A">
              <w:rPr>
                <w:rFonts w:ascii="Times New Roman" w:hAnsi="Times New Roman" w:cs="Times New Roman"/>
                <w:sz w:val="20"/>
                <w:szCs w:val="20"/>
              </w:rPr>
              <w:t xml:space="preserve">ate </w:t>
            </w:r>
            <w:r w:rsidRPr="007758FD">
              <w:rPr>
                <w:rFonts w:ascii="Times New Roman" w:hAnsi="Times New Roman" w:cs="Times New Roman"/>
                <w:color w:val="0000FF"/>
                <w:sz w:val="20"/>
                <w:szCs w:val="20"/>
              </w:rPr>
              <w:t>[</w:t>
            </w:r>
            <w:r w:rsidR="007758FD" w:rsidRPr="007758FD">
              <w:rPr>
                <w:rFonts w:ascii="Times New Roman" w:hAnsi="Times New Roman" w:cs="Times New Roman"/>
                <w:color w:val="0000FF"/>
                <w:sz w:val="20"/>
                <w:szCs w:val="20"/>
              </w:rPr>
              <w:t>°C</w:t>
            </w:r>
            <w:r w:rsidR="007758FD" w:rsidRPr="007758FD">
              <w:rPr>
                <w:rFonts w:ascii="Times New Roman" w:hAnsi="Times New Roman" w:cs="Times New Roman"/>
                <w:color w:val="0000FF"/>
                <w:sz w:val="20"/>
                <w:szCs w:val="20"/>
              </w:rPr>
              <w:sym w:font="Symbol" w:char="F0D7"/>
            </w:r>
            <w:r w:rsidRPr="007758FD">
              <w:rPr>
                <w:rFonts w:ascii="Times New Roman" w:hAnsi="Times New Roman" w:cs="Times New Roman"/>
                <w:color w:val="0000FF"/>
                <w:sz w:val="20"/>
                <w:szCs w:val="20"/>
              </w:rPr>
              <w:t>min</w:t>
            </w:r>
            <w:r w:rsidR="007758FD" w:rsidRPr="007758FD">
              <w:rPr>
                <w:rFonts w:ascii="Times New Roman" w:hAnsi="Times New Roman" w:cs="Times New Roman"/>
                <w:color w:val="0000FF"/>
                <w:sz w:val="20"/>
                <w:szCs w:val="20"/>
                <w:vertAlign w:val="superscript"/>
              </w:rPr>
              <w:t>-1</w:t>
            </w:r>
            <w:r w:rsidRPr="007758FD">
              <w:rPr>
                <w:rFonts w:ascii="Times New Roman" w:hAnsi="Times New Roman" w:cs="Times New Roman"/>
                <w:color w:val="0000FF"/>
                <w:sz w:val="20"/>
                <w:szCs w:val="20"/>
              </w:rPr>
              <w:t>]</w:t>
            </w:r>
          </w:p>
        </w:tc>
        <w:tc>
          <w:tcPr>
            <w:tcW w:w="1173" w:type="dxa"/>
            <w:tcBorders>
              <w:top w:val="single" w:sz="4" w:space="0" w:color="auto"/>
              <w:left w:val="nil"/>
              <w:bottom w:val="single" w:sz="4" w:space="0" w:color="auto"/>
              <w:right w:val="nil"/>
            </w:tcBorders>
          </w:tcPr>
          <w:p w14:paraId="4DFD9676" w14:textId="17651603"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Max. </w:t>
            </w:r>
            <w:r>
              <w:rPr>
                <w:rFonts w:ascii="Times New Roman" w:hAnsi="Times New Roman" w:cs="Times New Roman"/>
                <w:sz w:val="20"/>
                <w:szCs w:val="20"/>
              </w:rPr>
              <w:t>t</w:t>
            </w:r>
            <w:r w:rsidRPr="00C7426A">
              <w:rPr>
                <w:rFonts w:ascii="Times New Roman" w:hAnsi="Times New Roman" w:cs="Times New Roman"/>
                <w:sz w:val="20"/>
                <w:szCs w:val="20"/>
              </w:rPr>
              <w:t>empera-ture</w:t>
            </w:r>
          </w:p>
          <w:p w14:paraId="14820702"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C</w:t>
            </w:r>
            <w:r>
              <w:rPr>
                <w:rFonts w:ascii="Times New Roman" w:hAnsi="Times New Roman" w:cs="Times New Roman"/>
                <w:sz w:val="20"/>
                <w:szCs w:val="20"/>
              </w:rPr>
              <w:t>]</w:t>
            </w:r>
          </w:p>
        </w:tc>
        <w:tc>
          <w:tcPr>
            <w:tcW w:w="1172" w:type="dxa"/>
            <w:tcBorders>
              <w:top w:val="single" w:sz="4" w:space="0" w:color="auto"/>
              <w:left w:val="nil"/>
              <w:bottom w:val="single" w:sz="4" w:space="0" w:color="auto"/>
              <w:right w:val="nil"/>
            </w:tcBorders>
          </w:tcPr>
          <w:p w14:paraId="5B539EE8"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Pressure</w:t>
            </w:r>
          </w:p>
          <w:p w14:paraId="3204198D"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MPa</w:t>
            </w:r>
            <w:r>
              <w:rPr>
                <w:rFonts w:ascii="Times New Roman" w:hAnsi="Times New Roman" w:cs="Times New Roman"/>
                <w:sz w:val="20"/>
                <w:szCs w:val="20"/>
              </w:rPr>
              <w:t>]</w:t>
            </w:r>
          </w:p>
        </w:tc>
        <w:tc>
          <w:tcPr>
            <w:tcW w:w="1174" w:type="dxa"/>
            <w:tcBorders>
              <w:top w:val="single" w:sz="4" w:space="0" w:color="auto"/>
              <w:left w:val="nil"/>
              <w:bottom w:val="single" w:sz="4" w:space="0" w:color="auto"/>
              <w:right w:val="nil"/>
            </w:tcBorders>
          </w:tcPr>
          <w:p w14:paraId="625505F2"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Hold time</w:t>
            </w:r>
          </w:p>
          <w:p w14:paraId="72D1F8F1"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2C7108C4"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0769FF2E"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086F2F20" w14:textId="5B3874F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2C6FA6EF"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56DA474D" w14:textId="77777777" w:rsidTr="000C5014">
        <w:tc>
          <w:tcPr>
            <w:tcW w:w="1173" w:type="dxa"/>
            <w:tcBorders>
              <w:top w:val="single" w:sz="4" w:space="0" w:color="auto"/>
              <w:left w:val="nil"/>
              <w:bottom w:val="nil"/>
              <w:right w:val="nil"/>
            </w:tcBorders>
            <w:shd w:val="clear" w:color="auto" w:fill="FFFFFF" w:themeFill="background1"/>
          </w:tcPr>
          <w:p w14:paraId="5C2872E4" w14:textId="5BF9EA89"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lang w:val="en-US"/>
              </w:rPr>
              <w:t>T</w:t>
            </w:r>
            <w:r w:rsidR="005D1E87">
              <w:rPr>
                <w:rFonts w:ascii="Times New Roman" w:hAnsi="Times New Roman" w:cs="Times New Roman"/>
                <w:sz w:val="20"/>
                <w:szCs w:val="20"/>
                <w:lang w:val="en-US"/>
              </w:rPr>
              <w:t>700-50</w:t>
            </w:r>
          </w:p>
        </w:tc>
        <w:tc>
          <w:tcPr>
            <w:tcW w:w="1172" w:type="dxa"/>
            <w:tcBorders>
              <w:top w:val="single" w:sz="4" w:space="0" w:color="auto"/>
              <w:left w:val="nil"/>
              <w:bottom w:val="nil"/>
              <w:right w:val="nil"/>
            </w:tcBorders>
            <w:shd w:val="clear" w:color="auto" w:fill="FFFFFF" w:themeFill="background1"/>
          </w:tcPr>
          <w:p w14:paraId="16CC7E7B"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3E1CEC8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76A9F71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717817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single" w:sz="4" w:space="0" w:color="auto"/>
              <w:left w:val="nil"/>
              <w:bottom w:val="nil"/>
              <w:right w:val="nil"/>
            </w:tcBorders>
            <w:shd w:val="clear" w:color="auto" w:fill="FFFFFF" w:themeFill="background1"/>
          </w:tcPr>
          <w:p w14:paraId="696A02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57.1</w:t>
            </w:r>
          </w:p>
        </w:tc>
        <w:tc>
          <w:tcPr>
            <w:tcW w:w="1169" w:type="dxa"/>
            <w:tcBorders>
              <w:top w:val="single" w:sz="4" w:space="0" w:color="auto"/>
              <w:left w:val="nil"/>
              <w:bottom w:val="nil"/>
              <w:right w:val="nil"/>
            </w:tcBorders>
            <w:shd w:val="clear" w:color="auto" w:fill="FFFFFF" w:themeFill="background1"/>
          </w:tcPr>
          <w:p w14:paraId="22EF714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6C3A702" w14:textId="77777777" w:rsidTr="00BC03A8">
        <w:tc>
          <w:tcPr>
            <w:tcW w:w="1173" w:type="dxa"/>
            <w:tcBorders>
              <w:top w:val="nil"/>
              <w:left w:val="nil"/>
              <w:bottom w:val="nil"/>
              <w:right w:val="nil"/>
            </w:tcBorders>
            <w:shd w:val="clear" w:color="auto" w:fill="FFFFFF" w:themeFill="background1"/>
          </w:tcPr>
          <w:p w14:paraId="0EEE34E2" w14:textId="786454BC"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636F88C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8DE5F5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5FC061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00825B6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2ABF671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59.3</w:t>
            </w:r>
          </w:p>
        </w:tc>
        <w:tc>
          <w:tcPr>
            <w:tcW w:w="1169" w:type="dxa"/>
            <w:tcBorders>
              <w:top w:val="nil"/>
              <w:left w:val="nil"/>
              <w:bottom w:val="nil"/>
              <w:right w:val="nil"/>
            </w:tcBorders>
            <w:shd w:val="clear" w:color="auto" w:fill="FFFFFF" w:themeFill="background1"/>
          </w:tcPr>
          <w:p w14:paraId="0BE1F6B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44644D7F" w14:textId="77777777" w:rsidTr="00BC03A8">
        <w:tc>
          <w:tcPr>
            <w:tcW w:w="1173" w:type="dxa"/>
            <w:tcBorders>
              <w:top w:val="nil"/>
              <w:left w:val="nil"/>
              <w:bottom w:val="nil"/>
              <w:right w:val="nil"/>
            </w:tcBorders>
            <w:shd w:val="clear" w:color="auto" w:fill="FFFFFF" w:themeFill="background1"/>
          </w:tcPr>
          <w:p w14:paraId="4AEAE0F7" w14:textId="71A8BC31"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rPr>
              <w:t>T800-50</w:t>
            </w:r>
          </w:p>
        </w:tc>
        <w:tc>
          <w:tcPr>
            <w:tcW w:w="1172" w:type="dxa"/>
            <w:tcBorders>
              <w:top w:val="nil"/>
              <w:left w:val="nil"/>
              <w:bottom w:val="nil"/>
              <w:right w:val="nil"/>
            </w:tcBorders>
            <w:shd w:val="clear" w:color="auto" w:fill="FFFFFF" w:themeFill="background1"/>
          </w:tcPr>
          <w:p w14:paraId="2FC52EE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AA4750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522B9BF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6E0A17B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6D1DF39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62</w:t>
            </w:r>
          </w:p>
        </w:tc>
        <w:tc>
          <w:tcPr>
            <w:tcW w:w="1169" w:type="dxa"/>
            <w:tcBorders>
              <w:top w:val="nil"/>
              <w:left w:val="nil"/>
              <w:bottom w:val="nil"/>
              <w:right w:val="nil"/>
            </w:tcBorders>
            <w:shd w:val="clear" w:color="auto" w:fill="FFFFFF" w:themeFill="background1"/>
          </w:tcPr>
          <w:p w14:paraId="31166D1A"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E6E5FDE" w14:textId="77777777" w:rsidTr="00BC03A8">
        <w:tc>
          <w:tcPr>
            <w:tcW w:w="1173" w:type="dxa"/>
            <w:tcBorders>
              <w:top w:val="nil"/>
              <w:left w:val="nil"/>
              <w:bottom w:val="nil"/>
              <w:right w:val="nil"/>
            </w:tcBorders>
            <w:shd w:val="clear" w:color="auto" w:fill="FFFFFF" w:themeFill="background1"/>
          </w:tcPr>
          <w:p w14:paraId="2F9A67E4" w14:textId="7DB18C74"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w:t>
            </w:r>
            <w:r w:rsidRPr="00C7426A">
              <w:rPr>
                <w:rFonts w:ascii="Times New Roman" w:hAnsi="Times New Roman" w:cs="Times New Roman"/>
                <w:sz w:val="20"/>
                <w:szCs w:val="20"/>
              </w:rPr>
              <w:t>1</w:t>
            </w:r>
            <w:r w:rsidR="005D1E87">
              <w:rPr>
                <w:rFonts w:ascii="Times New Roman" w:hAnsi="Times New Roman" w:cs="Times New Roman"/>
                <w:sz w:val="20"/>
                <w:szCs w:val="20"/>
              </w:rPr>
              <w:t>0</w:t>
            </w:r>
            <w:r w:rsidRPr="00C7426A">
              <w:rPr>
                <w:rFonts w:ascii="Times New Roman" w:hAnsi="Times New Roman" w:cs="Times New Roman"/>
                <w:sz w:val="20"/>
                <w:szCs w:val="20"/>
              </w:rPr>
              <w:t>0</w:t>
            </w:r>
          </w:p>
        </w:tc>
        <w:tc>
          <w:tcPr>
            <w:tcW w:w="1172" w:type="dxa"/>
            <w:tcBorders>
              <w:top w:val="nil"/>
              <w:left w:val="nil"/>
              <w:bottom w:val="nil"/>
              <w:right w:val="nil"/>
            </w:tcBorders>
            <w:shd w:val="clear" w:color="auto" w:fill="FFFFFF" w:themeFill="background1"/>
          </w:tcPr>
          <w:p w14:paraId="5190717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2D5DC1B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00DC66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4" w:type="dxa"/>
            <w:tcBorders>
              <w:top w:val="nil"/>
              <w:left w:val="nil"/>
              <w:bottom w:val="nil"/>
              <w:right w:val="nil"/>
            </w:tcBorders>
            <w:shd w:val="clear" w:color="auto" w:fill="FFFFFF" w:themeFill="background1"/>
          </w:tcPr>
          <w:p w14:paraId="225586C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0CE53B9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512B1FC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98</w:t>
            </w:r>
          </w:p>
        </w:tc>
      </w:tr>
      <w:tr w:rsidR="00771FA6" w:rsidRPr="000C5014" w14:paraId="08CF18AF" w14:textId="77777777" w:rsidTr="00BC03A8">
        <w:tc>
          <w:tcPr>
            <w:tcW w:w="1173" w:type="dxa"/>
            <w:tcBorders>
              <w:top w:val="nil"/>
              <w:left w:val="nil"/>
              <w:bottom w:val="nil"/>
              <w:right w:val="nil"/>
            </w:tcBorders>
            <w:shd w:val="clear" w:color="auto" w:fill="FFFFFF" w:themeFill="background1"/>
          </w:tcPr>
          <w:p w14:paraId="6B60B44B" w14:textId="3D5BC28F"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800-200</w:t>
            </w:r>
          </w:p>
        </w:tc>
        <w:tc>
          <w:tcPr>
            <w:tcW w:w="1172" w:type="dxa"/>
            <w:tcBorders>
              <w:top w:val="nil"/>
              <w:left w:val="nil"/>
              <w:bottom w:val="nil"/>
              <w:right w:val="nil"/>
            </w:tcBorders>
            <w:shd w:val="clear" w:color="auto" w:fill="FFFFFF" w:themeFill="background1"/>
          </w:tcPr>
          <w:p w14:paraId="77F189C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083F336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7BA361A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200</w:t>
            </w:r>
          </w:p>
        </w:tc>
        <w:tc>
          <w:tcPr>
            <w:tcW w:w="1174" w:type="dxa"/>
            <w:tcBorders>
              <w:top w:val="nil"/>
              <w:left w:val="nil"/>
              <w:bottom w:val="nil"/>
              <w:right w:val="nil"/>
            </w:tcBorders>
            <w:shd w:val="clear" w:color="auto" w:fill="FFFFFF" w:themeFill="background1"/>
          </w:tcPr>
          <w:p w14:paraId="45E6848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75813158"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61</w:t>
            </w:r>
          </w:p>
        </w:tc>
        <w:tc>
          <w:tcPr>
            <w:tcW w:w="1169" w:type="dxa"/>
            <w:tcBorders>
              <w:top w:val="nil"/>
              <w:left w:val="nil"/>
              <w:bottom w:val="nil"/>
              <w:right w:val="nil"/>
            </w:tcBorders>
            <w:shd w:val="clear" w:color="auto" w:fill="FFFFFF" w:themeFill="background1"/>
          </w:tcPr>
          <w:p w14:paraId="784EF9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96</w:t>
            </w:r>
          </w:p>
        </w:tc>
      </w:tr>
      <w:tr w:rsidR="00771FA6" w:rsidRPr="000C5014" w14:paraId="6EDEDCDA" w14:textId="77777777" w:rsidTr="00BC03A8">
        <w:tc>
          <w:tcPr>
            <w:tcW w:w="1173" w:type="dxa"/>
            <w:tcBorders>
              <w:top w:val="nil"/>
              <w:left w:val="nil"/>
              <w:bottom w:val="single" w:sz="4" w:space="0" w:color="auto"/>
              <w:right w:val="nil"/>
            </w:tcBorders>
            <w:shd w:val="clear" w:color="auto" w:fill="FFFFFF" w:themeFill="background1"/>
          </w:tcPr>
          <w:p w14:paraId="0BF2A966" w14:textId="6DFB1067"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800-500</w:t>
            </w:r>
          </w:p>
        </w:tc>
        <w:tc>
          <w:tcPr>
            <w:tcW w:w="1172" w:type="dxa"/>
            <w:tcBorders>
              <w:top w:val="nil"/>
              <w:left w:val="nil"/>
              <w:bottom w:val="single" w:sz="4" w:space="0" w:color="auto"/>
              <w:right w:val="nil"/>
            </w:tcBorders>
            <w:shd w:val="clear" w:color="auto" w:fill="FFFFFF" w:themeFill="background1"/>
          </w:tcPr>
          <w:p w14:paraId="77596DE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single" w:sz="4" w:space="0" w:color="auto"/>
              <w:right w:val="nil"/>
            </w:tcBorders>
            <w:shd w:val="clear" w:color="auto" w:fill="FFFFFF" w:themeFill="background1"/>
          </w:tcPr>
          <w:p w14:paraId="3CD9BABD"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single" w:sz="4" w:space="0" w:color="auto"/>
              <w:right w:val="nil"/>
            </w:tcBorders>
            <w:shd w:val="clear" w:color="auto" w:fill="FFFFFF" w:themeFill="background1"/>
          </w:tcPr>
          <w:p w14:paraId="07DDC8B1" w14:textId="67801BA0" w:rsidR="00771FA6" w:rsidRPr="00C7426A" w:rsidRDefault="00062064" w:rsidP="00BC03A8">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771FA6" w:rsidRPr="00C7426A">
              <w:rPr>
                <w:rFonts w:ascii="Times New Roman" w:hAnsi="Times New Roman" w:cs="Times New Roman"/>
                <w:sz w:val="20"/>
                <w:szCs w:val="20"/>
              </w:rPr>
              <w:t>00</w:t>
            </w:r>
          </w:p>
        </w:tc>
        <w:tc>
          <w:tcPr>
            <w:tcW w:w="1174" w:type="dxa"/>
            <w:tcBorders>
              <w:top w:val="nil"/>
              <w:left w:val="nil"/>
              <w:bottom w:val="single" w:sz="4" w:space="0" w:color="auto"/>
              <w:right w:val="nil"/>
            </w:tcBorders>
            <w:shd w:val="clear" w:color="auto" w:fill="FFFFFF" w:themeFill="background1"/>
          </w:tcPr>
          <w:p w14:paraId="6268F49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single" w:sz="4" w:space="0" w:color="auto"/>
              <w:right w:val="nil"/>
            </w:tcBorders>
            <w:shd w:val="clear" w:color="auto" w:fill="FFFFFF" w:themeFill="background1"/>
          </w:tcPr>
          <w:p w14:paraId="7E608FA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65</w:t>
            </w:r>
          </w:p>
        </w:tc>
        <w:tc>
          <w:tcPr>
            <w:tcW w:w="1169" w:type="dxa"/>
            <w:tcBorders>
              <w:top w:val="nil"/>
              <w:left w:val="nil"/>
              <w:bottom w:val="single" w:sz="4" w:space="0" w:color="auto"/>
              <w:right w:val="nil"/>
            </w:tcBorders>
            <w:shd w:val="clear" w:color="auto" w:fill="FFFFFF" w:themeFill="background1"/>
          </w:tcPr>
          <w:p w14:paraId="5974BF6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99</w:t>
            </w:r>
          </w:p>
        </w:tc>
      </w:tr>
    </w:tbl>
    <w:p w14:paraId="76CB979F" w14:textId="77777777" w:rsidR="000C5014" w:rsidRPr="000C5014" w:rsidRDefault="000C5014" w:rsidP="000C5014">
      <w:pPr>
        <w:spacing w:after="0" w:line="360" w:lineRule="auto"/>
        <w:jc w:val="both"/>
        <w:rPr>
          <w:rFonts w:ascii="Times New Roman" w:hAnsi="Times New Roman" w:cs="Times New Roman"/>
          <w:sz w:val="24"/>
          <w:szCs w:val="24"/>
        </w:rPr>
      </w:pPr>
    </w:p>
    <w:p w14:paraId="2B1AE88E" w14:textId="54CF47FA" w:rsidR="009C6B4D" w:rsidRDefault="00CF1CA7" w:rsidP="00E26A87">
      <w:pPr>
        <w:spacing w:after="0" w:line="360" w:lineRule="auto"/>
        <w:jc w:val="both"/>
        <w:rPr>
          <w:rFonts w:ascii="Times New Roman" w:eastAsia="Helvetica" w:hAnsi="Times New Roman" w:cs="Times New Roman"/>
          <w:sz w:val="24"/>
          <w:szCs w:val="24"/>
        </w:rPr>
      </w:pPr>
      <w:r w:rsidRPr="00CF1CA7">
        <w:rPr>
          <w:rFonts w:ascii="Times New Roman" w:hAnsi="Times New Roman" w:cs="Times New Roman"/>
          <w:color w:val="0000FF"/>
          <w:sz w:val="24"/>
          <w:szCs w:val="24"/>
        </w:rPr>
        <w:t>A</w:t>
      </w:r>
      <w:r w:rsidR="00E26A87" w:rsidRPr="00CF1CA7">
        <w:rPr>
          <w:rFonts w:ascii="Times New Roman" w:hAnsi="Times New Roman" w:cs="Times New Roman"/>
          <w:color w:val="0000FF"/>
          <w:sz w:val="24"/>
          <w:szCs w:val="24"/>
        </w:rPr>
        <w:t>t Fraunhofer IWKS</w:t>
      </w:r>
      <w:r w:rsidRPr="00CF1CA7">
        <w:rPr>
          <w:rFonts w:ascii="Times New Roman" w:hAnsi="Times New Roman" w:cs="Times New Roman"/>
          <w:color w:val="0000FF"/>
          <w:sz w:val="24"/>
          <w:szCs w:val="24"/>
        </w:rPr>
        <w:t xml:space="preserve">, the deformation experiments deal </w:t>
      </w:r>
      <w:r w:rsidRPr="00346F81">
        <w:rPr>
          <w:rFonts w:ascii="Times New Roman" w:hAnsi="Times New Roman" w:cs="Times New Roman"/>
          <w:sz w:val="24"/>
          <w:szCs w:val="24"/>
        </w:rPr>
        <w:t xml:space="preserve">with </w:t>
      </w:r>
      <w:r w:rsidR="00E26A87" w:rsidRPr="00346F81">
        <w:rPr>
          <w:rFonts w:ascii="Times New Roman" w:hAnsi="Times New Roman" w:cs="Times New Roman"/>
          <w:sz w:val="24"/>
          <w:szCs w:val="24"/>
        </w:rPr>
        <w:t>the conventional hot deformation of anisotropic Nd-Fe-B magnets</w:t>
      </w:r>
      <w:r w:rsidRPr="00346F81">
        <w:rPr>
          <w:rFonts w:ascii="Times New Roman" w:hAnsi="Times New Roman" w:cs="Times New Roman"/>
          <w:sz w:val="24"/>
          <w:szCs w:val="24"/>
        </w:rPr>
        <w:t>,</w:t>
      </w:r>
      <w:r w:rsidR="00E26A87" w:rsidRPr="000D5A1D">
        <w:rPr>
          <w:rFonts w:ascii="Times New Roman" w:hAnsi="Times New Roman" w:cs="Times New Roman"/>
          <w:color w:val="00B050"/>
          <w:sz w:val="24"/>
          <w:szCs w:val="24"/>
        </w:rPr>
        <w:t xml:space="preserve"> </w:t>
      </w:r>
      <w:r w:rsidRPr="00346F81">
        <w:rPr>
          <w:rFonts w:ascii="Times New Roman" w:hAnsi="Times New Roman" w:cs="Times New Roman"/>
          <w:color w:val="0000FF"/>
          <w:sz w:val="24"/>
          <w:szCs w:val="24"/>
        </w:rPr>
        <w:t xml:space="preserve">but </w:t>
      </w:r>
      <w:r w:rsidR="00E26A87" w:rsidRPr="00346F81">
        <w:rPr>
          <w:rFonts w:ascii="Times New Roman" w:hAnsi="Times New Roman" w:cs="Times New Roman"/>
          <w:color w:val="0000FF"/>
          <w:sz w:val="24"/>
          <w:szCs w:val="24"/>
        </w:rPr>
        <w:t xml:space="preserve">using </w:t>
      </w:r>
      <w:r w:rsidR="00346F81" w:rsidRPr="00346F81">
        <w:rPr>
          <w:rFonts w:ascii="Times New Roman" w:hAnsi="Times New Roman" w:cs="Times New Roman"/>
          <w:color w:val="0000FF"/>
          <w:sz w:val="24"/>
          <w:szCs w:val="24"/>
        </w:rPr>
        <w:t>FAST/</w:t>
      </w:r>
      <w:r w:rsidR="00E26A87" w:rsidRPr="00346F81">
        <w:rPr>
          <w:rFonts w:ascii="Times New Roman" w:hAnsi="Times New Roman" w:cs="Times New Roman"/>
          <w:color w:val="0000FF"/>
          <w:sz w:val="24"/>
          <w:szCs w:val="24"/>
        </w:rPr>
        <w:t>SPS technique</w:t>
      </w:r>
      <w:r w:rsidR="00346F81" w:rsidRPr="00346F81">
        <w:rPr>
          <w:rFonts w:ascii="Times New Roman" w:hAnsi="Times New Roman" w:cs="Times New Roman"/>
          <w:color w:val="0000FF"/>
          <w:sz w:val="24"/>
          <w:szCs w:val="24"/>
        </w:rPr>
        <w:t xml:space="preserve"> for the </w:t>
      </w:r>
      <w:r w:rsidR="00D64AEA">
        <w:rPr>
          <w:rFonts w:ascii="Times New Roman" w:hAnsi="Times New Roman" w:cs="Times New Roman"/>
          <w:color w:val="0000FF"/>
          <w:sz w:val="24"/>
          <w:szCs w:val="24"/>
        </w:rPr>
        <w:t xml:space="preserve">hot </w:t>
      </w:r>
      <w:r w:rsidR="00346F81" w:rsidRPr="00346F81">
        <w:rPr>
          <w:rFonts w:ascii="Times New Roman" w:hAnsi="Times New Roman" w:cs="Times New Roman"/>
          <w:color w:val="0000FF"/>
          <w:sz w:val="24"/>
          <w:szCs w:val="24"/>
        </w:rPr>
        <w:t>deformation step</w:t>
      </w:r>
      <w:r w:rsidR="00E26A87" w:rsidRPr="000D5A1D">
        <w:rPr>
          <w:rFonts w:ascii="Times New Roman" w:hAnsi="Times New Roman" w:cs="Times New Roman"/>
          <w:color w:val="00B050"/>
          <w:sz w:val="24"/>
          <w:szCs w:val="24"/>
        </w:rPr>
        <w:t xml:space="preserve">. </w:t>
      </w:r>
      <w:r w:rsidR="00E26A87" w:rsidRPr="00346F81">
        <w:rPr>
          <w:rFonts w:ascii="Times New Roman" w:hAnsi="Times New Roman" w:cs="Times New Roman"/>
          <w:sz w:val="24"/>
          <w:szCs w:val="24"/>
        </w:rPr>
        <w:t>Therefore, samples were hot compacted by FAST/SPS to nearly theoretical density</w:t>
      </w:r>
      <w:r w:rsidR="00346F81" w:rsidRPr="00346F81">
        <w:rPr>
          <w:rFonts w:ascii="Times New Roman" w:hAnsi="Times New Roman" w:cs="Times New Roman"/>
          <w:sz w:val="24"/>
          <w:szCs w:val="24"/>
        </w:rPr>
        <w:t xml:space="preserve"> </w:t>
      </w:r>
      <w:r w:rsidR="00346F81" w:rsidRPr="00346F81">
        <w:rPr>
          <w:rFonts w:ascii="Times New Roman" w:hAnsi="Times New Roman" w:cs="Times New Roman"/>
          <w:color w:val="0000FF"/>
          <w:sz w:val="24"/>
          <w:szCs w:val="24"/>
        </w:rPr>
        <w:t>firstly</w:t>
      </w:r>
      <w:r w:rsidR="00E26A87" w:rsidRPr="000D5A1D">
        <w:rPr>
          <w:rFonts w:ascii="Times New Roman" w:hAnsi="Times New Roman" w:cs="Times New Roman"/>
          <w:color w:val="00B050"/>
          <w:sz w:val="24"/>
          <w:szCs w:val="24"/>
        </w:rPr>
        <w:t xml:space="preserve">, </w:t>
      </w:r>
      <w:r w:rsidR="00346F81" w:rsidRPr="00346F81">
        <w:rPr>
          <w:rFonts w:ascii="Times New Roman" w:hAnsi="Times New Roman" w:cs="Times New Roman"/>
          <w:color w:val="0000FF"/>
          <w:sz w:val="24"/>
          <w:szCs w:val="24"/>
        </w:rPr>
        <w:t>using</w:t>
      </w:r>
      <w:r w:rsidR="00E26A87" w:rsidRPr="00346F81">
        <w:rPr>
          <w:rFonts w:ascii="Times New Roman" w:hAnsi="Times New Roman" w:cs="Times New Roman"/>
          <w:color w:val="0000FF"/>
          <w:sz w:val="24"/>
          <w:szCs w:val="24"/>
        </w:rPr>
        <w:t xml:space="preserve"> </w:t>
      </w:r>
      <w:r w:rsidR="00E26A87" w:rsidRPr="00346F81">
        <w:rPr>
          <w:rFonts w:ascii="Times New Roman" w:hAnsi="Times New Roman" w:cs="Times New Roman"/>
          <w:sz w:val="24"/>
          <w:szCs w:val="24"/>
        </w:rPr>
        <w:t xml:space="preserve">the optimized parameters as described </w:t>
      </w:r>
      <w:r w:rsidR="00346F81" w:rsidRPr="00346F81">
        <w:rPr>
          <w:rFonts w:ascii="Times New Roman" w:hAnsi="Times New Roman" w:cs="Times New Roman"/>
          <w:color w:val="0000FF"/>
          <w:sz w:val="24"/>
          <w:szCs w:val="24"/>
        </w:rPr>
        <w:t>in Section 2.1</w:t>
      </w:r>
      <w:r w:rsidR="00346F81">
        <w:rPr>
          <w:rFonts w:ascii="Times New Roman" w:hAnsi="Times New Roman" w:cs="Times New Roman"/>
          <w:color w:val="0000FF"/>
          <w:sz w:val="24"/>
          <w:szCs w:val="24"/>
        </w:rPr>
        <w:t>:</w:t>
      </w:r>
      <w:r w:rsidR="00E26A87" w:rsidRPr="00346F81">
        <w:rPr>
          <w:rFonts w:ascii="Times New Roman" w:hAnsi="Times New Roman" w:cs="Times New Roman"/>
          <w:color w:val="0000FF"/>
          <w:sz w:val="24"/>
          <w:szCs w:val="24"/>
        </w:rPr>
        <w:t xml:space="preserve"> </w:t>
      </w:r>
      <w:r w:rsidR="00E26A87" w:rsidRPr="00346F81">
        <w:rPr>
          <w:rFonts w:ascii="Times New Roman" w:hAnsi="Times New Roman" w:cs="Times New Roman"/>
          <w:sz w:val="24"/>
          <w:szCs w:val="24"/>
        </w:rPr>
        <w:t xml:space="preserve">725°C and </w:t>
      </w:r>
      <w:r w:rsidR="00D74EF0" w:rsidRPr="00346F81">
        <w:rPr>
          <w:rFonts w:ascii="Times New Roman" w:hAnsi="Times New Roman" w:cs="Times New Roman"/>
          <w:sz w:val="24"/>
          <w:szCs w:val="24"/>
        </w:rPr>
        <w:t>45</w:t>
      </w:r>
      <w:r w:rsidR="00E26A87" w:rsidRPr="00346F81">
        <w:rPr>
          <w:rFonts w:ascii="Times New Roman" w:hAnsi="Times New Roman" w:cs="Times New Roman"/>
          <w:sz w:val="24"/>
          <w:szCs w:val="24"/>
        </w:rPr>
        <w:t xml:space="preserve"> MPa pressure</w:t>
      </w:r>
      <w:r w:rsidR="00346F81" w:rsidRPr="00346F81">
        <w:rPr>
          <w:rFonts w:ascii="Times New Roman" w:hAnsi="Times New Roman" w:cs="Times New Roman"/>
          <w:sz w:val="24"/>
          <w:szCs w:val="24"/>
        </w:rPr>
        <w:t>.</w:t>
      </w:r>
      <w:r w:rsidR="00D74EF0" w:rsidRPr="00346F81">
        <w:rPr>
          <w:rFonts w:ascii="Times New Roman" w:hAnsi="Times New Roman" w:cs="Times New Roman"/>
          <w:sz w:val="24"/>
          <w:szCs w:val="24"/>
        </w:rPr>
        <w:t xml:space="preserve"> </w:t>
      </w:r>
      <w:r w:rsidR="00D74EF0" w:rsidRPr="00346F81">
        <w:rPr>
          <w:rFonts w:ascii="Times New Roman" w:hAnsi="Times New Roman" w:cs="Times New Roman"/>
          <w:b/>
          <w:bCs/>
          <w:color w:val="0000FF"/>
          <w:sz w:val="24"/>
          <w:szCs w:val="24"/>
        </w:rPr>
        <w:t>Fig</w:t>
      </w:r>
      <w:r w:rsidR="00346F81" w:rsidRPr="00346F81">
        <w:rPr>
          <w:rFonts w:ascii="Times New Roman" w:hAnsi="Times New Roman" w:cs="Times New Roman"/>
          <w:b/>
          <w:bCs/>
          <w:color w:val="0000FF"/>
          <w:sz w:val="24"/>
          <w:szCs w:val="24"/>
        </w:rPr>
        <w:t>ure 6a</w:t>
      </w:r>
      <w:r w:rsidR="00346F81" w:rsidRPr="00346F81">
        <w:rPr>
          <w:rFonts w:ascii="Times New Roman" w:hAnsi="Times New Roman" w:cs="Times New Roman"/>
          <w:color w:val="0000FF"/>
          <w:sz w:val="24"/>
          <w:szCs w:val="24"/>
        </w:rPr>
        <w:t xml:space="preserve"> shows a representative microstructure of a sample pre-sintered </w:t>
      </w:r>
      <w:r w:rsidR="00295ABF">
        <w:rPr>
          <w:rFonts w:ascii="Times New Roman" w:hAnsi="Times New Roman" w:cs="Times New Roman"/>
          <w:color w:val="0000FF"/>
          <w:sz w:val="24"/>
          <w:szCs w:val="24"/>
        </w:rPr>
        <w:t>under</w:t>
      </w:r>
      <w:r w:rsidR="00346F81" w:rsidRPr="00346F81">
        <w:rPr>
          <w:rFonts w:ascii="Times New Roman" w:hAnsi="Times New Roman" w:cs="Times New Roman"/>
          <w:color w:val="0000FF"/>
          <w:sz w:val="24"/>
          <w:szCs w:val="24"/>
        </w:rPr>
        <w:t xml:space="preserve"> these conditions. </w:t>
      </w:r>
      <w:r w:rsidR="00E26A87" w:rsidRPr="00346F81">
        <w:rPr>
          <w:rFonts w:ascii="Times New Roman" w:hAnsi="Times New Roman" w:cs="Times New Roman"/>
          <w:sz w:val="24"/>
          <w:szCs w:val="24"/>
        </w:rPr>
        <w:t xml:space="preserve">For hot deformation in the FAST/SPS device, the </w:t>
      </w:r>
      <w:r w:rsidR="00E26A87" w:rsidRPr="00346F81">
        <w:rPr>
          <w:rFonts w:ascii="Times New Roman" w:hAnsi="Times New Roman" w:cs="Times New Roman"/>
          <w:sz w:val="24"/>
          <w:szCs w:val="24"/>
        </w:rPr>
        <w:sym w:font="Symbol" w:char="F0C6"/>
      </w:r>
      <w:r w:rsidR="00E26A87" w:rsidRPr="00346F81">
        <w:rPr>
          <w:rFonts w:ascii="Times New Roman" w:hAnsi="Times New Roman" w:cs="Times New Roman"/>
          <w:sz w:val="24"/>
          <w:szCs w:val="24"/>
        </w:rPr>
        <w:t xml:space="preserve"> 10 mm samples were placed in a </w:t>
      </w:r>
      <w:r w:rsidR="00E26A87" w:rsidRPr="00346F81">
        <w:rPr>
          <w:rFonts w:ascii="Times New Roman" w:hAnsi="Times New Roman" w:cs="Times New Roman"/>
          <w:sz w:val="24"/>
          <w:szCs w:val="24"/>
        </w:rPr>
        <w:sym w:font="Symbol" w:char="F0C6"/>
      </w:r>
      <w:r w:rsidR="00E26A87" w:rsidRPr="00346F81">
        <w:rPr>
          <w:rFonts w:ascii="Times New Roman" w:hAnsi="Times New Roman" w:cs="Times New Roman"/>
          <w:sz w:val="24"/>
          <w:szCs w:val="24"/>
        </w:rPr>
        <w:t xml:space="preserve"> 20 mm graphite tool (SGL Carbon, SIGRAFINE R7710). Prior the hot deformation, the hot compacted samples were sandblasted and sharp edges were removed to avoid damaging of the</w:t>
      </w:r>
      <w:r w:rsidR="00E26A87" w:rsidRPr="00346F81">
        <w:rPr>
          <w:rFonts w:ascii="Times New Roman" w:eastAsia="Helvetica" w:hAnsi="Times New Roman" w:cs="Times New Roman"/>
          <w:sz w:val="24"/>
          <w:szCs w:val="24"/>
        </w:rPr>
        <w:t xml:space="preserve"> graphite</w:t>
      </w:r>
      <w:r w:rsidR="00E26A87" w:rsidRPr="00346F81">
        <w:rPr>
          <w:rFonts w:ascii="Times New Roman" w:hAnsi="Times New Roman" w:cs="Times New Roman"/>
          <w:sz w:val="24"/>
          <w:szCs w:val="24"/>
        </w:rPr>
        <w:t xml:space="preserve"> pressing tools </w:t>
      </w:r>
      <w:r w:rsidR="00E26A87" w:rsidRPr="00346F81">
        <w:rPr>
          <w:rFonts w:ascii="Times New Roman" w:eastAsia="Helvetica" w:hAnsi="Times New Roman" w:cs="Times New Roman"/>
          <w:sz w:val="24"/>
          <w:szCs w:val="24"/>
        </w:rPr>
        <w:t>(</w:t>
      </w:r>
      <w:r w:rsidR="00346F81" w:rsidRPr="00346F81">
        <w:rPr>
          <w:rFonts w:ascii="Times New Roman" w:eastAsia="Helvetica" w:hAnsi="Times New Roman" w:cs="Times New Roman"/>
          <w:b/>
          <w:bCs/>
          <w:color w:val="0000FF"/>
          <w:sz w:val="24"/>
          <w:szCs w:val="24"/>
        </w:rPr>
        <w:t>Figure 6b</w:t>
      </w:r>
      <w:r w:rsidR="00346F81">
        <w:rPr>
          <w:rFonts w:ascii="Times New Roman" w:eastAsia="Helvetica" w:hAnsi="Times New Roman" w:cs="Times New Roman"/>
          <w:sz w:val="24"/>
          <w:szCs w:val="24"/>
        </w:rPr>
        <w:t>)</w:t>
      </w:r>
      <w:r w:rsidR="00E26A87" w:rsidRPr="00346F81">
        <w:rPr>
          <w:rFonts w:ascii="Times New Roman" w:eastAsia="Helvetica" w:hAnsi="Times New Roman" w:cs="Times New Roman"/>
          <w:sz w:val="24"/>
          <w:szCs w:val="24"/>
        </w:rPr>
        <w:t>.</w:t>
      </w:r>
      <w:r w:rsidR="00346F81">
        <w:rPr>
          <w:rFonts w:ascii="Times New Roman" w:eastAsia="Helvetica" w:hAnsi="Times New Roman" w:cs="Times New Roman"/>
          <w:sz w:val="24"/>
          <w:szCs w:val="24"/>
        </w:rPr>
        <w:t xml:space="preserve"> </w:t>
      </w:r>
      <w:r w:rsidR="00E26A87" w:rsidRPr="00346F81">
        <w:rPr>
          <w:rFonts w:ascii="Times New Roman" w:hAnsi="Times New Roman" w:cs="Times New Roman"/>
          <w:sz w:val="24"/>
          <w:szCs w:val="24"/>
        </w:rPr>
        <w:t xml:space="preserve">Hot deformation was </w:t>
      </w:r>
      <w:r w:rsidR="00295ABF">
        <w:rPr>
          <w:rFonts w:ascii="Times New Roman" w:hAnsi="Times New Roman" w:cs="Times New Roman"/>
          <w:sz w:val="24"/>
          <w:szCs w:val="24"/>
        </w:rPr>
        <w:t>carried out</w:t>
      </w:r>
      <w:r w:rsidR="00E26A87" w:rsidRPr="00346F81">
        <w:rPr>
          <w:rFonts w:ascii="Times New Roman" w:hAnsi="Times New Roman" w:cs="Times New Roman"/>
          <w:sz w:val="24"/>
          <w:szCs w:val="24"/>
        </w:rPr>
        <w:t xml:space="preserve"> in the FAST/SPS device HP-D10 (FCT Systeme GmbH, Germany). </w:t>
      </w:r>
      <w:r w:rsidR="00E26A87" w:rsidRPr="00346F81">
        <w:rPr>
          <w:rFonts w:ascii="Times New Roman" w:eastAsia="Helvetica" w:hAnsi="Times New Roman" w:cs="Times New Roman"/>
          <w:sz w:val="24"/>
          <w:szCs w:val="24"/>
        </w:rPr>
        <w:t xml:space="preserve">A graphite foil (SGL Carbon, SIGRAFEX) with a thickness of 0.35 mm with </w:t>
      </w:r>
      <w:r w:rsidR="00346F81">
        <w:rPr>
          <w:rFonts w:ascii="Times New Roman" w:eastAsia="Helvetica" w:hAnsi="Times New Roman" w:cs="Times New Roman"/>
          <w:sz w:val="24"/>
          <w:szCs w:val="24"/>
        </w:rPr>
        <w:t xml:space="preserve">an </w:t>
      </w:r>
      <w:r w:rsidR="00E26A87" w:rsidRPr="00346F81">
        <w:rPr>
          <w:rFonts w:ascii="Times New Roman" w:eastAsia="Helvetica" w:hAnsi="Times New Roman" w:cs="Times New Roman"/>
          <w:sz w:val="24"/>
          <w:szCs w:val="24"/>
        </w:rPr>
        <w:t xml:space="preserve">additional </w:t>
      </w:r>
      <w:r w:rsidR="00346F81" w:rsidRPr="00346F81">
        <w:rPr>
          <w:rFonts w:ascii="Times New Roman" w:eastAsia="Helvetica" w:hAnsi="Times New Roman" w:cs="Times New Roman"/>
          <w:sz w:val="24"/>
          <w:szCs w:val="24"/>
        </w:rPr>
        <w:t>cent</w:t>
      </w:r>
      <w:r w:rsidR="00346F81">
        <w:rPr>
          <w:rFonts w:ascii="Times New Roman" w:eastAsia="Helvetica" w:hAnsi="Times New Roman" w:cs="Times New Roman"/>
          <w:sz w:val="24"/>
          <w:szCs w:val="24"/>
        </w:rPr>
        <w:t>r</w:t>
      </w:r>
      <w:r w:rsidR="00346F81" w:rsidRPr="00346F81">
        <w:rPr>
          <w:rFonts w:ascii="Times New Roman" w:eastAsia="Helvetica" w:hAnsi="Times New Roman" w:cs="Times New Roman"/>
          <w:sz w:val="24"/>
          <w:szCs w:val="24"/>
        </w:rPr>
        <w:t>ing</w:t>
      </w:r>
      <w:r w:rsidR="00E26A87" w:rsidRPr="00346F81">
        <w:rPr>
          <w:rFonts w:ascii="Times New Roman" w:eastAsia="Helvetica" w:hAnsi="Times New Roman" w:cs="Times New Roman"/>
          <w:sz w:val="24"/>
          <w:szCs w:val="24"/>
        </w:rPr>
        <w:t xml:space="preserve"> ring made of the same graphite foil was used to ensure the </w:t>
      </w:r>
      <w:r w:rsidR="00346F81" w:rsidRPr="00346F81">
        <w:rPr>
          <w:rFonts w:ascii="Times New Roman" w:eastAsia="Helvetica" w:hAnsi="Times New Roman" w:cs="Times New Roman"/>
          <w:color w:val="0000FF"/>
          <w:sz w:val="24"/>
          <w:szCs w:val="24"/>
        </w:rPr>
        <w:t>centred</w:t>
      </w:r>
      <w:r w:rsidR="00E26A87" w:rsidRPr="00346F81">
        <w:rPr>
          <w:rFonts w:ascii="Times New Roman" w:eastAsia="Helvetica" w:hAnsi="Times New Roman" w:cs="Times New Roman"/>
          <w:sz w:val="24"/>
          <w:szCs w:val="24"/>
        </w:rPr>
        <w:t xml:space="preserve"> placement of the specimen </w:t>
      </w:r>
      <w:r w:rsidR="00E26A87" w:rsidRPr="00346F81">
        <w:rPr>
          <w:rFonts w:ascii="Times New Roman" w:eastAsia="Helvetica" w:hAnsi="Times New Roman" w:cs="Times New Roman"/>
          <w:color w:val="0000FF"/>
          <w:sz w:val="24"/>
          <w:szCs w:val="24"/>
        </w:rPr>
        <w:t>guarantee</w:t>
      </w:r>
      <w:r w:rsidR="00346F81" w:rsidRPr="00346F81">
        <w:rPr>
          <w:rFonts w:ascii="Times New Roman" w:eastAsia="Helvetica" w:hAnsi="Times New Roman" w:cs="Times New Roman"/>
          <w:color w:val="0000FF"/>
          <w:sz w:val="24"/>
          <w:szCs w:val="24"/>
        </w:rPr>
        <w:t>ing</w:t>
      </w:r>
      <w:r w:rsidR="00E26A87" w:rsidRPr="00346F81">
        <w:rPr>
          <w:rFonts w:ascii="Times New Roman" w:eastAsia="Helvetica" w:hAnsi="Times New Roman" w:cs="Times New Roman"/>
          <w:color w:val="0000FF"/>
          <w:sz w:val="24"/>
          <w:szCs w:val="24"/>
        </w:rPr>
        <w:t xml:space="preserve"> </w:t>
      </w:r>
      <w:r w:rsidR="00346F81" w:rsidRPr="00346F81">
        <w:rPr>
          <w:rFonts w:ascii="Times New Roman" w:eastAsia="Helvetica" w:hAnsi="Times New Roman" w:cs="Times New Roman"/>
          <w:color w:val="0000FF"/>
          <w:sz w:val="24"/>
          <w:szCs w:val="24"/>
        </w:rPr>
        <w:t xml:space="preserve">the </w:t>
      </w:r>
      <w:r w:rsidR="00E26A87" w:rsidRPr="00346F81">
        <w:rPr>
          <w:rFonts w:ascii="Times New Roman" w:eastAsia="Helvetica" w:hAnsi="Times New Roman" w:cs="Times New Roman"/>
          <w:color w:val="0000FF"/>
          <w:sz w:val="24"/>
          <w:szCs w:val="24"/>
        </w:rPr>
        <w:t>homogeneous deformation</w:t>
      </w:r>
      <w:r w:rsidR="00346F81" w:rsidRPr="00346F81">
        <w:rPr>
          <w:rFonts w:ascii="Times New Roman" w:eastAsia="Helvetica" w:hAnsi="Times New Roman" w:cs="Times New Roman"/>
          <w:color w:val="0000FF"/>
          <w:sz w:val="24"/>
          <w:szCs w:val="24"/>
        </w:rPr>
        <w:t xml:space="preserve"> afterwards</w:t>
      </w:r>
      <w:r w:rsidR="00E26A87" w:rsidRPr="00346F81">
        <w:rPr>
          <w:rFonts w:ascii="Times New Roman" w:eastAsia="Helvetica" w:hAnsi="Times New Roman" w:cs="Times New Roman"/>
          <w:sz w:val="24"/>
          <w:szCs w:val="24"/>
        </w:rPr>
        <w:t>.</w:t>
      </w:r>
    </w:p>
    <w:p w14:paraId="0EF595EE" w14:textId="3A2211C1" w:rsidR="00346F81" w:rsidRDefault="00346F81" w:rsidP="00E26A87">
      <w:pPr>
        <w:spacing w:after="0" w:line="360" w:lineRule="auto"/>
        <w:jc w:val="both"/>
        <w:rPr>
          <w:rFonts w:ascii="Times New Roman" w:eastAsia="Helvetica"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D64AEA" w14:paraId="06032CC7" w14:textId="77777777" w:rsidTr="00D64AEA">
        <w:tc>
          <w:tcPr>
            <w:tcW w:w="9396" w:type="dxa"/>
          </w:tcPr>
          <w:p w14:paraId="1B5AD0A6" w14:textId="4BFACF53" w:rsidR="00D64AEA" w:rsidRDefault="00D64AEA" w:rsidP="00D64AEA">
            <w:pPr>
              <w:spacing w:line="360" w:lineRule="auto"/>
              <w:rPr>
                <w:rFonts w:ascii="Times New Roman" w:eastAsia="Helvetica" w:hAnsi="Times New Roman" w:cs="Times New Roman"/>
                <w:sz w:val="24"/>
                <w:szCs w:val="24"/>
              </w:rPr>
            </w:pPr>
            <w:r w:rsidRPr="000D5A1D">
              <w:rPr>
                <w:noProof/>
                <w:color w:val="00B050"/>
              </w:rPr>
              <w:drawing>
                <wp:inline distT="0" distB="0" distL="0" distR="0" wp14:anchorId="6FF083CF" wp14:editId="7E2A6467">
                  <wp:extent cx="5760000" cy="1418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00" cy="1418400"/>
                          </a:xfrm>
                          <a:prstGeom prst="rect">
                            <a:avLst/>
                          </a:prstGeom>
                          <a:noFill/>
                        </pic:spPr>
                      </pic:pic>
                    </a:graphicData>
                  </a:graphic>
                </wp:inline>
              </w:drawing>
            </w:r>
          </w:p>
        </w:tc>
      </w:tr>
    </w:tbl>
    <w:p w14:paraId="526BE2DD" w14:textId="4A54136A" w:rsidR="00C21B4D" w:rsidRPr="00D64AEA" w:rsidRDefault="00346F81" w:rsidP="00D64AEA">
      <w:pPr>
        <w:pStyle w:val="Caption"/>
        <w:spacing w:after="0" w:line="360" w:lineRule="auto"/>
        <w:jc w:val="both"/>
        <w:rPr>
          <w:rFonts w:ascii="Times New Roman" w:eastAsia="Helvetica" w:hAnsi="Times New Roman" w:cs="Times New Roman"/>
          <w:color w:val="auto"/>
          <w:sz w:val="24"/>
          <w:szCs w:val="24"/>
        </w:rPr>
      </w:pPr>
      <w:r w:rsidRPr="00D64AEA">
        <w:rPr>
          <w:rFonts w:ascii="Times New Roman" w:eastAsia="Helvetica" w:hAnsi="Times New Roman" w:cs="Times New Roman"/>
          <w:b/>
          <w:bCs/>
          <w:color w:val="auto"/>
          <w:sz w:val="24"/>
          <w:szCs w:val="24"/>
        </w:rPr>
        <w:t>Figure 6</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Schematic of the hot deformation process starting with </w:t>
      </w:r>
      <w:r w:rsidR="008B5EB7" w:rsidRPr="00D64AEA">
        <w:rPr>
          <w:rFonts w:ascii="Times New Roman" w:hAnsi="Times New Roman" w:cs="Times New Roman"/>
          <w:b/>
          <w:bCs/>
          <w:color w:val="auto"/>
          <w:sz w:val="24"/>
          <w:szCs w:val="24"/>
        </w:rPr>
        <w:t>a</w:t>
      </w:r>
      <w:r w:rsidR="00D64AEA" w:rsidRPr="00D64AEA">
        <w:rPr>
          <w:rFonts w:ascii="Times New Roman" w:hAnsi="Times New Roman" w:cs="Times New Roman"/>
          <w:b/>
          <w:bCs/>
          <w:color w:val="auto"/>
          <w:sz w:val="24"/>
          <w:szCs w:val="24"/>
        </w:rPr>
        <w:t>.</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10 mm dense hot compacted pellet with isotropic nanograin microstructure; </w:t>
      </w:r>
      <w:r w:rsidR="00D64AEA" w:rsidRPr="00D64AEA">
        <w:rPr>
          <w:rFonts w:ascii="Times New Roman" w:hAnsi="Times New Roman" w:cs="Times New Roman"/>
          <w:b/>
          <w:bCs/>
          <w:color w:val="auto"/>
          <w:sz w:val="24"/>
          <w:szCs w:val="24"/>
        </w:rPr>
        <w:t xml:space="preserve">b.) </w:t>
      </w:r>
      <w:r w:rsidR="008B5EB7" w:rsidRPr="00D64AEA">
        <w:rPr>
          <w:rFonts w:ascii="Times New Roman" w:hAnsi="Times New Roman" w:cs="Times New Roman"/>
          <w:color w:val="auto"/>
          <w:sz w:val="24"/>
          <w:szCs w:val="24"/>
        </w:rPr>
        <w:t xml:space="preserve">centring the pellet in 20 mm graphite die; </w:t>
      </w:r>
      <w:r w:rsidR="008B5EB7" w:rsidRPr="00D64AEA">
        <w:rPr>
          <w:rFonts w:ascii="Times New Roman" w:hAnsi="Times New Roman" w:cs="Times New Roman"/>
          <w:b/>
          <w:bCs/>
          <w:color w:val="auto"/>
          <w:sz w:val="24"/>
          <w:szCs w:val="24"/>
        </w:rPr>
        <w:t>c</w:t>
      </w:r>
      <w:r w:rsidR="00D64AEA" w:rsidRPr="00D64AEA">
        <w:rPr>
          <w:rFonts w:ascii="Times New Roman" w:hAnsi="Times New Roman" w:cs="Times New Roman"/>
          <w:b/>
          <w:bCs/>
          <w:color w:val="auto"/>
          <w:sz w:val="24"/>
          <w:szCs w:val="24"/>
        </w:rPr>
        <w:t>.</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20 mm hot deformed sample </w:t>
      </w:r>
      <w:commentRangeStart w:id="9"/>
      <w:commentRangeStart w:id="10"/>
      <w:r w:rsidR="00924208" w:rsidRPr="00924208">
        <w:rPr>
          <w:rFonts w:ascii="Times New Roman" w:hAnsi="Times New Roman" w:cs="Times New Roman"/>
          <w:color w:val="0000FF"/>
          <w:sz w:val="24"/>
          <w:szCs w:val="24"/>
        </w:rPr>
        <w:t xml:space="preserve">(Parameters 750°C, 70 MPa, 60 s) </w:t>
      </w:r>
      <w:commentRangeEnd w:id="9"/>
      <w:r w:rsidR="00924208">
        <w:rPr>
          <w:rStyle w:val="CommentReference"/>
          <w:i w:val="0"/>
          <w:iCs w:val="0"/>
          <w:color w:val="auto"/>
          <w:lang w:val="tr-TR"/>
        </w:rPr>
        <w:commentReference w:id="9"/>
      </w:r>
      <w:commentRangeEnd w:id="10"/>
      <w:r w:rsidR="00771B16">
        <w:rPr>
          <w:rStyle w:val="CommentReference"/>
          <w:i w:val="0"/>
          <w:iCs w:val="0"/>
          <w:color w:val="auto"/>
          <w:lang w:val="tr-TR"/>
        </w:rPr>
        <w:commentReference w:id="10"/>
      </w:r>
      <w:r w:rsidR="008B5EB7" w:rsidRPr="00D64AEA">
        <w:rPr>
          <w:rFonts w:ascii="Times New Roman" w:hAnsi="Times New Roman" w:cs="Times New Roman"/>
          <w:color w:val="auto"/>
          <w:sz w:val="24"/>
          <w:szCs w:val="24"/>
        </w:rPr>
        <w:t xml:space="preserve">with anisotropic </w:t>
      </w:r>
      <w:r w:rsidR="008B5EB7" w:rsidRPr="00D64AEA">
        <w:rPr>
          <w:rFonts w:ascii="Times New Roman" w:hAnsi="Times New Roman" w:cs="Times New Roman"/>
          <w:color w:val="0000FF"/>
          <w:sz w:val="24"/>
          <w:szCs w:val="24"/>
        </w:rPr>
        <w:t>nanograin</w:t>
      </w:r>
      <w:r w:rsidR="00D64AEA" w:rsidRPr="00D64AEA">
        <w:rPr>
          <w:rFonts w:ascii="Times New Roman" w:hAnsi="Times New Roman" w:cs="Times New Roman"/>
          <w:color w:val="0000FF"/>
          <w:sz w:val="24"/>
          <w:szCs w:val="24"/>
        </w:rPr>
        <w:t>ed</w:t>
      </w:r>
      <w:r w:rsidR="008B5EB7" w:rsidRPr="00D64AEA">
        <w:rPr>
          <w:rFonts w:ascii="Times New Roman" w:hAnsi="Times New Roman" w:cs="Times New Roman"/>
          <w:color w:val="auto"/>
          <w:sz w:val="24"/>
          <w:szCs w:val="24"/>
        </w:rPr>
        <w:t xml:space="preserve"> microstructure (grain </w:t>
      </w:r>
      <w:r w:rsidR="008B5EB7" w:rsidRPr="00D64AEA">
        <w:rPr>
          <w:rFonts w:ascii="Times New Roman" w:hAnsi="Times New Roman" w:cs="Times New Roman"/>
          <w:color w:val="0000FF"/>
          <w:sz w:val="24"/>
          <w:szCs w:val="24"/>
        </w:rPr>
        <w:t>grow</w:t>
      </w:r>
      <w:r w:rsidR="00D64AEA" w:rsidRPr="00D64AEA">
        <w:rPr>
          <w:rFonts w:ascii="Times New Roman" w:hAnsi="Times New Roman" w:cs="Times New Roman"/>
          <w:color w:val="0000FF"/>
          <w:sz w:val="24"/>
          <w:szCs w:val="24"/>
        </w:rPr>
        <w:t>th</w:t>
      </w:r>
      <w:r w:rsidR="008B5EB7" w:rsidRPr="00D64AEA">
        <w:rPr>
          <w:rFonts w:ascii="Times New Roman" w:hAnsi="Times New Roman" w:cs="Times New Roman"/>
          <w:color w:val="auto"/>
          <w:sz w:val="24"/>
          <w:szCs w:val="24"/>
        </w:rPr>
        <w:t xml:space="preserve"> can be observed</w:t>
      </w:r>
      <w:r w:rsidR="00AE4323" w:rsidRPr="00D64AEA">
        <w:rPr>
          <w:rFonts w:ascii="Times New Roman" w:hAnsi="Times New Roman" w:cs="Times New Roman"/>
          <w:color w:val="auto"/>
          <w:sz w:val="24"/>
          <w:szCs w:val="24"/>
        </w:rPr>
        <w:t xml:space="preserve"> in the area </w:t>
      </w:r>
      <w:r w:rsidR="00D64AEA" w:rsidRPr="00D64AEA">
        <w:rPr>
          <w:rFonts w:ascii="Times New Roman" w:hAnsi="Times New Roman" w:cs="Times New Roman"/>
          <w:color w:val="0000FF"/>
          <w:sz w:val="24"/>
          <w:szCs w:val="24"/>
        </w:rPr>
        <w:t>marked</w:t>
      </w:r>
      <w:r w:rsidR="00AE4323" w:rsidRPr="00D64AEA">
        <w:rPr>
          <w:rFonts w:ascii="Times New Roman" w:hAnsi="Times New Roman" w:cs="Times New Roman"/>
          <w:color w:val="auto"/>
          <w:sz w:val="24"/>
          <w:szCs w:val="24"/>
        </w:rPr>
        <w:t xml:space="preserve"> by </w:t>
      </w:r>
      <w:r w:rsidR="00D64AEA" w:rsidRPr="00D64AEA">
        <w:rPr>
          <w:rFonts w:ascii="Times New Roman" w:hAnsi="Times New Roman" w:cs="Times New Roman"/>
          <w:color w:val="0000FF"/>
          <w:sz w:val="24"/>
          <w:szCs w:val="24"/>
        </w:rPr>
        <w:t xml:space="preserve">the </w:t>
      </w:r>
      <w:r w:rsidR="00AE4323" w:rsidRPr="00D64AEA">
        <w:rPr>
          <w:rFonts w:ascii="Times New Roman" w:hAnsi="Times New Roman" w:cs="Times New Roman"/>
          <w:color w:val="auto"/>
          <w:sz w:val="24"/>
          <w:szCs w:val="24"/>
        </w:rPr>
        <w:t>yellow dotted line</w:t>
      </w:r>
      <w:r w:rsidR="008B5EB7" w:rsidRPr="00D64AEA">
        <w:rPr>
          <w:rFonts w:ascii="Times New Roman" w:hAnsi="Times New Roman" w:cs="Times New Roman"/>
          <w:color w:val="auto"/>
          <w:sz w:val="24"/>
          <w:szCs w:val="24"/>
        </w:rPr>
        <w:t>)</w:t>
      </w:r>
      <w:r w:rsidR="00D64AEA" w:rsidRPr="00D64AEA">
        <w:rPr>
          <w:rFonts w:ascii="Times New Roman" w:hAnsi="Times New Roman" w:cs="Times New Roman"/>
          <w:color w:val="auto"/>
          <w:sz w:val="24"/>
          <w:szCs w:val="24"/>
        </w:rPr>
        <w:t>.</w:t>
      </w:r>
    </w:p>
    <w:p w14:paraId="152ED30A" w14:textId="77777777" w:rsidR="00C21B4D" w:rsidRPr="00924208" w:rsidRDefault="00C21B4D" w:rsidP="00E26A87">
      <w:pPr>
        <w:spacing w:after="0" w:line="360" w:lineRule="auto"/>
        <w:jc w:val="both"/>
        <w:rPr>
          <w:rFonts w:ascii="Times New Roman" w:eastAsia="Helvetica" w:hAnsi="Times New Roman" w:cs="Times New Roman"/>
          <w:sz w:val="24"/>
          <w:szCs w:val="24"/>
        </w:rPr>
      </w:pPr>
    </w:p>
    <w:p w14:paraId="33980B9E" w14:textId="704C15D1" w:rsidR="00E26A87" w:rsidRPr="003E46DE" w:rsidRDefault="00E26A87" w:rsidP="00E26A87">
      <w:pPr>
        <w:spacing w:after="0" w:line="360" w:lineRule="auto"/>
        <w:jc w:val="both"/>
        <w:rPr>
          <w:rFonts w:ascii="Times New Roman" w:hAnsi="Times New Roman" w:cs="Times New Roman"/>
          <w:sz w:val="24"/>
          <w:szCs w:val="24"/>
        </w:rPr>
      </w:pPr>
      <w:r w:rsidRPr="00924208">
        <w:rPr>
          <w:rFonts w:ascii="Times New Roman" w:eastAsia="Helvetica" w:hAnsi="Times New Roman" w:cs="Times New Roman"/>
          <w:sz w:val="24"/>
          <w:szCs w:val="24"/>
        </w:rPr>
        <w:t xml:space="preserve">The processing parameters for the </w:t>
      </w:r>
      <w:r w:rsidR="00924208" w:rsidRPr="00924208">
        <w:rPr>
          <w:rFonts w:ascii="Times New Roman" w:eastAsia="Helvetica" w:hAnsi="Times New Roman" w:cs="Times New Roman"/>
          <w:color w:val="0000FF"/>
          <w:sz w:val="24"/>
          <w:szCs w:val="24"/>
        </w:rPr>
        <w:t xml:space="preserve">hot </w:t>
      </w:r>
      <w:r w:rsidRPr="00924208">
        <w:rPr>
          <w:rFonts w:ascii="Times New Roman" w:eastAsia="Helvetica" w:hAnsi="Times New Roman" w:cs="Times New Roman"/>
          <w:sz w:val="24"/>
          <w:szCs w:val="24"/>
        </w:rPr>
        <w:t xml:space="preserve">deformation </w:t>
      </w:r>
      <w:r w:rsidR="00924208" w:rsidRPr="00924208">
        <w:rPr>
          <w:rFonts w:ascii="Times New Roman" w:eastAsia="Helvetica" w:hAnsi="Times New Roman" w:cs="Times New Roman"/>
          <w:color w:val="0000FF"/>
          <w:sz w:val="24"/>
          <w:szCs w:val="24"/>
        </w:rPr>
        <w:t xml:space="preserve">step </w:t>
      </w:r>
      <w:r w:rsidRPr="00924208">
        <w:rPr>
          <w:rFonts w:ascii="Times New Roman" w:eastAsia="Helvetica" w:hAnsi="Times New Roman" w:cs="Times New Roman"/>
          <w:sz w:val="24"/>
          <w:szCs w:val="24"/>
        </w:rPr>
        <w:t xml:space="preserve">were optimized aiming to obtain </w:t>
      </w:r>
      <w:r w:rsidR="00924208" w:rsidRPr="00924208">
        <w:rPr>
          <w:rFonts w:ascii="Times New Roman" w:eastAsia="Helvetica" w:hAnsi="Times New Roman" w:cs="Times New Roman"/>
          <w:color w:val="0000FF"/>
          <w:sz w:val="24"/>
          <w:szCs w:val="24"/>
        </w:rPr>
        <w:t>a well-pronounced</w:t>
      </w:r>
      <w:r w:rsidR="00924208">
        <w:rPr>
          <w:rFonts w:ascii="Times New Roman" w:eastAsia="Helvetica" w:hAnsi="Times New Roman" w:cs="Times New Roman"/>
          <w:sz w:val="24"/>
          <w:szCs w:val="24"/>
        </w:rPr>
        <w:t xml:space="preserve"> </w:t>
      </w:r>
      <w:r w:rsidRPr="00924208">
        <w:rPr>
          <w:rFonts w:ascii="Times New Roman" w:eastAsia="Helvetica" w:hAnsi="Times New Roman" w:cs="Times New Roman"/>
          <w:sz w:val="24"/>
          <w:szCs w:val="24"/>
        </w:rPr>
        <w:t xml:space="preserve">fibre texture while avoiding abnormal/excessive grain growth. </w:t>
      </w:r>
      <w:r w:rsidRPr="007758FD">
        <w:rPr>
          <w:rFonts w:ascii="Times New Roman" w:eastAsia="Helvetica" w:hAnsi="Times New Roman" w:cs="Times New Roman"/>
          <w:color w:val="0000FF"/>
          <w:sz w:val="24"/>
          <w:szCs w:val="24"/>
        </w:rPr>
        <w:t xml:space="preserve">Based on </w:t>
      </w:r>
      <w:r w:rsidR="007758FD" w:rsidRPr="007758FD">
        <w:rPr>
          <w:rFonts w:ascii="Times New Roman" w:eastAsia="Helvetica" w:hAnsi="Times New Roman" w:cs="Times New Roman"/>
          <w:color w:val="0000FF"/>
          <w:sz w:val="24"/>
          <w:szCs w:val="24"/>
        </w:rPr>
        <w:t>the recent work of S</w:t>
      </w:r>
      <w:ins w:id="11" w:author="Iliya Angelov Radulov [4]" w:date="2023-12-15T10:34:00Z">
        <w:r w:rsidR="00771B16" w:rsidRPr="00771B16">
          <w:rPr>
            <w:rFonts w:ascii="Times New Roman" w:hAnsi="Times New Roman" w:cs="Times New Roman"/>
            <w:b/>
            <w:bCs/>
            <w:color w:val="0000FF"/>
            <w:sz w:val="24"/>
            <w:szCs w:val="24"/>
            <w:rPrChange w:id="12" w:author="Iliya Angelov Radulov [4]" w:date="2023-12-15T10:35:00Z">
              <w:rPr>
                <w:rFonts w:ascii="Times New Roman" w:hAnsi="Times New Roman" w:cs="Times New Roman"/>
                <w:b/>
                <w:bCs/>
                <w:color w:val="0000FF"/>
                <w:sz w:val="24"/>
                <w:szCs w:val="24"/>
                <w:lang w:val="de-DE"/>
              </w:rPr>
            </w:rPrChange>
          </w:rPr>
          <w:t xml:space="preserve"> </w:t>
        </w:r>
        <w:r w:rsidR="00771B16" w:rsidRPr="00771B16">
          <w:rPr>
            <w:rFonts w:ascii="Times New Roman" w:hAnsi="Times New Roman" w:cs="Times New Roman"/>
            <w:b/>
            <w:bCs/>
            <w:color w:val="0000FF"/>
            <w:sz w:val="24"/>
            <w:szCs w:val="24"/>
            <w:rPrChange w:id="13" w:author="Iliya Angelov Radulov [4]" w:date="2023-12-15T10:35:00Z">
              <w:rPr>
                <w:rFonts w:ascii="Times New Roman" w:hAnsi="Times New Roman" w:cs="Times New Roman"/>
                <w:b/>
                <w:bCs/>
                <w:color w:val="0000FF"/>
                <w:sz w:val="24"/>
                <w:szCs w:val="24"/>
                <w:lang w:val="de-DE"/>
              </w:rPr>
            </w:rPrChange>
          </w:rPr>
          <w:t>Sawatzki</w:t>
        </w:r>
      </w:ins>
      <w:ins w:id="14" w:author="Iliya Angelov Radulov [4]" w:date="2023-12-15T10:32:00Z">
        <w:r w:rsidR="00771B16">
          <w:rPr>
            <w:rFonts w:ascii="Times New Roman" w:eastAsia="Helvetica" w:hAnsi="Times New Roman" w:cs="Times New Roman"/>
            <w:color w:val="0000FF"/>
            <w:sz w:val="24"/>
            <w:szCs w:val="24"/>
          </w:rPr>
          <w:t xml:space="preserve"> </w:t>
        </w:r>
      </w:ins>
      <w:r w:rsidR="00924208">
        <w:rPr>
          <w:rFonts w:ascii="Times New Roman" w:eastAsia="Helvetica" w:hAnsi="Times New Roman" w:cs="Times New Roman"/>
          <w:sz w:val="24"/>
          <w:szCs w:val="24"/>
        </w:rPr>
        <w:t>[</w:t>
      </w:r>
      <w:ins w:id="15" w:author="Iliya Angelov Radulov [4]" w:date="2023-12-15T10:34:00Z">
        <w:r w:rsidR="00771B16" w:rsidRPr="00771B16">
          <w:rPr>
            <w:rFonts w:ascii="Times New Roman" w:hAnsi="Times New Roman" w:cs="Times New Roman"/>
            <w:b/>
            <w:bCs/>
            <w:color w:val="0000FF"/>
            <w:sz w:val="24"/>
            <w:szCs w:val="24"/>
            <w:rPrChange w:id="16" w:author="Iliya Angelov Radulov [4]" w:date="2023-12-15T10:34:00Z">
              <w:rPr>
                <w:rFonts w:ascii="Times New Roman" w:hAnsi="Times New Roman" w:cs="Times New Roman"/>
                <w:b/>
                <w:bCs/>
                <w:color w:val="0000FF"/>
                <w:sz w:val="24"/>
                <w:szCs w:val="24"/>
                <w:lang w:val="de-DE"/>
              </w:rPr>
            </w:rPrChange>
          </w:rPr>
          <w:t>Sawatzki 2016</w:t>
        </w:r>
      </w:ins>
      <w:r w:rsidR="00924208">
        <w:rPr>
          <w:rFonts w:ascii="Times New Roman" w:eastAsia="Helvetica" w:hAnsi="Times New Roman" w:cs="Times New Roman"/>
          <w:sz w:val="24"/>
          <w:szCs w:val="24"/>
        </w:rPr>
        <w:t>]</w:t>
      </w:r>
      <w:r w:rsidRPr="00924208">
        <w:rPr>
          <w:rFonts w:ascii="Times New Roman" w:eastAsia="Helvetica" w:hAnsi="Times New Roman" w:cs="Times New Roman"/>
          <w:sz w:val="24"/>
          <w:szCs w:val="24"/>
        </w:rPr>
        <w:t>, the deformation temperature was set to be 750°C (25°C above the compaction temperature). The p</w:t>
      </w:r>
      <w:r w:rsidRPr="00924208">
        <w:rPr>
          <w:rFonts w:ascii="Times New Roman" w:hAnsi="Times New Roman" w:cs="Times New Roman"/>
          <w:sz w:val="24"/>
          <w:szCs w:val="24"/>
        </w:rPr>
        <w:t xml:space="preserve">re-load of </w:t>
      </w:r>
      <w:commentRangeStart w:id="17"/>
      <w:commentRangeStart w:id="18"/>
      <w:r w:rsidRPr="00924208">
        <w:rPr>
          <w:rFonts w:ascii="Times New Roman" w:hAnsi="Times New Roman" w:cs="Times New Roman"/>
          <w:sz w:val="24"/>
          <w:szCs w:val="24"/>
        </w:rPr>
        <w:t xml:space="preserve">10 MPa </w:t>
      </w:r>
      <w:commentRangeEnd w:id="17"/>
      <w:r w:rsidR="007758FD">
        <w:rPr>
          <w:rStyle w:val="CommentReference"/>
          <w:lang w:val="tr-TR"/>
        </w:rPr>
        <w:commentReference w:id="17"/>
      </w:r>
      <w:commentRangeEnd w:id="18"/>
      <w:r w:rsidR="001D66A2">
        <w:rPr>
          <w:rStyle w:val="CommentReference"/>
          <w:lang w:val="tr-TR"/>
        </w:rPr>
        <w:commentReference w:id="18"/>
      </w:r>
      <w:r w:rsidRPr="00924208">
        <w:rPr>
          <w:rFonts w:ascii="Times New Roman" w:hAnsi="Times New Roman" w:cs="Times New Roman"/>
          <w:sz w:val="24"/>
          <w:szCs w:val="24"/>
        </w:rPr>
        <w:t xml:space="preserve">(minimum required for the device) was applied during the sample was heated up to 600°C with 75 </w:t>
      </w:r>
      <w:bookmarkStart w:id="19" w:name="_Hlk153193923"/>
      <w:r w:rsidR="007758FD" w:rsidRPr="007758FD">
        <w:rPr>
          <w:rFonts w:ascii="Times New Roman" w:hAnsi="Times New Roman" w:cs="Times New Roman"/>
          <w:color w:val="0000FF"/>
          <w:sz w:val="24"/>
          <w:szCs w:val="24"/>
        </w:rPr>
        <w:t>°</w:t>
      </w:r>
      <w:r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-1</w:t>
      </w:r>
      <w:bookmarkEnd w:id="19"/>
      <w:r w:rsidRPr="00924208">
        <w:rPr>
          <w:rFonts w:ascii="Times New Roman" w:hAnsi="Times New Roman" w:cs="Times New Roman"/>
          <w:sz w:val="24"/>
          <w:szCs w:val="24"/>
        </w:rPr>
        <w:t xml:space="preserve">. During the next step the sample was heated up to 750°C with 75 </w:t>
      </w:r>
      <w:r w:rsidR="007758FD"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007758FD"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 xml:space="preserve">-1 </w:t>
      </w:r>
      <w:r w:rsidRPr="00924208">
        <w:rPr>
          <w:rFonts w:ascii="Times New Roman" w:hAnsi="Times New Roman" w:cs="Times New Roman"/>
          <w:sz w:val="24"/>
          <w:szCs w:val="24"/>
        </w:rPr>
        <w:t xml:space="preserve">and pressure was increased to 50 MPa. The pressure was further kept at 50 MPa during the dwell time of 60 s at 750°C followed by cooling, </w:t>
      </w:r>
      <w:r w:rsidRPr="00924208">
        <w:rPr>
          <w:rFonts w:ascii="Times New Roman" w:hAnsi="Times New Roman" w:cs="Times New Roman"/>
          <w:sz w:val="24"/>
          <w:szCs w:val="24"/>
        </w:rPr>
        <w:lastRenderedPageBreak/>
        <w:t xml:space="preserve">in which the power was switched off (see </w:t>
      </w:r>
      <w:r w:rsidRPr="007758FD">
        <w:rPr>
          <w:rFonts w:ascii="Times New Roman" w:hAnsi="Times New Roman" w:cs="Times New Roman"/>
          <w:b/>
          <w:bCs/>
          <w:color w:val="0000FF"/>
          <w:sz w:val="24"/>
          <w:szCs w:val="24"/>
        </w:rPr>
        <w:t xml:space="preserve">Table </w:t>
      </w:r>
      <w:r w:rsidR="007758FD" w:rsidRPr="007758FD">
        <w:rPr>
          <w:rFonts w:ascii="Times New Roman" w:hAnsi="Times New Roman" w:cs="Times New Roman"/>
          <w:b/>
          <w:bCs/>
          <w:color w:val="0000FF"/>
          <w:sz w:val="24"/>
          <w:szCs w:val="24"/>
        </w:rPr>
        <w:t>2</w:t>
      </w:r>
      <w:r w:rsidRPr="00924208">
        <w:rPr>
          <w:rFonts w:ascii="Times New Roman" w:hAnsi="Times New Roman" w:cs="Times New Roman"/>
          <w:sz w:val="24"/>
          <w:szCs w:val="24"/>
        </w:rPr>
        <w:t>).</w:t>
      </w:r>
      <w:r w:rsidR="003E46DE">
        <w:rPr>
          <w:rFonts w:ascii="Times New Roman" w:hAnsi="Times New Roman" w:cs="Times New Roman"/>
          <w:sz w:val="24"/>
          <w:szCs w:val="24"/>
        </w:rPr>
        <w:t xml:space="preserve"> </w:t>
      </w:r>
      <w:r w:rsidRPr="007758FD">
        <w:rPr>
          <w:rFonts w:ascii="Times New Roman" w:hAnsi="Times New Roman" w:cs="Times New Roman"/>
          <w:sz w:val="24"/>
          <w:szCs w:val="24"/>
        </w:rPr>
        <w:t xml:space="preserve">The sample (HDS501) obtained with those deformation parameters, had </w:t>
      </w:r>
      <w:r w:rsidR="003E46DE">
        <w:rPr>
          <w:rFonts w:ascii="Times New Roman" w:hAnsi="Times New Roman" w:cs="Times New Roman"/>
          <w:sz w:val="24"/>
          <w:szCs w:val="24"/>
        </w:rPr>
        <w:t xml:space="preserve">a </w:t>
      </w:r>
      <w:r w:rsidRPr="007758FD">
        <w:rPr>
          <w:rFonts w:ascii="Times New Roman" w:hAnsi="Times New Roman" w:cs="Times New Roman"/>
          <w:sz w:val="24"/>
          <w:szCs w:val="24"/>
        </w:rPr>
        <w:t xml:space="preserve">final diameter of 19 mm, meaning that the deformation was not fully completed considering the 20 mm diameter of the graphite die used in </w:t>
      </w:r>
      <w:r w:rsidRPr="003E46DE">
        <w:rPr>
          <w:rFonts w:ascii="Times New Roman" w:hAnsi="Times New Roman" w:cs="Times New Roman"/>
          <w:color w:val="0000FF"/>
          <w:sz w:val="24"/>
          <w:szCs w:val="24"/>
        </w:rPr>
        <w:t>th</w:t>
      </w:r>
      <w:r w:rsidR="003E46DE" w:rsidRPr="003E46DE">
        <w:rPr>
          <w:rFonts w:ascii="Times New Roman" w:hAnsi="Times New Roman" w:cs="Times New Roman"/>
          <w:color w:val="0000FF"/>
          <w:sz w:val="24"/>
          <w:szCs w:val="24"/>
        </w:rPr>
        <w:t>is</w:t>
      </w:r>
      <w:r w:rsidR="003E46DE">
        <w:rPr>
          <w:rFonts w:ascii="Times New Roman" w:hAnsi="Times New Roman" w:cs="Times New Roman"/>
          <w:sz w:val="24"/>
          <w:szCs w:val="24"/>
        </w:rPr>
        <w:t xml:space="preserve"> </w:t>
      </w:r>
      <w:r w:rsidR="007758FD" w:rsidRPr="007758FD">
        <w:rPr>
          <w:rFonts w:ascii="Times New Roman" w:hAnsi="Times New Roman" w:cs="Times New Roman"/>
          <w:color w:val="0000FF"/>
          <w:sz w:val="24"/>
          <w:szCs w:val="24"/>
        </w:rPr>
        <w:t>study</w:t>
      </w:r>
      <w:r w:rsidRPr="007758FD">
        <w:rPr>
          <w:rFonts w:ascii="Times New Roman" w:hAnsi="Times New Roman" w:cs="Times New Roman"/>
          <w:sz w:val="24"/>
          <w:szCs w:val="24"/>
        </w:rPr>
        <w:t xml:space="preserve">. Therefore, the sample was not </w:t>
      </w:r>
      <w:r w:rsidRPr="007758FD">
        <w:rPr>
          <w:rFonts w:ascii="Times New Roman" w:hAnsi="Times New Roman" w:cs="Times New Roman"/>
          <w:color w:val="0000FF"/>
          <w:sz w:val="24"/>
          <w:szCs w:val="24"/>
        </w:rPr>
        <w:t>well</w:t>
      </w:r>
      <w:r w:rsidR="007758FD" w:rsidRPr="007758FD">
        <w:rPr>
          <w:rFonts w:ascii="Times New Roman" w:hAnsi="Times New Roman" w:cs="Times New Roman"/>
          <w:color w:val="0000FF"/>
          <w:sz w:val="24"/>
          <w:szCs w:val="24"/>
        </w:rPr>
        <w:t>-de</w:t>
      </w:r>
      <w:r w:rsidRPr="007758FD">
        <w:rPr>
          <w:rFonts w:ascii="Times New Roman" w:hAnsi="Times New Roman" w:cs="Times New Roman"/>
          <w:color w:val="0000FF"/>
          <w:sz w:val="24"/>
          <w:szCs w:val="24"/>
        </w:rPr>
        <w:t xml:space="preserve">formed </w:t>
      </w:r>
      <w:r w:rsidRPr="007758FD">
        <w:rPr>
          <w:rFonts w:ascii="Times New Roman" w:hAnsi="Times New Roman" w:cs="Times New Roman"/>
          <w:sz w:val="24"/>
          <w:szCs w:val="24"/>
        </w:rPr>
        <w:t xml:space="preserve">at the edge, where cracks were visible. Consequently, the degree of alignment was inhomogeneous at the outer part </w:t>
      </w:r>
      <w:r w:rsidR="007758FD" w:rsidRPr="003E46DE">
        <w:rPr>
          <w:rFonts w:ascii="Times New Roman" w:hAnsi="Times New Roman" w:cs="Times New Roman"/>
          <w:color w:val="0000FF"/>
          <w:sz w:val="24"/>
          <w:szCs w:val="24"/>
        </w:rPr>
        <w:t>of the sample</w:t>
      </w:r>
      <w:r w:rsidR="007758FD">
        <w:rPr>
          <w:rFonts w:ascii="Times New Roman" w:hAnsi="Times New Roman" w:cs="Times New Roman"/>
          <w:sz w:val="24"/>
          <w:szCs w:val="24"/>
        </w:rPr>
        <w:t xml:space="preserve">. </w:t>
      </w:r>
      <w:r w:rsidR="003E46DE" w:rsidRPr="003E46DE">
        <w:rPr>
          <w:rFonts w:ascii="Times New Roman" w:hAnsi="Times New Roman" w:cs="Times New Roman"/>
          <w:color w:val="0000FF"/>
          <w:sz w:val="24"/>
          <w:szCs w:val="24"/>
        </w:rPr>
        <w:t>Contrarily</w:t>
      </w:r>
      <w:r w:rsidR="007758FD" w:rsidRPr="003E46DE">
        <w:rPr>
          <w:rFonts w:ascii="Times New Roman" w:hAnsi="Times New Roman" w:cs="Times New Roman"/>
          <w:color w:val="0000FF"/>
          <w:sz w:val="24"/>
          <w:szCs w:val="24"/>
        </w:rPr>
        <w:t>, a</w:t>
      </w:r>
      <w:r w:rsidRPr="003E46DE">
        <w:rPr>
          <w:rFonts w:ascii="Times New Roman" w:hAnsi="Times New Roman" w:cs="Times New Roman"/>
          <w:color w:val="0000FF"/>
          <w:sz w:val="24"/>
          <w:szCs w:val="24"/>
        </w:rPr>
        <w:t xml:space="preserve"> homogeneous </w:t>
      </w:r>
      <w:r w:rsidR="007758FD" w:rsidRPr="003E46DE">
        <w:rPr>
          <w:rFonts w:ascii="Times New Roman" w:hAnsi="Times New Roman" w:cs="Times New Roman"/>
          <w:color w:val="0000FF"/>
          <w:sz w:val="24"/>
          <w:szCs w:val="24"/>
        </w:rPr>
        <w:t xml:space="preserve">microstructure was </w:t>
      </w:r>
      <w:r w:rsidR="00295ABF">
        <w:rPr>
          <w:rFonts w:ascii="Times New Roman" w:hAnsi="Times New Roman" w:cs="Times New Roman"/>
          <w:color w:val="0000FF"/>
          <w:sz w:val="24"/>
          <w:szCs w:val="24"/>
        </w:rPr>
        <w:t>observed</w:t>
      </w:r>
      <w:r w:rsidR="003E46DE" w:rsidRPr="003E46DE">
        <w:rPr>
          <w:rFonts w:ascii="Times New Roman" w:hAnsi="Times New Roman" w:cs="Times New Roman"/>
          <w:color w:val="0000FF"/>
          <w:sz w:val="24"/>
          <w:szCs w:val="24"/>
        </w:rPr>
        <w:t xml:space="preserve"> </w:t>
      </w:r>
      <w:r w:rsidR="00295ABF">
        <w:rPr>
          <w:rFonts w:ascii="Times New Roman" w:hAnsi="Times New Roman" w:cs="Times New Roman"/>
          <w:color w:val="0000FF"/>
          <w:sz w:val="24"/>
          <w:szCs w:val="24"/>
        </w:rPr>
        <w:t>in</w:t>
      </w:r>
      <w:r w:rsidR="003E46DE" w:rsidRPr="003E46DE">
        <w:rPr>
          <w:rFonts w:ascii="Times New Roman" w:hAnsi="Times New Roman" w:cs="Times New Roman"/>
          <w:color w:val="0000FF"/>
          <w:sz w:val="24"/>
          <w:szCs w:val="24"/>
        </w:rPr>
        <w:t xml:space="preserve"> the centre</w:t>
      </w:r>
      <w:r w:rsidRPr="003E46DE">
        <w:rPr>
          <w:rFonts w:ascii="Times New Roman" w:hAnsi="Times New Roman" w:cs="Times New Roman"/>
          <w:color w:val="0000FF"/>
          <w:sz w:val="24"/>
          <w:szCs w:val="24"/>
        </w:rPr>
        <w:t>.</w:t>
      </w:r>
    </w:p>
    <w:p w14:paraId="6B0269C3" w14:textId="4961BC80" w:rsidR="00E26A87" w:rsidRPr="007758FD" w:rsidRDefault="00E26A87" w:rsidP="00E26A87">
      <w:pPr>
        <w:spacing w:after="0" w:line="360" w:lineRule="auto"/>
        <w:jc w:val="both"/>
        <w:rPr>
          <w:rFonts w:ascii="Times New Roman" w:hAnsi="Times New Roman" w:cs="Times New Roman"/>
          <w:sz w:val="24"/>
          <w:szCs w:val="24"/>
        </w:rPr>
      </w:pPr>
      <w:r w:rsidRPr="007758FD">
        <w:rPr>
          <w:rFonts w:ascii="Times New Roman" w:hAnsi="Times New Roman" w:cs="Times New Roman"/>
          <w:sz w:val="24"/>
          <w:szCs w:val="24"/>
        </w:rPr>
        <w:t xml:space="preserve">To complete the deformation and improve the microstructure </w:t>
      </w:r>
      <w:r w:rsidR="003E46DE" w:rsidRPr="003E46DE">
        <w:rPr>
          <w:rFonts w:ascii="Times New Roman" w:hAnsi="Times New Roman" w:cs="Times New Roman"/>
          <w:color w:val="0000FF"/>
          <w:sz w:val="24"/>
          <w:szCs w:val="24"/>
        </w:rPr>
        <w:t xml:space="preserve">with respect to the </w:t>
      </w:r>
      <w:r w:rsidRPr="003E46DE">
        <w:rPr>
          <w:rFonts w:ascii="Times New Roman" w:hAnsi="Times New Roman" w:cs="Times New Roman"/>
          <w:color w:val="0000FF"/>
          <w:sz w:val="24"/>
          <w:szCs w:val="24"/>
        </w:rPr>
        <w:t>texture</w:t>
      </w:r>
      <w:r w:rsidR="003E46DE">
        <w:rPr>
          <w:rFonts w:ascii="Times New Roman" w:hAnsi="Times New Roman" w:cs="Times New Roman"/>
          <w:sz w:val="24"/>
          <w:szCs w:val="24"/>
        </w:rPr>
        <w:t>,</w:t>
      </w:r>
      <w:r w:rsidRPr="007758FD">
        <w:rPr>
          <w:rFonts w:ascii="Times New Roman" w:hAnsi="Times New Roman" w:cs="Times New Roman"/>
          <w:sz w:val="24"/>
          <w:szCs w:val="24"/>
        </w:rPr>
        <w:t xml:space="preserve"> the pressure during the dwell time of 60 s at 750°C was further increased to 60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HDS60x), 70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HDS70x) and 80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 xml:space="preserve">HDS80x), </w:t>
      </w:r>
      <w:r w:rsidR="003E46DE" w:rsidRPr="003E46DE">
        <w:rPr>
          <w:rFonts w:ascii="Times New Roman" w:hAnsi="Times New Roman" w:cs="Times New Roman"/>
          <w:color w:val="0000FF"/>
          <w:sz w:val="24"/>
          <w:szCs w:val="24"/>
        </w:rPr>
        <w:t>while keeping the cooling conditions constant.</w:t>
      </w:r>
    </w:p>
    <w:p w14:paraId="23057F1B" w14:textId="3C1075F8" w:rsidR="00B10A59" w:rsidRDefault="00E26A87" w:rsidP="00E42FF0">
      <w:pPr>
        <w:spacing w:after="0" w:line="360" w:lineRule="auto"/>
        <w:jc w:val="both"/>
        <w:rPr>
          <w:rFonts w:ascii="Times New Roman" w:hAnsi="Times New Roman" w:cs="Times New Roman"/>
          <w:sz w:val="24"/>
          <w:szCs w:val="24"/>
        </w:rPr>
      </w:pPr>
      <w:r w:rsidRPr="007758FD">
        <w:rPr>
          <w:rFonts w:ascii="Times New Roman" w:hAnsi="Times New Roman" w:cs="Times New Roman"/>
          <w:sz w:val="24"/>
          <w:szCs w:val="24"/>
        </w:rPr>
        <w:t xml:space="preserve">By increasing the applied pressure, a significant improvement on the alignment was obtained, however grain </w:t>
      </w:r>
      <w:r w:rsidRPr="003E46DE">
        <w:rPr>
          <w:rFonts w:ascii="Times New Roman" w:hAnsi="Times New Roman" w:cs="Times New Roman"/>
          <w:color w:val="0000FF"/>
          <w:sz w:val="24"/>
          <w:szCs w:val="24"/>
        </w:rPr>
        <w:t>grow</w:t>
      </w:r>
      <w:r w:rsidR="003E46DE" w:rsidRPr="003E46DE">
        <w:rPr>
          <w:rFonts w:ascii="Times New Roman" w:hAnsi="Times New Roman" w:cs="Times New Roman"/>
          <w:color w:val="0000FF"/>
          <w:sz w:val="24"/>
          <w:szCs w:val="24"/>
        </w:rPr>
        <w:t>th</w:t>
      </w:r>
      <w:r w:rsidRPr="003E46DE">
        <w:rPr>
          <w:rFonts w:ascii="Times New Roman" w:hAnsi="Times New Roman" w:cs="Times New Roman"/>
          <w:color w:val="0000FF"/>
          <w:sz w:val="24"/>
          <w:szCs w:val="24"/>
        </w:rPr>
        <w:t xml:space="preserve"> </w:t>
      </w:r>
      <w:r w:rsidRPr="007758FD">
        <w:rPr>
          <w:rFonts w:ascii="Times New Roman" w:hAnsi="Times New Roman" w:cs="Times New Roman"/>
          <w:sz w:val="24"/>
          <w:szCs w:val="24"/>
        </w:rPr>
        <w:t>was observed</w:t>
      </w:r>
      <w:r w:rsidR="003E46DE">
        <w:rPr>
          <w:rFonts w:ascii="Times New Roman" w:hAnsi="Times New Roman" w:cs="Times New Roman"/>
          <w:sz w:val="24"/>
          <w:szCs w:val="24"/>
        </w:rPr>
        <w:t xml:space="preserve">. </w:t>
      </w:r>
      <w:commentRangeStart w:id="20"/>
      <w:commentRangeStart w:id="21"/>
      <w:r w:rsidR="003E46DE" w:rsidRPr="003E46DE">
        <w:rPr>
          <w:rFonts w:ascii="Times New Roman" w:hAnsi="Times New Roman" w:cs="Times New Roman"/>
          <w:color w:val="0000FF"/>
          <w:sz w:val="24"/>
          <w:szCs w:val="24"/>
        </w:rPr>
        <w:t>Increased grain growth with increasing the pressure is not intuitive, but might be explained by a better heat exchange between adjacent grains.</w:t>
      </w:r>
      <w:r w:rsidRPr="003E46DE">
        <w:rPr>
          <w:rFonts w:ascii="Times New Roman" w:hAnsi="Times New Roman" w:cs="Times New Roman"/>
          <w:color w:val="0000FF"/>
          <w:sz w:val="24"/>
          <w:szCs w:val="24"/>
        </w:rPr>
        <w:t xml:space="preserve"> </w:t>
      </w:r>
      <w:commentRangeEnd w:id="20"/>
      <w:r w:rsidR="003E46DE">
        <w:rPr>
          <w:rStyle w:val="CommentReference"/>
          <w:lang w:val="tr-TR"/>
        </w:rPr>
        <w:commentReference w:id="20"/>
      </w:r>
      <w:commentRangeEnd w:id="21"/>
      <w:r w:rsidR="00771B16">
        <w:rPr>
          <w:rStyle w:val="CommentReference"/>
          <w:lang w:val="tr-TR"/>
        </w:rPr>
        <w:commentReference w:id="21"/>
      </w:r>
      <w:r w:rsidR="003E46DE">
        <w:rPr>
          <w:rFonts w:ascii="Times New Roman" w:hAnsi="Times New Roman" w:cs="Times New Roman"/>
          <w:sz w:val="24"/>
          <w:szCs w:val="24"/>
        </w:rPr>
        <w:t xml:space="preserve">Further </w:t>
      </w:r>
      <w:r w:rsidRPr="007758FD">
        <w:rPr>
          <w:rFonts w:ascii="Times New Roman" w:hAnsi="Times New Roman" w:cs="Times New Roman"/>
          <w:sz w:val="24"/>
          <w:szCs w:val="24"/>
        </w:rPr>
        <w:t xml:space="preserve">deformation experiments were done by varying the heating rate (50 to 100 </w:t>
      </w:r>
      <w:r w:rsidRPr="003E46DE">
        <w:rPr>
          <w:rFonts w:ascii="Times New Roman" w:hAnsi="Times New Roman" w:cs="Times New Roman"/>
          <w:color w:val="0000FF"/>
          <w:sz w:val="24"/>
          <w:szCs w:val="24"/>
        </w:rPr>
        <w:t>°C</w:t>
      </w:r>
      <w:r w:rsidR="003E46DE" w:rsidRPr="003E46DE">
        <w:rPr>
          <w:rFonts w:ascii="Times New Roman" w:hAnsi="Times New Roman" w:cs="Times New Roman"/>
          <w:color w:val="0000FF"/>
          <w:sz w:val="24"/>
          <w:szCs w:val="24"/>
        </w:rPr>
        <w:sym w:font="Symbol" w:char="F0D7"/>
      </w:r>
      <w:r w:rsidRPr="003E46DE">
        <w:rPr>
          <w:rFonts w:ascii="Times New Roman" w:hAnsi="Times New Roman" w:cs="Times New Roman"/>
          <w:color w:val="0000FF"/>
          <w:sz w:val="24"/>
          <w:szCs w:val="24"/>
        </w:rPr>
        <w:t>min</w:t>
      </w:r>
      <w:r w:rsidR="003E46DE" w:rsidRPr="003E46DE">
        <w:rPr>
          <w:rFonts w:ascii="Times New Roman" w:hAnsi="Times New Roman" w:cs="Times New Roman"/>
          <w:color w:val="0000FF"/>
          <w:sz w:val="24"/>
          <w:szCs w:val="24"/>
          <w:vertAlign w:val="superscript"/>
        </w:rPr>
        <w:t>-1</w:t>
      </w:r>
      <w:r w:rsidRPr="007758FD">
        <w:rPr>
          <w:rFonts w:ascii="Times New Roman" w:hAnsi="Times New Roman" w:cs="Times New Roman"/>
          <w:sz w:val="24"/>
          <w:szCs w:val="24"/>
        </w:rPr>
        <w:t>) and the dwelling temperature (</w:t>
      </w:r>
      <w:r w:rsidR="003E46DE" w:rsidRPr="003E46DE">
        <w:rPr>
          <w:rFonts w:ascii="Times New Roman" w:hAnsi="Times New Roman" w:cs="Times New Roman"/>
          <w:color w:val="0000FF"/>
          <w:sz w:val="24"/>
          <w:szCs w:val="24"/>
        </w:rPr>
        <w:t>30 s and 60 s</w:t>
      </w:r>
      <w:r w:rsidRPr="007758FD">
        <w:rPr>
          <w:rFonts w:ascii="Times New Roman" w:hAnsi="Times New Roman" w:cs="Times New Roman"/>
          <w:sz w:val="24"/>
          <w:szCs w:val="24"/>
        </w:rPr>
        <w:t xml:space="preserve">). </w:t>
      </w:r>
      <w:r w:rsidR="003E46DE" w:rsidRPr="003E46DE">
        <w:rPr>
          <w:rFonts w:ascii="Times New Roman" w:hAnsi="Times New Roman" w:cs="Times New Roman"/>
          <w:b/>
          <w:bCs/>
          <w:color w:val="0000FF"/>
          <w:sz w:val="24"/>
          <w:szCs w:val="24"/>
        </w:rPr>
        <w:t>Table 2</w:t>
      </w:r>
      <w:r w:rsidR="003E46DE" w:rsidRPr="003E46DE">
        <w:rPr>
          <w:rFonts w:ascii="Times New Roman" w:hAnsi="Times New Roman" w:cs="Times New Roman"/>
          <w:color w:val="0000FF"/>
          <w:sz w:val="24"/>
          <w:szCs w:val="24"/>
        </w:rPr>
        <w:t xml:space="preserve"> summarizes all parameters investigated in the present study. </w:t>
      </w:r>
      <w:r w:rsidRPr="007758FD">
        <w:rPr>
          <w:rFonts w:ascii="Times New Roman" w:hAnsi="Times New Roman" w:cs="Times New Roman"/>
          <w:sz w:val="24"/>
          <w:szCs w:val="24"/>
        </w:rPr>
        <w:t xml:space="preserve">Based on the observed </w:t>
      </w:r>
      <w:r w:rsidRPr="00E42FF0">
        <w:rPr>
          <w:rFonts w:ascii="Times New Roman" w:hAnsi="Times New Roman" w:cs="Times New Roman"/>
          <w:color w:val="0000FF"/>
          <w:sz w:val="24"/>
          <w:szCs w:val="24"/>
        </w:rPr>
        <w:t>microstructure</w:t>
      </w:r>
      <w:r w:rsidR="00E42FF0" w:rsidRPr="00E42FF0">
        <w:rPr>
          <w:rFonts w:ascii="Times New Roman" w:hAnsi="Times New Roman" w:cs="Times New Roman"/>
          <w:color w:val="0000FF"/>
          <w:sz w:val="24"/>
          <w:szCs w:val="24"/>
        </w:rPr>
        <w:t>s</w:t>
      </w:r>
      <w:r w:rsidRPr="007758FD">
        <w:rPr>
          <w:rFonts w:ascii="Times New Roman" w:hAnsi="Times New Roman" w:cs="Times New Roman"/>
          <w:sz w:val="24"/>
          <w:szCs w:val="24"/>
        </w:rPr>
        <w:t xml:space="preserve">, the best results </w:t>
      </w:r>
      <w:r w:rsidR="00E42FF0">
        <w:rPr>
          <w:rFonts w:ascii="Times New Roman" w:hAnsi="Times New Roman" w:cs="Times New Roman"/>
          <w:sz w:val="24"/>
          <w:szCs w:val="24"/>
        </w:rPr>
        <w:t xml:space="preserve">were </w:t>
      </w:r>
      <w:r w:rsidRPr="007758FD">
        <w:rPr>
          <w:rFonts w:ascii="Times New Roman" w:hAnsi="Times New Roman" w:cs="Times New Roman"/>
          <w:sz w:val="24"/>
          <w:szCs w:val="24"/>
        </w:rPr>
        <w:t xml:space="preserve">obtained with </w:t>
      </w:r>
      <w:r w:rsidR="00E42FF0" w:rsidRPr="00E42FF0">
        <w:rPr>
          <w:rFonts w:ascii="Times New Roman" w:hAnsi="Times New Roman" w:cs="Times New Roman"/>
          <w:color w:val="0000FF"/>
          <w:sz w:val="24"/>
          <w:szCs w:val="24"/>
        </w:rPr>
        <w:t xml:space="preserve">the </w:t>
      </w:r>
      <w:r w:rsidRPr="007758FD">
        <w:rPr>
          <w:rFonts w:ascii="Times New Roman" w:hAnsi="Times New Roman" w:cs="Times New Roman"/>
          <w:sz w:val="24"/>
          <w:szCs w:val="24"/>
        </w:rPr>
        <w:t xml:space="preserve">heating rate </w:t>
      </w:r>
      <w:r w:rsidRPr="00E42FF0">
        <w:rPr>
          <w:rFonts w:ascii="Times New Roman" w:hAnsi="Times New Roman" w:cs="Times New Roman"/>
          <w:color w:val="0000FF"/>
          <w:sz w:val="24"/>
          <w:szCs w:val="24"/>
        </w:rPr>
        <w:t>of 75 °C</w:t>
      </w:r>
      <w:r w:rsidR="00E42FF0" w:rsidRPr="00E42FF0">
        <w:rPr>
          <w:rFonts w:ascii="Times New Roman" w:hAnsi="Times New Roman" w:cs="Times New Roman"/>
          <w:color w:val="0000FF"/>
          <w:sz w:val="24"/>
          <w:szCs w:val="24"/>
        </w:rPr>
        <w:sym w:font="Symbol" w:char="F0D7"/>
      </w:r>
      <w:r w:rsidRPr="00E42FF0">
        <w:rPr>
          <w:rFonts w:ascii="Times New Roman" w:hAnsi="Times New Roman" w:cs="Times New Roman"/>
          <w:color w:val="0000FF"/>
          <w:sz w:val="24"/>
          <w:szCs w:val="24"/>
        </w:rPr>
        <w:t>min</w:t>
      </w:r>
      <w:r w:rsidR="00E42FF0" w:rsidRPr="00E42FF0">
        <w:rPr>
          <w:rFonts w:ascii="Times New Roman" w:hAnsi="Times New Roman" w:cs="Times New Roman"/>
          <w:color w:val="0000FF"/>
          <w:sz w:val="24"/>
          <w:szCs w:val="24"/>
          <w:vertAlign w:val="superscript"/>
        </w:rPr>
        <w:t>-1</w:t>
      </w:r>
      <w:r w:rsidR="00E42FF0" w:rsidRPr="00E42FF0">
        <w:rPr>
          <w:rFonts w:ascii="Times New Roman" w:hAnsi="Times New Roman" w:cs="Times New Roman"/>
          <w:color w:val="0000FF"/>
          <w:sz w:val="24"/>
          <w:szCs w:val="24"/>
        </w:rPr>
        <w:t xml:space="preserve">, </w:t>
      </w:r>
      <w:r w:rsidRPr="00E42FF0">
        <w:rPr>
          <w:rFonts w:ascii="Times New Roman" w:hAnsi="Times New Roman" w:cs="Times New Roman"/>
          <w:color w:val="0000FF"/>
          <w:sz w:val="24"/>
          <w:szCs w:val="24"/>
        </w:rPr>
        <w:t>a</w:t>
      </w:r>
      <w:r w:rsidR="00E42FF0" w:rsidRPr="00E42FF0">
        <w:rPr>
          <w:rFonts w:ascii="Times New Roman" w:hAnsi="Times New Roman" w:cs="Times New Roman"/>
          <w:color w:val="0000FF"/>
          <w:sz w:val="24"/>
          <w:szCs w:val="24"/>
        </w:rPr>
        <w:t xml:space="preserve"> </w:t>
      </w:r>
      <w:r w:rsidRPr="00E42FF0">
        <w:rPr>
          <w:rFonts w:ascii="Times New Roman" w:hAnsi="Times New Roman" w:cs="Times New Roman"/>
          <w:color w:val="0000FF"/>
          <w:sz w:val="24"/>
          <w:szCs w:val="24"/>
        </w:rPr>
        <w:t xml:space="preserve">pressure of 70 MPa </w:t>
      </w:r>
      <w:r w:rsidR="00E42FF0" w:rsidRPr="00E42FF0">
        <w:rPr>
          <w:rFonts w:ascii="Times New Roman" w:hAnsi="Times New Roman" w:cs="Times New Roman"/>
          <w:color w:val="0000FF"/>
          <w:sz w:val="24"/>
          <w:szCs w:val="24"/>
        </w:rPr>
        <w:t>and a</w:t>
      </w:r>
      <w:r w:rsidRPr="00E42FF0">
        <w:rPr>
          <w:rFonts w:ascii="Times New Roman" w:hAnsi="Times New Roman" w:cs="Times New Roman"/>
          <w:color w:val="0000FF"/>
          <w:sz w:val="24"/>
          <w:szCs w:val="24"/>
        </w:rPr>
        <w:t xml:space="preserve"> dwell time of 60 s at 750°C</w:t>
      </w:r>
      <w:r w:rsidR="00E42FF0">
        <w:rPr>
          <w:rFonts w:ascii="Times New Roman" w:hAnsi="Times New Roman" w:cs="Times New Roman"/>
          <w:sz w:val="24"/>
          <w:szCs w:val="24"/>
        </w:rPr>
        <w:t>.</w:t>
      </w:r>
      <w:r w:rsidRPr="007758FD">
        <w:rPr>
          <w:rFonts w:ascii="Times New Roman" w:hAnsi="Times New Roman" w:cs="Times New Roman"/>
          <w:sz w:val="24"/>
          <w:szCs w:val="24"/>
        </w:rPr>
        <w:t xml:space="preserve"> </w:t>
      </w:r>
      <w:r w:rsidR="00E42FF0">
        <w:rPr>
          <w:rFonts w:ascii="Times New Roman" w:hAnsi="Times New Roman" w:cs="Times New Roman"/>
          <w:sz w:val="24"/>
          <w:szCs w:val="24"/>
        </w:rPr>
        <w:t>Under these conditions,</w:t>
      </w:r>
      <w:r w:rsidRPr="007758FD">
        <w:rPr>
          <w:rFonts w:ascii="Times New Roman" w:hAnsi="Times New Roman" w:cs="Times New Roman"/>
          <w:sz w:val="24"/>
          <w:szCs w:val="24"/>
        </w:rPr>
        <w:t xml:space="preserve"> a </w:t>
      </w:r>
      <w:r w:rsidR="00E42FF0" w:rsidRPr="00E42FF0">
        <w:rPr>
          <w:rFonts w:ascii="Times New Roman" w:hAnsi="Times New Roman" w:cs="Times New Roman"/>
          <w:color w:val="0000FF"/>
          <w:sz w:val="24"/>
          <w:szCs w:val="24"/>
        </w:rPr>
        <w:t xml:space="preserve">nano grained </w:t>
      </w:r>
      <w:r w:rsidRPr="00E42FF0">
        <w:rPr>
          <w:rFonts w:ascii="Times New Roman" w:hAnsi="Times New Roman" w:cs="Times New Roman"/>
          <w:color w:val="0000FF"/>
          <w:sz w:val="24"/>
          <w:szCs w:val="24"/>
        </w:rPr>
        <w:t xml:space="preserve">microstructure with well aligned grains </w:t>
      </w:r>
      <w:r w:rsidR="00E42FF0" w:rsidRPr="00E42FF0">
        <w:rPr>
          <w:rFonts w:ascii="Times New Roman" w:hAnsi="Times New Roman" w:cs="Times New Roman"/>
          <w:color w:val="0000FF"/>
          <w:sz w:val="24"/>
          <w:szCs w:val="24"/>
        </w:rPr>
        <w:t>resulted</w:t>
      </w:r>
      <w:r w:rsidR="00B2163A" w:rsidRPr="00E42FF0">
        <w:rPr>
          <w:rFonts w:ascii="Times New Roman" w:hAnsi="Times New Roman" w:cs="Times New Roman"/>
          <w:color w:val="0000FF"/>
          <w:sz w:val="24"/>
          <w:szCs w:val="24"/>
        </w:rPr>
        <w:t xml:space="preserve"> </w:t>
      </w:r>
      <w:r w:rsidR="00B2163A" w:rsidRPr="007758FD">
        <w:rPr>
          <w:rFonts w:ascii="Times New Roman" w:hAnsi="Times New Roman" w:cs="Times New Roman"/>
          <w:sz w:val="24"/>
          <w:szCs w:val="24"/>
        </w:rPr>
        <w:t xml:space="preserve">(see </w:t>
      </w:r>
      <w:r w:rsidR="00E42FF0" w:rsidRPr="00E42FF0">
        <w:rPr>
          <w:rFonts w:ascii="Times New Roman" w:hAnsi="Times New Roman" w:cs="Times New Roman"/>
          <w:b/>
          <w:bCs/>
          <w:color w:val="0000FF"/>
          <w:sz w:val="24"/>
          <w:szCs w:val="24"/>
        </w:rPr>
        <w:t>Figure 6c</w:t>
      </w:r>
      <w:r w:rsidR="00B2163A" w:rsidRPr="007758FD">
        <w:rPr>
          <w:rFonts w:ascii="Times New Roman" w:eastAsia="Helvetica" w:hAnsi="Times New Roman" w:cs="Times New Roman"/>
          <w:sz w:val="24"/>
          <w:szCs w:val="24"/>
        </w:rPr>
        <w:t>)</w:t>
      </w:r>
      <w:r w:rsidRPr="007758FD">
        <w:rPr>
          <w:rFonts w:ascii="Times New Roman" w:hAnsi="Times New Roman" w:cs="Times New Roman"/>
          <w:sz w:val="24"/>
          <w:szCs w:val="24"/>
        </w:rPr>
        <w:t>.</w:t>
      </w:r>
    </w:p>
    <w:p w14:paraId="2639BE25" w14:textId="77777777" w:rsidR="00E42FF0" w:rsidRPr="00E42FF0" w:rsidRDefault="00E42FF0" w:rsidP="00E42FF0">
      <w:pPr>
        <w:spacing w:after="0" w:line="360" w:lineRule="auto"/>
        <w:jc w:val="both"/>
        <w:rPr>
          <w:rFonts w:ascii="Times New Roman" w:hAnsi="Times New Roman" w:cs="Times New Roman"/>
          <w:sz w:val="24"/>
          <w:szCs w:val="24"/>
        </w:rPr>
      </w:pPr>
    </w:p>
    <w:p w14:paraId="24E9EB81" w14:textId="6294B655" w:rsidR="00B10A59" w:rsidRPr="00E42FF0" w:rsidRDefault="00B10A59" w:rsidP="00B10A59">
      <w:pPr>
        <w:spacing w:after="0" w:line="360" w:lineRule="auto"/>
        <w:jc w:val="both"/>
        <w:rPr>
          <w:rFonts w:ascii="Times New Roman" w:hAnsi="Times New Roman" w:cs="Times New Roman"/>
          <w:i/>
          <w:iCs/>
          <w:sz w:val="24"/>
          <w:szCs w:val="24"/>
        </w:rPr>
      </w:pPr>
      <w:r w:rsidRPr="00E42FF0">
        <w:rPr>
          <w:rFonts w:ascii="Times New Roman" w:hAnsi="Times New Roman" w:cs="Times New Roman"/>
          <w:b/>
          <w:bCs/>
          <w:i/>
          <w:iCs/>
          <w:sz w:val="24"/>
          <w:szCs w:val="24"/>
        </w:rPr>
        <w:t>Table 2</w:t>
      </w:r>
      <w:r w:rsidR="009A2F7F">
        <w:rPr>
          <w:rFonts w:ascii="Times New Roman" w:hAnsi="Times New Roman" w:cs="Times New Roman"/>
          <w:b/>
          <w:bCs/>
          <w:i/>
          <w:iCs/>
          <w:sz w:val="24"/>
          <w:szCs w:val="24"/>
        </w:rPr>
        <w:t>:</w:t>
      </w:r>
      <w:r w:rsidRPr="00E42FF0">
        <w:rPr>
          <w:rFonts w:ascii="Times New Roman" w:hAnsi="Times New Roman" w:cs="Times New Roman"/>
          <w:i/>
          <w:iCs/>
          <w:sz w:val="24"/>
          <w:szCs w:val="24"/>
        </w:rPr>
        <w:t xml:space="preserve"> FAST/SPS parameters </w:t>
      </w:r>
      <w:r w:rsidR="00E42FF0">
        <w:rPr>
          <w:rFonts w:ascii="Times New Roman" w:hAnsi="Times New Roman" w:cs="Times New Roman"/>
          <w:i/>
          <w:iCs/>
          <w:sz w:val="24"/>
          <w:szCs w:val="24"/>
        </w:rPr>
        <w:t xml:space="preserve">investigated </w:t>
      </w:r>
      <w:r w:rsidRPr="00E42FF0">
        <w:rPr>
          <w:rFonts w:ascii="Times New Roman" w:hAnsi="Times New Roman" w:cs="Times New Roman"/>
          <w:i/>
          <w:iCs/>
          <w:sz w:val="24"/>
          <w:szCs w:val="24"/>
        </w:rPr>
        <w:t>for</w:t>
      </w:r>
      <w:r w:rsidR="00E42FF0">
        <w:rPr>
          <w:rFonts w:ascii="Times New Roman" w:hAnsi="Times New Roman" w:cs="Times New Roman"/>
          <w:i/>
          <w:iCs/>
          <w:sz w:val="24"/>
          <w:szCs w:val="24"/>
        </w:rPr>
        <w:t xml:space="preserve"> </w:t>
      </w:r>
      <w:r w:rsidR="00E42FF0" w:rsidRPr="00E42FF0">
        <w:rPr>
          <w:rFonts w:ascii="Times New Roman" w:hAnsi="Times New Roman" w:cs="Times New Roman"/>
          <w:i/>
          <w:iCs/>
          <w:color w:val="0000FF"/>
          <w:sz w:val="24"/>
          <w:szCs w:val="24"/>
        </w:rPr>
        <w:t>the</w:t>
      </w:r>
      <w:r w:rsidRPr="00E42FF0">
        <w:rPr>
          <w:rFonts w:ascii="Times New Roman" w:hAnsi="Times New Roman" w:cs="Times New Roman"/>
          <w:i/>
          <w:iCs/>
          <w:color w:val="0000FF"/>
          <w:sz w:val="24"/>
          <w:szCs w:val="24"/>
        </w:rPr>
        <w:t xml:space="preserve"> hot deformation of</w:t>
      </w:r>
      <w:r w:rsidR="00E42FF0" w:rsidRPr="00E42FF0">
        <w:rPr>
          <w:rFonts w:ascii="Times New Roman" w:hAnsi="Times New Roman" w:cs="Times New Roman"/>
          <w:i/>
          <w:iCs/>
          <w:color w:val="0000FF"/>
          <w:sz w:val="24"/>
          <w:szCs w:val="24"/>
        </w:rPr>
        <w:t xml:space="preserve"> almost dense pre-sintered Nd-Fe-B compacts (pre-sintering parameters 725°C, 45 MPa, 60 s)</w:t>
      </w:r>
      <w:r w:rsidRPr="00E42FF0">
        <w:rPr>
          <w:rFonts w:ascii="Times New Roman" w:hAnsi="Times New Roman" w:cs="Times New Roman"/>
          <w:i/>
          <w:iCs/>
          <w:color w:val="0000FF"/>
          <w:sz w:val="24"/>
          <w:szCs w:val="24"/>
        </w:rPr>
        <w:t xml:space="preserve">. </w:t>
      </w:r>
      <w:r w:rsidRPr="00E42FF0">
        <w:rPr>
          <w:rFonts w:ascii="Times New Roman" w:hAnsi="Times New Roman" w:cs="Times New Roman"/>
          <w:bCs/>
          <w:i/>
          <w:iCs/>
          <w:sz w:val="24"/>
          <w:szCs w:val="24"/>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E42FF0" w:rsidRPr="00E42FF0" w14:paraId="3F4C0DD5" w14:textId="77777777" w:rsidTr="00AB1A35">
        <w:tc>
          <w:tcPr>
            <w:tcW w:w="1173" w:type="dxa"/>
            <w:tcBorders>
              <w:top w:val="single" w:sz="4" w:space="0" w:color="auto"/>
              <w:left w:val="nil"/>
              <w:bottom w:val="single" w:sz="4" w:space="0" w:color="auto"/>
              <w:right w:val="nil"/>
            </w:tcBorders>
          </w:tcPr>
          <w:p w14:paraId="3CFC6C49" w14:textId="77777777" w:rsidR="00B10A59" w:rsidRPr="00E42FF0" w:rsidRDefault="00B10A59" w:rsidP="00AB1A35">
            <w:pPr>
              <w:jc w:val="both"/>
              <w:rPr>
                <w:rFonts w:ascii="Times New Roman" w:hAnsi="Times New Roman" w:cs="Times New Roman"/>
                <w:sz w:val="20"/>
                <w:szCs w:val="20"/>
              </w:rPr>
            </w:pPr>
            <w:r w:rsidRPr="00E42FF0">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3AD2FDBE" w14:textId="49AC4B8D"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 xml:space="preserve">Heating rate </w:t>
            </w:r>
            <w:r w:rsidRPr="00F42F6D">
              <w:rPr>
                <w:rFonts w:ascii="Times New Roman" w:hAnsi="Times New Roman" w:cs="Times New Roman"/>
                <w:color w:val="0000FF"/>
                <w:sz w:val="20"/>
                <w:szCs w:val="20"/>
              </w:rPr>
              <w:t>[</w:t>
            </w:r>
            <w:r w:rsidR="00F42F6D" w:rsidRPr="00F42F6D">
              <w:rPr>
                <w:rFonts w:ascii="Times New Roman" w:hAnsi="Times New Roman" w:cs="Times New Roman"/>
                <w:color w:val="0000FF"/>
                <w:sz w:val="20"/>
                <w:szCs w:val="20"/>
              </w:rPr>
              <w:t>°C</w:t>
            </w:r>
            <w:r w:rsidR="00F42F6D" w:rsidRPr="00F42F6D">
              <w:rPr>
                <w:rFonts w:ascii="Times New Roman" w:hAnsi="Times New Roman" w:cs="Times New Roman"/>
                <w:color w:val="0000FF"/>
                <w:sz w:val="20"/>
                <w:szCs w:val="20"/>
              </w:rPr>
              <w:sym w:font="Symbol" w:char="F0D7"/>
            </w:r>
            <w:r w:rsidR="00F42F6D" w:rsidRPr="00F42F6D">
              <w:rPr>
                <w:rFonts w:ascii="Times New Roman" w:hAnsi="Times New Roman" w:cs="Times New Roman"/>
                <w:color w:val="0000FF"/>
                <w:sz w:val="20"/>
                <w:szCs w:val="20"/>
              </w:rPr>
              <w:t>min</w:t>
            </w:r>
            <w:r w:rsidR="00F42F6D" w:rsidRPr="00F42F6D">
              <w:rPr>
                <w:rFonts w:ascii="Times New Roman" w:hAnsi="Times New Roman" w:cs="Times New Roman"/>
                <w:color w:val="0000FF"/>
                <w:sz w:val="20"/>
                <w:szCs w:val="20"/>
                <w:vertAlign w:val="superscript"/>
              </w:rPr>
              <w:t>-1</w:t>
            </w:r>
            <w:r w:rsidRPr="00F42F6D">
              <w:rPr>
                <w:rFonts w:ascii="Times New Roman" w:hAnsi="Times New Roman" w:cs="Times New Roman"/>
                <w:color w:val="0000FF"/>
                <w:sz w:val="20"/>
                <w:szCs w:val="20"/>
              </w:rPr>
              <w:t>]</w:t>
            </w:r>
          </w:p>
        </w:tc>
        <w:tc>
          <w:tcPr>
            <w:tcW w:w="1173" w:type="dxa"/>
            <w:tcBorders>
              <w:top w:val="single" w:sz="4" w:space="0" w:color="auto"/>
              <w:left w:val="nil"/>
              <w:bottom w:val="single" w:sz="4" w:space="0" w:color="auto"/>
              <w:right w:val="nil"/>
            </w:tcBorders>
          </w:tcPr>
          <w:p w14:paraId="4B5D37F7"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Max. temperature</w:t>
            </w:r>
          </w:p>
          <w:p w14:paraId="5238E5AE"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[°C]</w:t>
            </w:r>
          </w:p>
        </w:tc>
        <w:tc>
          <w:tcPr>
            <w:tcW w:w="1172" w:type="dxa"/>
            <w:tcBorders>
              <w:top w:val="single" w:sz="4" w:space="0" w:color="auto"/>
              <w:left w:val="nil"/>
              <w:bottom w:val="single" w:sz="4" w:space="0" w:color="auto"/>
              <w:right w:val="nil"/>
            </w:tcBorders>
          </w:tcPr>
          <w:p w14:paraId="6BD03414"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Pressure</w:t>
            </w:r>
          </w:p>
          <w:p w14:paraId="2D6AC460"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[MPa]</w:t>
            </w:r>
          </w:p>
        </w:tc>
        <w:tc>
          <w:tcPr>
            <w:tcW w:w="1174" w:type="dxa"/>
            <w:tcBorders>
              <w:top w:val="single" w:sz="4" w:space="0" w:color="auto"/>
              <w:left w:val="nil"/>
              <w:bottom w:val="single" w:sz="4" w:space="0" w:color="auto"/>
              <w:right w:val="nil"/>
            </w:tcBorders>
          </w:tcPr>
          <w:p w14:paraId="73FC59EF"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Hold time</w:t>
            </w:r>
          </w:p>
          <w:p w14:paraId="33131578"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7E2B68F1"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Height Reduction</w:t>
            </w:r>
          </w:p>
          <w:p w14:paraId="6265E946"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7AB308DA"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Relative Density</w:t>
            </w:r>
          </w:p>
          <w:p w14:paraId="41679F03"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w:t>
            </w:r>
          </w:p>
        </w:tc>
      </w:tr>
      <w:tr w:rsidR="00E42FF0" w:rsidRPr="00E42FF0" w14:paraId="0D7930DD" w14:textId="77777777" w:rsidTr="00AB1A35">
        <w:tc>
          <w:tcPr>
            <w:tcW w:w="1173" w:type="dxa"/>
            <w:tcBorders>
              <w:top w:val="single" w:sz="4" w:space="0" w:color="auto"/>
              <w:left w:val="nil"/>
              <w:bottom w:val="nil"/>
              <w:right w:val="nil"/>
            </w:tcBorders>
            <w:shd w:val="clear" w:color="auto" w:fill="FFFFFF" w:themeFill="background1"/>
          </w:tcPr>
          <w:p w14:paraId="63BB72C1"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501</w:t>
            </w:r>
          </w:p>
        </w:tc>
        <w:tc>
          <w:tcPr>
            <w:tcW w:w="1172" w:type="dxa"/>
            <w:tcBorders>
              <w:top w:val="single" w:sz="4" w:space="0" w:color="auto"/>
              <w:left w:val="nil"/>
              <w:bottom w:val="nil"/>
              <w:right w:val="nil"/>
            </w:tcBorders>
            <w:shd w:val="clear" w:color="auto" w:fill="FFFFFF" w:themeFill="background1"/>
          </w:tcPr>
          <w:p w14:paraId="292E2FCE"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single" w:sz="4" w:space="0" w:color="auto"/>
              <w:left w:val="nil"/>
              <w:bottom w:val="nil"/>
              <w:right w:val="nil"/>
            </w:tcBorders>
            <w:shd w:val="clear" w:color="auto" w:fill="FFFFFF" w:themeFill="background1"/>
          </w:tcPr>
          <w:p w14:paraId="6BECB59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single" w:sz="4" w:space="0" w:color="auto"/>
              <w:left w:val="nil"/>
              <w:bottom w:val="nil"/>
              <w:right w:val="nil"/>
            </w:tcBorders>
            <w:shd w:val="clear" w:color="auto" w:fill="FFFFFF" w:themeFill="background1"/>
          </w:tcPr>
          <w:p w14:paraId="72FE83AB"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290E2B0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single" w:sz="4" w:space="0" w:color="auto"/>
              <w:left w:val="nil"/>
              <w:bottom w:val="nil"/>
              <w:right w:val="nil"/>
            </w:tcBorders>
            <w:shd w:val="clear" w:color="auto" w:fill="FFFFFF" w:themeFill="background1"/>
          </w:tcPr>
          <w:p w14:paraId="1F95D21C"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69" w:type="dxa"/>
            <w:tcBorders>
              <w:top w:val="single" w:sz="4" w:space="0" w:color="auto"/>
              <w:left w:val="nil"/>
              <w:bottom w:val="nil"/>
              <w:right w:val="nil"/>
            </w:tcBorders>
            <w:shd w:val="clear" w:color="auto" w:fill="FFFFFF" w:themeFill="background1"/>
          </w:tcPr>
          <w:p w14:paraId="51AA4DD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02D3B91F" w14:textId="77777777" w:rsidTr="00AB1A35">
        <w:tc>
          <w:tcPr>
            <w:tcW w:w="1173" w:type="dxa"/>
            <w:tcBorders>
              <w:top w:val="nil"/>
              <w:left w:val="nil"/>
              <w:bottom w:val="nil"/>
              <w:right w:val="nil"/>
            </w:tcBorders>
            <w:shd w:val="clear" w:color="auto" w:fill="FFFFFF" w:themeFill="background1"/>
          </w:tcPr>
          <w:p w14:paraId="7D543625"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601</w:t>
            </w:r>
          </w:p>
        </w:tc>
        <w:tc>
          <w:tcPr>
            <w:tcW w:w="1172" w:type="dxa"/>
            <w:tcBorders>
              <w:top w:val="nil"/>
              <w:left w:val="nil"/>
              <w:bottom w:val="nil"/>
              <w:right w:val="nil"/>
            </w:tcBorders>
            <w:shd w:val="clear" w:color="auto" w:fill="FFFFFF" w:themeFill="background1"/>
          </w:tcPr>
          <w:p w14:paraId="22AE1B8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0C640901"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74BA2CD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74" w:type="dxa"/>
            <w:tcBorders>
              <w:top w:val="nil"/>
              <w:left w:val="nil"/>
              <w:bottom w:val="nil"/>
              <w:right w:val="nil"/>
            </w:tcBorders>
            <w:shd w:val="clear" w:color="auto" w:fill="FFFFFF" w:themeFill="background1"/>
          </w:tcPr>
          <w:p w14:paraId="2557779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2793D850"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73</w:t>
            </w:r>
          </w:p>
        </w:tc>
        <w:tc>
          <w:tcPr>
            <w:tcW w:w="1169" w:type="dxa"/>
            <w:tcBorders>
              <w:top w:val="nil"/>
              <w:left w:val="nil"/>
              <w:bottom w:val="nil"/>
              <w:right w:val="nil"/>
            </w:tcBorders>
            <w:shd w:val="clear" w:color="auto" w:fill="FFFFFF" w:themeFill="background1"/>
          </w:tcPr>
          <w:p w14:paraId="6DDE4396"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64A24AA" w14:textId="77777777" w:rsidTr="00AB1A35">
        <w:tc>
          <w:tcPr>
            <w:tcW w:w="1173" w:type="dxa"/>
            <w:tcBorders>
              <w:top w:val="nil"/>
              <w:left w:val="nil"/>
              <w:bottom w:val="nil"/>
              <w:right w:val="nil"/>
            </w:tcBorders>
            <w:shd w:val="clear" w:color="auto" w:fill="FFFFFF" w:themeFill="background1"/>
          </w:tcPr>
          <w:p w14:paraId="0F7195D5"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701</w:t>
            </w:r>
          </w:p>
        </w:tc>
        <w:tc>
          <w:tcPr>
            <w:tcW w:w="1172" w:type="dxa"/>
            <w:tcBorders>
              <w:top w:val="nil"/>
              <w:left w:val="nil"/>
              <w:bottom w:val="nil"/>
              <w:right w:val="nil"/>
            </w:tcBorders>
            <w:shd w:val="clear" w:color="auto" w:fill="FFFFFF" w:themeFill="background1"/>
          </w:tcPr>
          <w:p w14:paraId="138DCF5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42592277"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708BF67C"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447BE94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0B16145"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0FED866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0B08EE6B" w14:textId="77777777" w:rsidTr="00AB1A35">
        <w:tc>
          <w:tcPr>
            <w:tcW w:w="1173" w:type="dxa"/>
            <w:tcBorders>
              <w:top w:val="nil"/>
              <w:left w:val="nil"/>
              <w:bottom w:val="nil"/>
              <w:right w:val="nil"/>
            </w:tcBorders>
            <w:shd w:val="clear" w:color="auto" w:fill="FFFFFF" w:themeFill="background1"/>
          </w:tcPr>
          <w:p w14:paraId="056D6248"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702</w:t>
            </w:r>
          </w:p>
        </w:tc>
        <w:tc>
          <w:tcPr>
            <w:tcW w:w="1172" w:type="dxa"/>
            <w:tcBorders>
              <w:top w:val="nil"/>
              <w:left w:val="nil"/>
              <w:bottom w:val="nil"/>
              <w:right w:val="nil"/>
            </w:tcBorders>
            <w:shd w:val="clear" w:color="auto" w:fill="FFFFFF" w:themeFill="background1"/>
          </w:tcPr>
          <w:p w14:paraId="5060136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10D67AC5"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0F308B3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5458B66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A5AAB4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336A2B3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209DFCC" w14:textId="77777777" w:rsidTr="00AB1A35">
        <w:tc>
          <w:tcPr>
            <w:tcW w:w="1173" w:type="dxa"/>
            <w:tcBorders>
              <w:top w:val="nil"/>
              <w:left w:val="nil"/>
              <w:bottom w:val="nil"/>
              <w:right w:val="nil"/>
            </w:tcBorders>
            <w:shd w:val="clear" w:color="auto" w:fill="FFFFFF" w:themeFill="background1"/>
          </w:tcPr>
          <w:p w14:paraId="70AF4800"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703</w:t>
            </w:r>
          </w:p>
        </w:tc>
        <w:tc>
          <w:tcPr>
            <w:tcW w:w="1172" w:type="dxa"/>
            <w:tcBorders>
              <w:top w:val="nil"/>
              <w:left w:val="nil"/>
              <w:bottom w:val="nil"/>
              <w:right w:val="nil"/>
            </w:tcBorders>
            <w:shd w:val="clear" w:color="auto" w:fill="FFFFFF" w:themeFill="background1"/>
          </w:tcPr>
          <w:p w14:paraId="0F6A0CA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73" w:type="dxa"/>
            <w:tcBorders>
              <w:top w:val="nil"/>
              <w:left w:val="nil"/>
              <w:bottom w:val="nil"/>
              <w:right w:val="nil"/>
            </w:tcBorders>
            <w:shd w:val="clear" w:color="auto" w:fill="FFFFFF" w:themeFill="background1"/>
          </w:tcPr>
          <w:p w14:paraId="7273543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4D7329C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5617C40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8C8854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6FAEDAB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015389E" w14:textId="77777777" w:rsidTr="00AB1A35">
        <w:tc>
          <w:tcPr>
            <w:tcW w:w="1173" w:type="dxa"/>
            <w:tcBorders>
              <w:top w:val="nil"/>
              <w:left w:val="nil"/>
              <w:bottom w:val="nil"/>
              <w:right w:val="nil"/>
            </w:tcBorders>
            <w:shd w:val="clear" w:color="auto" w:fill="FFFFFF" w:themeFill="background1"/>
          </w:tcPr>
          <w:p w14:paraId="79794FB8" w14:textId="29DACC2F" w:rsidR="007F7BA9" w:rsidRPr="00E42FF0" w:rsidRDefault="007F7BA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704</w:t>
            </w:r>
          </w:p>
        </w:tc>
        <w:tc>
          <w:tcPr>
            <w:tcW w:w="1172" w:type="dxa"/>
            <w:tcBorders>
              <w:top w:val="nil"/>
              <w:left w:val="nil"/>
              <w:bottom w:val="nil"/>
              <w:right w:val="nil"/>
            </w:tcBorders>
            <w:shd w:val="clear" w:color="auto" w:fill="FFFFFF" w:themeFill="background1"/>
          </w:tcPr>
          <w:p w14:paraId="3DF450FC" w14:textId="7A273689"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60D3B939" w14:textId="7259D8C4"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3575AC34" w14:textId="08BA413D"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7E5C2153" w14:textId="228884ED"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2F777692" w14:textId="06B3B53C"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69" w:type="dxa"/>
            <w:tcBorders>
              <w:top w:val="nil"/>
              <w:left w:val="nil"/>
              <w:bottom w:val="nil"/>
              <w:right w:val="nil"/>
            </w:tcBorders>
            <w:shd w:val="clear" w:color="auto" w:fill="FFFFFF" w:themeFill="background1"/>
          </w:tcPr>
          <w:p w14:paraId="150C9DFA" w14:textId="401288D4"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13F6CC9D" w14:textId="77777777" w:rsidTr="00AB1A35">
        <w:tc>
          <w:tcPr>
            <w:tcW w:w="1173" w:type="dxa"/>
            <w:tcBorders>
              <w:top w:val="nil"/>
              <w:left w:val="nil"/>
              <w:bottom w:val="nil"/>
              <w:right w:val="nil"/>
            </w:tcBorders>
            <w:shd w:val="clear" w:color="auto" w:fill="FFFFFF" w:themeFill="background1"/>
          </w:tcPr>
          <w:p w14:paraId="6FDB60DC"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801</w:t>
            </w:r>
          </w:p>
        </w:tc>
        <w:tc>
          <w:tcPr>
            <w:tcW w:w="1172" w:type="dxa"/>
            <w:tcBorders>
              <w:top w:val="nil"/>
              <w:left w:val="nil"/>
              <w:bottom w:val="nil"/>
              <w:right w:val="nil"/>
            </w:tcBorders>
            <w:shd w:val="clear" w:color="auto" w:fill="FFFFFF" w:themeFill="background1"/>
          </w:tcPr>
          <w:p w14:paraId="4E1FCA43"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349F4D5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5E6817F7"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80</w:t>
            </w:r>
          </w:p>
        </w:tc>
        <w:tc>
          <w:tcPr>
            <w:tcW w:w="1174" w:type="dxa"/>
            <w:tcBorders>
              <w:top w:val="nil"/>
              <w:left w:val="nil"/>
              <w:bottom w:val="nil"/>
              <w:right w:val="nil"/>
            </w:tcBorders>
            <w:shd w:val="clear" w:color="auto" w:fill="FFFFFF" w:themeFill="background1"/>
          </w:tcPr>
          <w:p w14:paraId="5A6C527E"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08A59DF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54A9DFA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6163F598" w14:textId="77777777" w:rsidTr="00AB1A35">
        <w:tc>
          <w:tcPr>
            <w:tcW w:w="1173" w:type="dxa"/>
            <w:tcBorders>
              <w:top w:val="nil"/>
              <w:left w:val="nil"/>
              <w:bottom w:val="single" w:sz="4" w:space="0" w:color="auto"/>
              <w:right w:val="nil"/>
            </w:tcBorders>
            <w:shd w:val="clear" w:color="auto" w:fill="FFFFFF" w:themeFill="background1"/>
          </w:tcPr>
          <w:p w14:paraId="7E145190"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802</w:t>
            </w:r>
          </w:p>
        </w:tc>
        <w:tc>
          <w:tcPr>
            <w:tcW w:w="1172" w:type="dxa"/>
            <w:tcBorders>
              <w:top w:val="nil"/>
              <w:left w:val="nil"/>
              <w:bottom w:val="single" w:sz="4" w:space="0" w:color="auto"/>
              <w:right w:val="nil"/>
            </w:tcBorders>
            <w:shd w:val="clear" w:color="auto" w:fill="FFFFFF" w:themeFill="background1"/>
          </w:tcPr>
          <w:p w14:paraId="6C89F9CB"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single" w:sz="4" w:space="0" w:color="auto"/>
              <w:right w:val="nil"/>
            </w:tcBorders>
            <w:shd w:val="clear" w:color="auto" w:fill="FFFFFF" w:themeFill="background1"/>
          </w:tcPr>
          <w:p w14:paraId="0440E3F3"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725</w:t>
            </w:r>
          </w:p>
        </w:tc>
        <w:tc>
          <w:tcPr>
            <w:tcW w:w="1172" w:type="dxa"/>
            <w:tcBorders>
              <w:top w:val="nil"/>
              <w:left w:val="nil"/>
              <w:bottom w:val="single" w:sz="4" w:space="0" w:color="auto"/>
              <w:right w:val="nil"/>
            </w:tcBorders>
            <w:shd w:val="clear" w:color="auto" w:fill="FFFFFF" w:themeFill="background1"/>
          </w:tcPr>
          <w:p w14:paraId="487596D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80</w:t>
            </w:r>
          </w:p>
        </w:tc>
        <w:tc>
          <w:tcPr>
            <w:tcW w:w="1174" w:type="dxa"/>
            <w:tcBorders>
              <w:top w:val="nil"/>
              <w:left w:val="nil"/>
              <w:bottom w:val="single" w:sz="4" w:space="0" w:color="auto"/>
              <w:right w:val="nil"/>
            </w:tcBorders>
            <w:shd w:val="clear" w:color="auto" w:fill="FFFFFF" w:themeFill="background1"/>
          </w:tcPr>
          <w:p w14:paraId="6228FE2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single" w:sz="4" w:space="0" w:color="auto"/>
              <w:right w:val="nil"/>
            </w:tcBorders>
            <w:shd w:val="clear" w:color="auto" w:fill="FFFFFF" w:themeFill="background1"/>
          </w:tcPr>
          <w:p w14:paraId="59AB6A5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single" w:sz="4" w:space="0" w:color="auto"/>
              <w:right w:val="nil"/>
            </w:tcBorders>
            <w:shd w:val="clear" w:color="auto" w:fill="FFFFFF" w:themeFill="background1"/>
          </w:tcPr>
          <w:p w14:paraId="201BB10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bl>
    <w:p w14:paraId="655A19A7" w14:textId="77777777" w:rsidR="003174DA" w:rsidRDefault="003174DA" w:rsidP="0088578B">
      <w:pPr>
        <w:spacing w:after="0" w:line="360" w:lineRule="auto"/>
        <w:jc w:val="both"/>
        <w:rPr>
          <w:rFonts w:ascii="Times New Roman" w:hAnsi="Times New Roman" w:cs="Times New Roman"/>
          <w:sz w:val="24"/>
          <w:szCs w:val="24"/>
        </w:rPr>
      </w:pPr>
    </w:p>
    <w:p w14:paraId="13A17A88" w14:textId="1452FE9C"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lastRenderedPageBreak/>
        <w:t>2.3. Hot deformation via Flash SPS</w:t>
      </w:r>
    </w:p>
    <w:p w14:paraId="4EFE5846" w14:textId="16138AC6" w:rsidR="00E50560" w:rsidRDefault="00F709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5F7F4D">
        <w:rPr>
          <w:rFonts w:ascii="Times New Roman" w:hAnsi="Times New Roman" w:cs="Times New Roman"/>
          <w:sz w:val="24"/>
          <w:szCs w:val="24"/>
        </w:rPr>
        <w:t xml:space="preserve"> </w:t>
      </w:r>
      <w:r w:rsidR="00E50560" w:rsidRPr="00E50560">
        <w:rPr>
          <w:rFonts w:ascii="Times New Roman" w:hAnsi="Times New Roman" w:cs="Times New Roman"/>
          <w:sz w:val="24"/>
          <w:szCs w:val="24"/>
        </w:rPr>
        <w:t>Flash SPS</w:t>
      </w:r>
      <w:r w:rsidR="005F7F4D">
        <w:rPr>
          <w:rFonts w:ascii="Times New Roman" w:hAnsi="Times New Roman" w:cs="Times New Roman"/>
          <w:sz w:val="24"/>
          <w:szCs w:val="24"/>
        </w:rPr>
        <w:t xml:space="preserve"> cycles</w:t>
      </w:r>
      <w:r>
        <w:rPr>
          <w:rFonts w:ascii="Times New Roman" w:hAnsi="Times New Roman" w:cs="Times New Roman"/>
          <w:sz w:val="24"/>
          <w:szCs w:val="24"/>
        </w:rPr>
        <w:t xml:space="preserve"> were conducted at Forschungszentrum Jülich. Therefore</w:t>
      </w:r>
      <w:r w:rsidR="00E50560" w:rsidRPr="00E50560">
        <w:rPr>
          <w:rFonts w:ascii="Times New Roman" w:hAnsi="Times New Roman" w:cs="Times New Roman"/>
          <w:sz w:val="24"/>
          <w:szCs w:val="24"/>
        </w:rPr>
        <w:t xml:space="preserve">, the </w:t>
      </w:r>
      <w:r w:rsidR="007C6C9D">
        <w:rPr>
          <w:rFonts w:ascii="Times New Roman" w:hAnsi="Times New Roman" w:cs="Times New Roman"/>
          <w:sz w:val="24"/>
          <w:szCs w:val="24"/>
        </w:rPr>
        <w:t xml:space="preserve">porous samples </w:t>
      </w:r>
      <w:r w:rsidR="001D187A">
        <w:rPr>
          <w:rFonts w:ascii="Times New Roman" w:hAnsi="Times New Roman" w:cs="Times New Roman"/>
          <w:sz w:val="24"/>
          <w:szCs w:val="24"/>
        </w:rPr>
        <w:t xml:space="preserve">pre-sintered by FAST/SPS at </w:t>
      </w:r>
      <w:r w:rsidR="007C6C9D">
        <w:rPr>
          <w:rFonts w:ascii="Times New Roman" w:hAnsi="Times New Roman" w:cs="Times New Roman"/>
          <w:sz w:val="24"/>
          <w:szCs w:val="24"/>
        </w:rPr>
        <w:t xml:space="preserve">50 MPa and </w:t>
      </w:r>
      <w:r w:rsidR="001D187A">
        <w:rPr>
          <w:rFonts w:ascii="Times New Roman" w:hAnsi="Times New Roman" w:cs="Times New Roman"/>
          <w:sz w:val="24"/>
          <w:szCs w:val="24"/>
        </w:rPr>
        <w:t xml:space="preserve">500°C </w:t>
      </w:r>
      <w:r w:rsidR="00E50560" w:rsidRPr="00E50560">
        <w:rPr>
          <w:rFonts w:ascii="Times New Roman" w:hAnsi="Times New Roman" w:cs="Times New Roman"/>
          <w:sz w:val="24"/>
          <w:szCs w:val="24"/>
        </w:rPr>
        <w:t xml:space="preserve">were placed in </w:t>
      </w:r>
      <w:r w:rsidR="00784596">
        <w:rPr>
          <w:rFonts w:ascii="Times New Roman" w:hAnsi="Times New Roman" w:cs="Times New Roman"/>
          <w:sz w:val="24"/>
          <w:szCs w:val="24"/>
        </w:rPr>
        <w:t>the</w:t>
      </w:r>
      <w:r w:rsidR="00E50560" w:rsidRPr="00E50560">
        <w:rPr>
          <w:rFonts w:ascii="Times New Roman" w:hAnsi="Times New Roman" w:cs="Times New Roman"/>
          <w:sz w:val="24"/>
          <w:szCs w:val="24"/>
        </w:rPr>
        <w:t xml:space="preserve"> hybrid FAST/SPS device H-HP-D25 SD/FL/MoSi</w:t>
      </w:r>
      <w:r w:rsidR="001D187A">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FCT Systeme GmbH, Germany) between two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60 mm </w:t>
      </w:r>
      <w:r w:rsidR="00784596">
        <w:rPr>
          <w:rFonts w:ascii="Times New Roman" w:hAnsi="Times New Roman" w:cs="Times New Roman"/>
          <w:sz w:val="24"/>
          <w:szCs w:val="24"/>
        </w:rPr>
        <w:t xml:space="preserve">graphite </w:t>
      </w:r>
      <w:r w:rsidR="00E50560" w:rsidRPr="00E50560">
        <w:rPr>
          <w:rFonts w:ascii="Times New Roman" w:hAnsi="Times New Roman" w:cs="Times New Roman"/>
          <w:sz w:val="24"/>
          <w:szCs w:val="24"/>
        </w:rPr>
        <w:t>punches. At current state of development, the non-conducting die (</w:t>
      </w:r>
      <w:r w:rsidR="001D187A">
        <w:rPr>
          <w:rFonts w:ascii="Times New Roman" w:hAnsi="Times New Roman" w:cs="Times New Roman"/>
          <w:sz w:val="24"/>
          <w:szCs w:val="24"/>
        </w:rPr>
        <w:t>see sketch</w:t>
      </w:r>
      <w:r w:rsidR="00E50560" w:rsidRPr="00E50560">
        <w:rPr>
          <w:rFonts w:ascii="Times New Roman" w:hAnsi="Times New Roman" w:cs="Times New Roman"/>
          <w:sz w:val="24"/>
          <w:szCs w:val="24"/>
        </w:rPr>
        <w:t xml:space="preserve"> </w:t>
      </w:r>
      <w:r w:rsidR="00E50560" w:rsidRPr="00784596">
        <w:rPr>
          <w:rFonts w:ascii="Times New Roman" w:hAnsi="Times New Roman" w:cs="Times New Roman"/>
          <w:b/>
          <w:bCs/>
          <w:sz w:val="24"/>
          <w:szCs w:val="24"/>
        </w:rPr>
        <w:t>Figure 3</w:t>
      </w:r>
      <w:r w:rsidR="00E50560" w:rsidRPr="00E50560">
        <w:rPr>
          <w:rFonts w:ascii="Times New Roman" w:hAnsi="Times New Roman" w:cs="Times New Roman"/>
          <w:sz w:val="24"/>
          <w:szCs w:val="24"/>
        </w:rPr>
        <w:t xml:space="preserve">) was still omitted. Before starting the Flash SPS cycle, the </w:t>
      </w:r>
      <w:r>
        <w:rPr>
          <w:rFonts w:ascii="Times New Roman" w:hAnsi="Times New Roman" w:cs="Times New Roman"/>
          <w:sz w:val="24"/>
          <w:szCs w:val="24"/>
        </w:rPr>
        <w:t xml:space="preserve">samples were </w:t>
      </w:r>
      <w:r w:rsidR="001D187A">
        <w:rPr>
          <w:rFonts w:ascii="Times New Roman" w:hAnsi="Times New Roman" w:cs="Times New Roman"/>
          <w:sz w:val="24"/>
          <w:szCs w:val="24"/>
        </w:rPr>
        <w:t>pre-</w:t>
      </w:r>
      <w:r w:rsidR="00E50560" w:rsidRPr="00E50560">
        <w:rPr>
          <w:rFonts w:ascii="Times New Roman" w:hAnsi="Times New Roman" w:cs="Times New Roman"/>
          <w:sz w:val="24"/>
          <w:szCs w:val="24"/>
        </w:rPr>
        <w:t>load</w:t>
      </w:r>
      <w:r w:rsidR="003F4A76">
        <w:rPr>
          <w:rFonts w:ascii="Times New Roman" w:hAnsi="Times New Roman" w:cs="Times New Roman"/>
          <w:sz w:val="24"/>
          <w:szCs w:val="24"/>
        </w:rPr>
        <w:t>ed with</w:t>
      </w:r>
      <w:r w:rsidR="00E50560" w:rsidRPr="00E50560">
        <w:rPr>
          <w:rFonts w:ascii="Times New Roman" w:hAnsi="Times New Roman" w:cs="Times New Roman"/>
          <w:sz w:val="24"/>
          <w:szCs w:val="24"/>
        </w:rPr>
        <w:t xml:space="preserve"> 10 kN</w:t>
      </w:r>
      <w:r w:rsidR="003F4A7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32 MPa for a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20 mm sample). Before </w:t>
      </w:r>
      <w:r w:rsidR="005F7F4D">
        <w:rPr>
          <w:rFonts w:ascii="Times New Roman" w:hAnsi="Times New Roman" w:cs="Times New Roman"/>
          <w:sz w:val="24"/>
          <w:szCs w:val="24"/>
        </w:rPr>
        <w:t>applying</w:t>
      </w:r>
      <w:r w:rsidR="00E50560" w:rsidRPr="00E50560">
        <w:rPr>
          <w:rFonts w:ascii="Times New Roman" w:hAnsi="Times New Roman" w:cs="Times New Roman"/>
          <w:sz w:val="24"/>
          <w:szCs w:val="24"/>
        </w:rPr>
        <w:t xml:space="preserve"> the Flash SPS power pulse, the samples were pre-heated to 251°C, 300°C, 400°C, 500°C and 600°C by direct current flow (Joule heating) through the pre-sintered compacts. Pre-heating was done below the melting temperature of a Nd-rich liquid phase, which is reported in literature to appear above 655°C [</w:t>
      </w:r>
      <w:r w:rsidR="00832A8E" w:rsidRPr="00832A8E">
        <w:rPr>
          <w:rFonts w:ascii="Times New Roman" w:hAnsi="Times New Roman" w:cs="Times New Roman"/>
          <w:b/>
          <w:bCs/>
          <w:color w:val="0000FF"/>
          <w:sz w:val="24"/>
          <w:szCs w:val="24"/>
        </w:rPr>
        <w:t>Grieb 1992</w:t>
      </w:r>
      <w:r w:rsidR="00E50560" w:rsidRPr="00E50560">
        <w:rPr>
          <w:rFonts w:ascii="Times New Roman" w:hAnsi="Times New Roman" w:cs="Times New Roman"/>
          <w:sz w:val="24"/>
          <w:szCs w:val="24"/>
        </w:rPr>
        <w:t xml:space="preserve">]. Formation of a liquid phase already in the pre-heating stage is expected to </w:t>
      </w:r>
      <w:r w:rsidR="007C6C9D" w:rsidRPr="007C6C9D">
        <w:rPr>
          <w:rFonts w:ascii="Times New Roman" w:hAnsi="Times New Roman" w:cs="Times New Roman"/>
          <w:color w:val="0000FF"/>
          <w:sz w:val="24"/>
          <w:szCs w:val="24"/>
        </w:rPr>
        <w:t>trigger</w:t>
      </w:r>
      <w:r w:rsidR="007C6C9D">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an anomalous grain growth of the nanocrystals </w:t>
      </w:r>
      <w:r w:rsidR="0089395B">
        <w:rPr>
          <w:rFonts w:ascii="Times New Roman" w:hAnsi="Times New Roman" w:cs="Times New Roman"/>
          <w:sz w:val="24"/>
          <w:szCs w:val="24"/>
        </w:rPr>
        <w:t xml:space="preserve">already </w:t>
      </w:r>
      <w:r w:rsidR="0089395B" w:rsidRPr="0089395B">
        <w:rPr>
          <w:rFonts w:ascii="Times New Roman" w:hAnsi="Times New Roman" w:cs="Times New Roman"/>
          <w:sz w:val="24"/>
          <w:szCs w:val="24"/>
        </w:rPr>
        <w:t>at this processing stage</w:t>
      </w:r>
      <w:r w:rsidR="007C6C9D">
        <w:rPr>
          <w:rFonts w:ascii="Times New Roman" w:hAnsi="Times New Roman" w:cs="Times New Roman"/>
          <w:sz w:val="24"/>
          <w:szCs w:val="24"/>
        </w:rPr>
        <w:t>.</w:t>
      </w:r>
      <w:r w:rsidR="0089395B" w:rsidRPr="0089395B">
        <w:rPr>
          <w:rFonts w:ascii="Times New Roman" w:hAnsi="Times New Roman" w:cs="Times New Roman"/>
          <w:sz w:val="24"/>
          <w:szCs w:val="24"/>
        </w:rPr>
        <w:t xml:space="preserve"> </w:t>
      </w:r>
      <w:r w:rsidR="007C6C9D" w:rsidRPr="007C6C9D">
        <w:rPr>
          <w:rFonts w:ascii="Times New Roman" w:hAnsi="Times New Roman" w:cs="Times New Roman"/>
          <w:color w:val="0000FF"/>
          <w:sz w:val="24"/>
          <w:szCs w:val="24"/>
        </w:rPr>
        <w:t>Therefore, 600°C was selected as maximum pre-heating temperature</w:t>
      </w:r>
      <w:r w:rsidR="00E50560" w:rsidRPr="007C6C9D">
        <w:rPr>
          <w:rFonts w:ascii="Times New Roman" w:hAnsi="Times New Roman" w:cs="Times New Roman"/>
          <w:color w:val="0000FF"/>
          <w:sz w:val="24"/>
          <w:szCs w:val="24"/>
        </w:rPr>
        <w:t xml:space="preserve">. </w:t>
      </w:r>
      <w:r w:rsidR="00E50560" w:rsidRPr="00E50560">
        <w:rPr>
          <w:rFonts w:ascii="Times New Roman" w:hAnsi="Times New Roman" w:cs="Times New Roman"/>
          <w:sz w:val="24"/>
          <w:szCs w:val="24"/>
        </w:rPr>
        <w:t xml:space="preserve">In our experiments, the pre-heating temperature was controlled by a pyrometer, which was focused on the bottom of a drilling in the upper punch. The measuring range of the pyrometer used in this study limited the lower pre-heating temperature to 251°C. After achieving the pre-heating temperature, the respective temperature was held for 120 s. Then, a constant power pulse of 35 kW was applied for all samples. The power was kept for 30 s and then switched off enabling sample cooling in less than 200 s. </w:t>
      </w:r>
      <w:r w:rsidR="00FB67B3">
        <w:rPr>
          <w:rFonts w:ascii="Times New Roman" w:hAnsi="Times New Roman" w:cs="Times New Roman"/>
          <w:sz w:val="24"/>
          <w:szCs w:val="24"/>
        </w:rPr>
        <w:t xml:space="preserve">The optimum value for the power pulse and the dwell time were investigated in a </w:t>
      </w:r>
      <w:r w:rsidR="005F7F4D">
        <w:rPr>
          <w:rFonts w:ascii="Times New Roman" w:hAnsi="Times New Roman" w:cs="Times New Roman"/>
          <w:sz w:val="24"/>
          <w:szCs w:val="24"/>
        </w:rPr>
        <w:t>recent</w:t>
      </w:r>
      <w:r w:rsidR="00FB67B3">
        <w:rPr>
          <w:rFonts w:ascii="Times New Roman" w:hAnsi="Times New Roman" w:cs="Times New Roman"/>
          <w:sz w:val="24"/>
          <w:szCs w:val="24"/>
        </w:rPr>
        <w:t xml:space="preserve"> study [</w:t>
      </w:r>
      <w:r w:rsidR="00FB67B3" w:rsidRPr="00FB67B3">
        <w:rPr>
          <w:rFonts w:ascii="Times New Roman" w:hAnsi="Times New Roman" w:cs="Times New Roman"/>
          <w:b/>
          <w:bCs/>
          <w:color w:val="0000FF"/>
          <w:sz w:val="24"/>
          <w:szCs w:val="24"/>
        </w:rPr>
        <w:t>Mishra 2023</w:t>
      </w:r>
      <w:r w:rsidR="00FB67B3">
        <w:rPr>
          <w:rFonts w:ascii="Times New Roman" w:hAnsi="Times New Roman" w:cs="Times New Roman"/>
          <w:sz w:val="24"/>
          <w:szCs w:val="24"/>
        </w:rPr>
        <w:t xml:space="preserve">]. </w:t>
      </w:r>
      <w:r w:rsidR="00F06972" w:rsidRPr="00F06972">
        <w:rPr>
          <w:rFonts w:ascii="Times New Roman" w:hAnsi="Times New Roman" w:cs="Times New Roman"/>
          <w:b/>
          <w:bCs/>
          <w:sz w:val="24"/>
          <w:szCs w:val="24"/>
        </w:rPr>
        <w:t xml:space="preserve">Table </w:t>
      </w:r>
      <w:r w:rsidR="003F4A76">
        <w:rPr>
          <w:rFonts w:ascii="Times New Roman" w:hAnsi="Times New Roman" w:cs="Times New Roman"/>
          <w:b/>
          <w:bCs/>
          <w:sz w:val="24"/>
          <w:szCs w:val="24"/>
        </w:rPr>
        <w:t>3</w:t>
      </w:r>
      <w:r w:rsidR="00F06972">
        <w:rPr>
          <w:rFonts w:ascii="Times New Roman" w:hAnsi="Times New Roman" w:cs="Times New Roman"/>
          <w:sz w:val="24"/>
          <w:szCs w:val="24"/>
        </w:rPr>
        <w:t xml:space="preserve"> summarizes all Flash SPS parameters used in this study. </w:t>
      </w:r>
      <w:r w:rsidR="00771FA6">
        <w:rPr>
          <w:rFonts w:ascii="Times New Roman" w:hAnsi="Times New Roman" w:cs="Times New Roman"/>
          <w:sz w:val="24"/>
          <w:szCs w:val="24"/>
        </w:rPr>
        <w:t>For a more detailed description, see the recent work of Maccari et al. [</w:t>
      </w:r>
      <w:r w:rsidR="00771FA6" w:rsidRPr="00771FA6">
        <w:rPr>
          <w:rFonts w:ascii="Times New Roman" w:hAnsi="Times New Roman" w:cs="Times New Roman"/>
          <w:b/>
          <w:bCs/>
          <w:color w:val="0000FF"/>
          <w:sz w:val="24"/>
          <w:szCs w:val="24"/>
        </w:rPr>
        <w:t>Maccari 2023</w:t>
      </w:r>
      <w:r w:rsidR="00771FA6">
        <w:rPr>
          <w:rFonts w:ascii="Times New Roman" w:hAnsi="Times New Roman" w:cs="Times New Roman"/>
          <w:sz w:val="24"/>
          <w:szCs w:val="24"/>
        </w:rPr>
        <w:t xml:space="preserve">]. </w:t>
      </w:r>
      <w:r w:rsidR="00E50560" w:rsidRPr="00E50560">
        <w:rPr>
          <w:rFonts w:ascii="Times New Roman" w:hAnsi="Times New Roman" w:cs="Times New Roman"/>
          <w:sz w:val="24"/>
          <w:szCs w:val="24"/>
        </w:rPr>
        <w:t>Due to omitting the outer die</w:t>
      </w:r>
      <w:r w:rsidR="005F7F4D">
        <w:rPr>
          <w:rFonts w:ascii="Times New Roman" w:hAnsi="Times New Roman" w:cs="Times New Roman"/>
          <w:sz w:val="24"/>
          <w:szCs w:val="24"/>
        </w:rPr>
        <w:t xml:space="preserve"> in these experimental series</w:t>
      </w:r>
      <w:r w:rsidR="00E50560" w:rsidRPr="00E50560">
        <w:rPr>
          <w:rFonts w:ascii="Times New Roman" w:hAnsi="Times New Roman" w:cs="Times New Roman"/>
          <w:sz w:val="24"/>
          <w:szCs w:val="24"/>
        </w:rPr>
        <w:t xml:space="preserve">, the samples had a frayed edge </w:t>
      </w:r>
      <w:r w:rsidR="005F7F4D">
        <w:rPr>
          <w:rFonts w:ascii="Times New Roman" w:hAnsi="Times New Roman" w:cs="Times New Roman"/>
          <w:sz w:val="24"/>
          <w:szCs w:val="24"/>
        </w:rPr>
        <w:t>and</w:t>
      </w:r>
      <w:r w:rsidR="00E50560" w:rsidRPr="00E50560">
        <w:rPr>
          <w:rFonts w:ascii="Times New Roman" w:hAnsi="Times New Roman" w:cs="Times New Roman"/>
          <w:sz w:val="24"/>
          <w:szCs w:val="24"/>
        </w:rPr>
        <w:t xml:space="preserve"> limited dimensional accuracy</w:t>
      </w:r>
      <w:r w:rsidR="005F7F4D">
        <w:rPr>
          <w:rFonts w:ascii="Times New Roman" w:hAnsi="Times New Roman" w:cs="Times New Roman"/>
          <w:sz w:val="24"/>
          <w:szCs w:val="24"/>
        </w:rPr>
        <w:t xml:space="preserve"> as exemplarily shown in </w:t>
      </w:r>
      <w:r w:rsidR="005F7F4D" w:rsidRPr="005F7F4D">
        <w:rPr>
          <w:rFonts w:ascii="Times New Roman" w:hAnsi="Times New Roman" w:cs="Times New Roman"/>
          <w:b/>
          <w:bCs/>
          <w:sz w:val="24"/>
          <w:szCs w:val="24"/>
        </w:rPr>
        <w:t xml:space="preserve">Figure </w:t>
      </w:r>
      <w:r w:rsidR="007C6C9D">
        <w:rPr>
          <w:rFonts w:ascii="Times New Roman" w:hAnsi="Times New Roman" w:cs="Times New Roman"/>
          <w:b/>
          <w:bCs/>
          <w:sz w:val="24"/>
          <w:szCs w:val="24"/>
        </w:rPr>
        <w:t>7.</w:t>
      </w:r>
      <w:r w:rsidR="00E50560">
        <w:rPr>
          <w:rFonts w:ascii="Times New Roman" w:hAnsi="Times New Roman" w:cs="Times New Roman"/>
          <w:sz w:val="24"/>
          <w:szCs w:val="24"/>
        </w:rPr>
        <w:t xml:space="preserve"> To </w:t>
      </w:r>
      <w:r w:rsidR="00E50560" w:rsidRPr="00E50560">
        <w:rPr>
          <w:rFonts w:ascii="Times New Roman" w:hAnsi="Times New Roman" w:cs="Times New Roman"/>
          <w:sz w:val="24"/>
          <w:szCs w:val="24"/>
        </w:rPr>
        <w:t>exclude the influence of the less defined outer edge on magnetic properties, a 20 mm cylinder was cut from the centre of the samples by electro discharge machining for further characterization.</w:t>
      </w:r>
    </w:p>
    <w:p w14:paraId="3C18B22E" w14:textId="1A7850CD" w:rsidR="005F7F4D" w:rsidRDefault="005F7F4D"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F7F4D" w14:paraId="13CC3FD9" w14:textId="77777777" w:rsidTr="00F06972">
        <w:tc>
          <w:tcPr>
            <w:tcW w:w="9396" w:type="dxa"/>
          </w:tcPr>
          <w:p w14:paraId="00673E43" w14:textId="4E3D6717" w:rsidR="005F7F4D" w:rsidRDefault="005F7F4D" w:rsidP="005F7F4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4A8C249" wp14:editId="1AEC3DAA">
                  <wp:extent cx="2663952" cy="2081784"/>
                  <wp:effectExtent l="0" t="0" r="317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3952" cy="2081784"/>
                          </a:xfrm>
                          <a:prstGeom prst="rect">
                            <a:avLst/>
                          </a:prstGeom>
                        </pic:spPr>
                      </pic:pic>
                    </a:graphicData>
                  </a:graphic>
                </wp:inline>
              </w:drawing>
            </w:r>
          </w:p>
        </w:tc>
      </w:tr>
    </w:tbl>
    <w:p w14:paraId="14C083E5" w14:textId="4F50D53A" w:rsidR="005F7F4D" w:rsidRPr="00CD5738" w:rsidRDefault="005F7F4D" w:rsidP="0088578B">
      <w:pPr>
        <w:spacing w:after="0" w:line="360" w:lineRule="auto"/>
        <w:jc w:val="both"/>
        <w:rPr>
          <w:rFonts w:ascii="Times New Roman" w:hAnsi="Times New Roman" w:cs="Times New Roman"/>
          <w:i/>
          <w:iCs/>
          <w:sz w:val="24"/>
          <w:szCs w:val="24"/>
        </w:rPr>
      </w:pPr>
      <w:r w:rsidRPr="00CD5738">
        <w:rPr>
          <w:rFonts w:ascii="Times New Roman" w:hAnsi="Times New Roman" w:cs="Times New Roman"/>
          <w:b/>
          <w:bCs/>
          <w:i/>
          <w:iCs/>
          <w:sz w:val="24"/>
          <w:szCs w:val="24"/>
        </w:rPr>
        <w:t xml:space="preserve">Figure </w:t>
      </w:r>
      <w:r w:rsidR="007C6C9D">
        <w:rPr>
          <w:rFonts w:ascii="Times New Roman" w:hAnsi="Times New Roman" w:cs="Times New Roman"/>
          <w:b/>
          <w:bCs/>
          <w:i/>
          <w:iCs/>
          <w:sz w:val="24"/>
          <w:szCs w:val="24"/>
        </w:rPr>
        <w:t>7</w:t>
      </w:r>
      <w:r w:rsidRPr="00CD5738">
        <w:rPr>
          <w:rFonts w:ascii="Times New Roman" w:hAnsi="Times New Roman" w:cs="Times New Roman"/>
          <w:b/>
          <w:bCs/>
          <w:i/>
          <w:iCs/>
          <w:sz w:val="24"/>
          <w:szCs w:val="24"/>
        </w:rPr>
        <w:t>:</w:t>
      </w:r>
      <w:r w:rsidRPr="00CD5738">
        <w:rPr>
          <w:rFonts w:ascii="Times New Roman" w:hAnsi="Times New Roman" w:cs="Times New Roman"/>
          <w:i/>
          <w:iCs/>
          <w:sz w:val="24"/>
          <w:szCs w:val="24"/>
        </w:rPr>
        <w:t xml:space="preserve"> Appearance of a Nd-Fe-B sample after Flash SPS deformation without an outer die</w:t>
      </w:r>
      <w:r w:rsidR="00414EF6">
        <w:rPr>
          <w:rFonts w:ascii="Times New Roman" w:hAnsi="Times New Roman" w:cs="Times New Roman"/>
          <w:i/>
          <w:iCs/>
          <w:sz w:val="24"/>
          <w:szCs w:val="24"/>
        </w:rPr>
        <w:t xml:space="preserve"> </w:t>
      </w:r>
      <w:r w:rsidR="00414EF6" w:rsidRPr="00414EF6">
        <w:rPr>
          <w:rFonts w:ascii="Times New Roman" w:hAnsi="Times New Roman" w:cs="Times New Roman"/>
          <w:i/>
          <w:iCs/>
          <w:color w:val="0000FF"/>
          <w:sz w:val="24"/>
          <w:szCs w:val="24"/>
        </w:rPr>
        <w:t>(35 kW, 32 MPa, 60 s)</w:t>
      </w:r>
      <w:r w:rsidRPr="00CD5738">
        <w:rPr>
          <w:rFonts w:ascii="Times New Roman" w:hAnsi="Times New Roman" w:cs="Times New Roman"/>
          <w:i/>
          <w:iCs/>
          <w:sz w:val="24"/>
          <w:szCs w:val="24"/>
        </w:rPr>
        <w:t xml:space="preserve">. </w:t>
      </w:r>
      <w:r w:rsidR="00F06972" w:rsidRPr="00CD5738">
        <w:rPr>
          <w:rFonts w:ascii="Times New Roman" w:hAnsi="Times New Roman" w:cs="Times New Roman"/>
          <w:i/>
          <w:iCs/>
          <w:sz w:val="24"/>
          <w:szCs w:val="24"/>
        </w:rPr>
        <w:t xml:space="preserve">For analysis of relative density and magnetic properties, a </w:t>
      </w:r>
      <w:r w:rsidR="00F06972" w:rsidRPr="00CD5738">
        <w:rPr>
          <w:rFonts w:ascii="Times New Roman" w:hAnsi="Times New Roman" w:cs="Times New Roman"/>
          <w:i/>
          <w:iCs/>
          <w:sz w:val="24"/>
          <w:szCs w:val="24"/>
        </w:rPr>
        <w:sym w:font="Symbol" w:char="F0C6"/>
      </w:r>
      <w:r w:rsidR="00F06972" w:rsidRPr="00CD5738">
        <w:rPr>
          <w:rFonts w:ascii="Times New Roman" w:hAnsi="Times New Roman" w:cs="Times New Roman"/>
          <w:i/>
          <w:iCs/>
          <w:sz w:val="24"/>
          <w:szCs w:val="24"/>
        </w:rPr>
        <w:t xml:space="preserve"> 20 mm cylinder was cut from the centre (see dotted line).</w:t>
      </w:r>
    </w:p>
    <w:p w14:paraId="5F910B71" w14:textId="4DB7C995" w:rsidR="00E50560" w:rsidRDefault="00E50560" w:rsidP="0088578B">
      <w:pPr>
        <w:spacing w:after="0" w:line="360" w:lineRule="auto"/>
        <w:jc w:val="both"/>
        <w:rPr>
          <w:rFonts w:ascii="Times New Roman" w:hAnsi="Times New Roman" w:cs="Times New Roman"/>
          <w:sz w:val="24"/>
          <w:szCs w:val="24"/>
        </w:rPr>
      </w:pPr>
    </w:p>
    <w:p w14:paraId="0BF25691" w14:textId="3B4F903A" w:rsidR="00CD5738" w:rsidRPr="00F06972" w:rsidRDefault="00CD5738" w:rsidP="00CD5738">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 xml:space="preserve">Table </w:t>
      </w:r>
      <w:r w:rsidR="003F4A76">
        <w:rPr>
          <w:rFonts w:ascii="Times New Roman" w:hAnsi="Times New Roman" w:cs="Times New Roman"/>
          <w:b/>
          <w:bCs/>
          <w:i/>
          <w:iCs/>
          <w:sz w:val="24"/>
          <w:szCs w:val="24"/>
        </w:rPr>
        <w:t>3</w:t>
      </w:r>
      <w:r w:rsidR="009A2F7F">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Parameters used for hot deformation </w:t>
      </w:r>
      <w:r w:rsidR="00F42F6D" w:rsidRPr="00F42F6D">
        <w:rPr>
          <w:rFonts w:ascii="Times New Roman" w:hAnsi="Times New Roman" w:cs="Times New Roman"/>
          <w:i/>
          <w:iCs/>
          <w:color w:val="0000FF"/>
          <w:sz w:val="24"/>
          <w:szCs w:val="24"/>
        </w:rPr>
        <w:t>of pre-sintered samples (pre-sintering parameters 500°C, 50 MPa, 10 min)</w:t>
      </w:r>
      <w:r w:rsidR="00F42F6D">
        <w:rPr>
          <w:rFonts w:ascii="Times New Roman" w:hAnsi="Times New Roman" w:cs="Times New Roman"/>
          <w:i/>
          <w:iCs/>
          <w:sz w:val="24"/>
          <w:szCs w:val="24"/>
        </w:rPr>
        <w:t xml:space="preserve"> </w:t>
      </w:r>
      <w:r w:rsidRPr="00F06972">
        <w:rPr>
          <w:rFonts w:ascii="Times New Roman" w:hAnsi="Times New Roman" w:cs="Times New Roman"/>
          <w:i/>
          <w:iCs/>
          <w:sz w:val="24"/>
          <w:szCs w:val="24"/>
        </w:rPr>
        <w:t xml:space="preserve">via </w:t>
      </w:r>
      <w:r>
        <w:rPr>
          <w:rFonts w:ascii="Times New Roman" w:hAnsi="Times New Roman" w:cs="Times New Roman"/>
          <w:i/>
          <w:iCs/>
          <w:sz w:val="24"/>
          <w:szCs w:val="24"/>
        </w:rPr>
        <w:t>Flash SPS</w:t>
      </w:r>
      <w:r w:rsidR="00771FA6">
        <w:rPr>
          <w:rFonts w:ascii="Times New Roman" w:hAnsi="Times New Roman" w:cs="Times New Roman"/>
          <w:i/>
          <w:iCs/>
          <w:sz w:val="24"/>
          <w:szCs w:val="24"/>
        </w:rPr>
        <w:t xml:space="preserve"> for studying the influence of the pre-heating temperature on height reduction, microstructure evolution and magnetic properties.</w:t>
      </w:r>
      <w:r w:rsidR="003F4A76">
        <w:rPr>
          <w:rFonts w:ascii="Times New Roman" w:hAnsi="Times New Roman" w:cs="Times New Roman"/>
          <w:i/>
          <w:iCs/>
          <w:sz w:val="24"/>
          <w:szCs w:val="24"/>
        </w:rPr>
        <w:t xml:space="preserve"> The relative density refers to the inner part of the sample.</w:t>
      </w:r>
    </w:p>
    <w:tbl>
      <w:tblPr>
        <w:tblStyle w:val="TableGrid"/>
        <w:tblW w:w="0" w:type="auto"/>
        <w:tblLook w:val="04A0" w:firstRow="1" w:lastRow="0" w:firstColumn="1" w:lastColumn="0" w:noHBand="0" w:noVBand="1"/>
      </w:tblPr>
      <w:tblGrid>
        <w:gridCol w:w="1173"/>
        <w:gridCol w:w="1172"/>
        <w:gridCol w:w="1174"/>
        <w:gridCol w:w="1169"/>
        <w:gridCol w:w="1169"/>
        <w:gridCol w:w="1169"/>
        <w:gridCol w:w="1169"/>
      </w:tblGrid>
      <w:tr w:rsidR="00771FA6" w:rsidRPr="000C5014" w14:paraId="64F963E1" w14:textId="77777777" w:rsidTr="00BC03A8">
        <w:tc>
          <w:tcPr>
            <w:tcW w:w="1173" w:type="dxa"/>
            <w:tcBorders>
              <w:top w:val="single" w:sz="4" w:space="0" w:color="auto"/>
              <w:left w:val="nil"/>
              <w:bottom w:val="single" w:sz="4" w:space="0" w:color="auto"/>
              <w:right w:val="nil"/>
            </w:tcBorders>
          </w:tcPr>
          <w:p w14:paraId="6AEFA568" w14:textId="77777777" w:rsidR="00771FA6" w:rsidRPr="00C7426A" w:rsidRDefault="00771FA6" w:rsidP="0008574A">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817D454" w14:textId="07EE9AC4"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Pre-heating</w:t>
            </w:r>
          </w:p>
          <w:p w14:paraId="67B413D0" w14:textId="782A93FA"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temperature</w:t>
            </w:r>
          </w:p>
          <w:p w14:paraId="55397388" w14:textId="5FA2D75C"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[°C]</w:t>
            </w:r>
          </w:p>
        </w:tc>
        <w:tc>
          <w:tcPr>
            <w:tcW w:w="1174" w:type="dxa"/>
            <w:tcBorders>
              <w:top w:val="single" w:sz="4" w:space="0" w:color="auto"/>
              <w:left w:val="nil"/>
              <w:bottom w:val="single" w:sz="4" w:space="0" w:color="auto"/>
              <w:right w:val="nil"/>
            </w:tcBorders>
          </w:tcPr>
          <w:p w14:paraId="7C04AEAE"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Flash SPS power pulse</w:t>
            </w:r>
          </w:p>
          <w:p w14:paraId="04B68A88" w14:textId="1F2233F0"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[kW]</w:t>
            </w:r>
          </w:p>
        </w:tc>
        <w:tc>
          <w:tcPr>
            <w:tcW w:w="1169" w:type="dxa"/>
            <w:tcBorders>
              <w:top w:val="single" w:sz="4" w:space="0" w:color="auto"/>
              <w:left w:val="nil"/>
              <w:bottom w:val="single" w:sz="4" w:space="0" w:color="auto"/>
              <w:right w:val="nil"/>
            </w:tcBorders>
          </w:tcPr>
          <w:p w14:paraId="730D441B" w14:textId="11EB157E"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Dwell time</w:t>
            </w:r>
          </w:p>
          <w:p w14:paraId="4F653E57" w14:textId="36827419"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87757B7"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Pressure</w:t>
            </w:r>
          </w:p>
          <w:p w14:paraId="2F89F8DB" w14:textId="09A84AA4"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[MPa]</w:t>
            </w:r>
          </w:p>
        </w:tc>
        <w:tc>
          <w:tcPr>
            <w:tcW w:w="1169" w:type="dxa"/>
            <w:tcBorders>
              <w:top w:val="single" w:sz="4" w:space="0" w:color="auto"/>
              <w:left w:val="nil"/>
              <w:bottom w:val="single" w:sz="4" w:space="0" w:color="auto"/>
              <w:right w:val="nil"/>
            </w:tcBorders>
          </w:tcPr>
          <w:p w14:paraId="0974A149" w14:textId="0E2E7E9C"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5A5C136F"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19625FB8" w14:textId="77777777"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6DFED9E0"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6CE9BFD3" w14:textId="77777777" w:rsidTr="00BC03A8">
        <w:tc>
          <w:tcPr>
            <w:tcW w:w="1173" w:type="dxa"/>
            <w:tcBorders>
              <w:top w:val="single" w:sz="4" w:space="0" w:color="auto"/>
              <w:left w:val="nil"/>
              <w:bottom w:val="nil"/>
              <w:right w:val="nil"/>
            </w:tcBorders>
            <w:shd w:val="clear" w:color="auto" w:fill="FFFFFF" w:themeFill="background1"/>
          </w:tcPr>
          <w:p w14:paraId="4E79922B" w14:textId="2335E324"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_251</w:t>
            </w:r>
          </w:p>
        </w:tc>
        <w:tc>
          <w:tcPr>
            <w:tcW w:w="1172" w:type="dxa"/>
            <w:tcBorders>
              <w:top w:val="single" w:sz="4" w:space="0" w:color="auto"/>
              <w:left w:val="nil"/>
              <w:bottom w:val="nil"/>
              <w:right w:val="nil"/>
            </w:tcBorders>
            <w:shd w:val="clear" w:color="auto" w:fill="FFFFFF" w:themeFill="background1"/>
          </w:tcPr>
          <w:p w14:paraId="7964A071" w14:textId="4374516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251</w:t>
            </w:r>
          </w:p>
        </w:tc>
        <w:tc>
          <w:tcPr>
            <w:tcW w:w="1174" w:type="dxa"/>
            <w:tcBorders>
              <w:top w:val="single" w:sz="4" w:space="0" w:color="auto"/>
              <w:left w:val="nil"/>
              <w:bottom w:val="nil"/>
              <w:right w:val="nil"/>
            </w:tcBorders>
            <w:shd w:val="clear" w:color="auto" w:fill="FFFFFF" w:themeFill="background1"/>
          </w:tcPr>
          <w:p w14:paraId="246C0AC2" w14:textId="758124A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single" w:sz="4" w:space="0" w:color="auto"/>
              <w:left w:val="nil"/>
              <w:bottom w:val="nil"/>
              <w:right w:val="nil"/>
            </w:tcBorders>
            <w:shd w:val="clear" w:color="auto" w:fill="FFFFFF" w:themeFill="background1"/>
          </w:tcPr>
          <w:p w14:paraId="247D94F0" w14:textId="5109498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single" w:sz="4" w:space="0" w:color="auto"/>
              <w:left w:val="nil"/>
              <w:bottom w:val="nil"/>
              <w:right w:val="nil"/>
            </w:tcBorders>
            <w:shd w:val="clear" w:color="auto" w:fill="FFFFFF" w:themeFill="background1"/>
          </w:tcPr>
          <w:p w14:paraId="7A41890F" w14:textId="230D054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single" w:sz="4" w:space="0" w:color="auto"/>
              <w:left w:val="nil"/>
              <w:bottom w:val="nil"/>
              <w:right w:val="nil"/>
            </w:tcBorders>
            <w:shd w:val="clear" w:color="auto" w:fill="FFFFFF" w:themeFill="background1"/>
          </w:tcPr>
          <w:p w14:paraId="03F09258" w14:textId="22AD5FC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169" w:type="dxa"/>
            <w:tcBorders>
              <w:top w:val="single" w:sz="4" w:space="0" w:color="auto"/>
              <w:left w:val="nil"/>
              <w:bottom w:val="nil"/>
              <w:right w:val="nil"/>
            </w:tcBorders>
            <w:shd w:val="clear" w:color="auto" w:fill="FFFFFF" w:themeFill="background1"/>
          </w:tcPr>
          <w:p w14:paraId="3F2AED98" w14:textId="4AFD9C9D"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96</w:t>
            </w:r>
          </w:p>
        </w:tc>
      </w:tr>
      <w:tr w:rsidR="00771FA6" w:rsidRPr="000C5014" w14:paraId="17C84388" w14:textId="77777777" w:rsidTr="00BC03A8">
        <w:tc>
          <w:tcPr>
            <w:tcW w:w="1173" w:type="dxa"/>
            <w:tcBorders>
              <w:top w:val="nil"/>
              <w:left w:val="nil"/>
              <w:bottom w:val="nil"/>
              <w:right w:val="nil"/>
            </w:tcBorders>
            <w:shd w:val="clear" w:color="auto" w:fill="FFFFFF" w:themeFill="background1"/>
          </w:tcPr>
          <w:p w14:paraId="5E70F929" w14:textId="6557AB46"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_300</w:t>
            </w:r>
          </w:p>
        </w:tc>
        <w:tc>
          <w:tcPr>
            <w:tcW w:w="1172" w:type="dxa"/>
            <w:tcBorders>
              <w:top w:val="nil"/>
              <w:left w:val="nil"/>
              <w:bottom w:val="nil"/>
              <w:right w:val="nil"/>
            </w:tcBorders>
            <w:shd w:val="clear" w:color="auto" w:fill="FFFFFF" w:themeFill="background1"/>
          </w:tcPr>
          <w:p w14:paraId="33086F40" w14:textId="53C8137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300</w:t>
            </w:r>
          </w:p>
        </w:tc>
        <w:tc>
          <w:tcPr>
            <w:tcW w:w="1174" w:type="dxa"/>
            <w:tcBorders>
              <w:top w:val="nil"/>
              <w:left w:val="nil"/>
              <w:bottom w:val="nil"/>
              <w:right w:val="nil"/>
            </w:tcBorders>
            <w:shd w:val="clear" w:color="auto" w:fill="FFFFFF" w:themeFill="background1"/>
          </w:tcPr>
          <w:p w14:paraId="65A0A8E3" w14:textId="06B630D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024E4EFF" w14:textId="4A4A361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486FBA2D" w14:textId="1F567F0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3424579F" w14:textId="2C135B7C"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63.9</w:t>
            </w:r>
          </w:p>
        </w:tc>
        <w:tc>
          <w:tcPr>
            <w:tcW w:w="1169" w:type="dxa"/>
            <w:tcBorders>
              <w:top w:val="nil"/>
              <w:left w:val="nil"/>
              <w:bottom w:val="nil"/>
              <w:right w:val="nil"/>
            </w:tcBorders>
            <w:shd w:val="clear" w:color="auto" w:fill="FFFFFF" w:themeFill="background1"/>
          </w:tcPr>
          <w:p w14:paraId="71424E71" w14:textId="77777777"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54FEBEBC" w14:textId="77777777" w:rsidTr="00BC03A8">
        <w:tc>
          <w:tcPr>
            <w:tcW w:w="1173" w:type="dxa"/>
            <w:tcBorders>
              <w:top w:val="nil"/>
              <w:left w:val="nil"/>
              <w:bottom w:val="nil"/>
              <w:right w:val="nil"/>
            </w:tcBorders>
            <w:shd w:val="clear" w:color="auto" w:fill="FFFFFF" w:themeFill="background1"/>
          </w:tcPr>
          <w:p w14:paraId="78D38342" w14:textId="6F529C6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_400</w:t>
            </w:r>
          </w:p>
        </w:tc>
        <w:tc>
          <w:tcPr>
            <w:tcW w:w="1172" w:type="dxa"/>
            <w:tcBorders>
              <w:top w:val="nil"/>
              <w:left w:val="nil"/>
              <w:bottom w:val="nil"/>
              <w:right w:val="nil"/>
            </w:tcBorders>
            <w:shd w:val="clear" w:color="auto" w:fill="FFFFFF" w:themeFill="background1"/>
          </w:tcPr>
          <w:p w14:paraId="66E46604" w14:textId="5D75462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400</w:t>
            </w:r>
          </w:p>
        </w:tc>
        <w:tc>
          <w:tcPr>
            <w:tcW w:w="1174" w:type="dxa"/>
            <w:tcBorders>
              <w:top w:val="nil"/>
              <w:left w:val="nil"/>
              <w:bottom w:val="nil"/>
              <w:right w:val="nil"/>
            </w:tcBorders>
            <w:shd w:val="clear" w:color="auto" w:fill="FFFFFF" w:themeFill="background1"/>
          </w:tcPr>
          <w:p w14:paraId="632A9F1D" w14:textId="097197C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CE76F7F" w14:textId="6EDE9D58"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7E93452A" w14:textId="136EA6A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7316103E" w14:textId="62DE9D9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67.6</w:t>
            </w:r>
          </w:p>
        </w:tc>
        <w:tc>
          <w:tcPr>
            <w:tcW w:w="1169" w:type="dxa"/>
            <w:tcBorders>
              <w:top w:val="nil"/>
              <w:left w:val="nil"/>
              <w:bottom w:val="nil"/>
              <w:right w:val="nil"/>
            </w:tcBorders>
            <w:shd w:val="clear" w:color="auto" w:fill="FFFFFF" w:themeFill="background1"/>
          </w:tcPr>
          <w:p w14:paraId="307A0AD8" w14:textId="7406F869"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r w:rsidR="00771FA6" w:rsidRPr="000C5014" w14:paraId="2E809D8A" w14:textId="77777777" w:rsidTr="00BC03A8">
        <w:tc>
          <w:tcPr>
            <w:tcW w:w="1173" w:type="dxa"/>
            <w:tcBorders>
              <w:top w:val="nil"/>
              <w:left w:val="nil"/>
              <w:bottom w:val="nil"/>
              <w:right w:val="nil"/>
            </w:tcBorders>
            <w:shd w:val="clear" w:color="auto" w:fill="FFFFFF" w:themeFill="background1"/>
          </w:tcPr>
          <w:p w14:paraId="4BE809F6" w14:textId="4F4724E9"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_500</w:t>
            </w:r>
          </w:p>
        </w:tc>
        <w:tc>
          <w:tcPr>
            <w:tcW w:w="1172" w:type="dxa"/>
            <w:tcBorders>
              <w:top w:val="nil"/>
              <w:left w:val="nil"/>
              <w:bottom w:val="nil"/>
              <w:right w:val="nil"/>
            </w:tcBorders>
            <w:shd w:val="clear" w:color="auto" w:fill="FFFFFF" w:themeFill="background1"/>
          </w:tcPr>
          <w:p w14:paraId="6064BA67" w14:textId="771272FB"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r>
              <w:rPr>
                <w:rFonts w:ascii="Times New Roman" w:hAnsi="Times New Roman" w:cs="Times New Roman"/>
                <w:sz w:val="20"/>
                <w:szCs w:val="20"/>
              </w:rPr>
              <w:t>0</w:t>
            </w:r>
          </w:p>
        </w:tc>
        <w:tc>
          <w:tcPr>
            <w:tcW w:w="1174" w:type="dxa"/>
            <w:tcBorders>
              <w:top w:val="nil"/>
              <w:left w:val="nil"/>
              <w:bottom w:val="nil"/>
              <w:right w:val="nil"/>
            </w:tcBorders>
            <w:shd w:val="clear" w:color="auto" w:fill="FFFFFF" w:themeFill="background1"/>
          </w:tcPr>
          <w:p w14:paraId="134FE6A6" w14:textId="2773E9E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45E33C8" w14:textId="5C304F5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61B2FC28" w14:textId="72816F6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4E744D13" w14:textId="22BB9DA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1169" w:type="dxa"/>
            <w:tcBorders>
              <w:top w:val="nil"/>
              <w:left w:val="nil"/>
              <w:bottom w:val="nil"/>
              <w:right w:val="nil"/>
            </w:tcBorders>
            <w:shd w:val="clear" w:color="auto" w:fill="FFFFFF" w:themeFill="background1"/>
          </w:tcPr>
          <w:p w14:paraId="5EBDB2C8" w14:textId="7544BCB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97</w:t>
            </w:r>
          </w:p>
        </w:tc>
      </w:tr>
      <w:tr w:rsidR="00771FA6" w:rsidRPr="000C5014" w14:paraId="756B148B" w14:textId="77777777" w:rsidTr="00BC03A8">
        <w:tc>
          <w:tcPr>
            <w:tcW w:w="1173" w:type="dxa"/>
            <w:tcBorders>
              <w:top w:val="nil"/>
              <w:left w:val="nil"/>
              <w:bottom w:val="single" w:sz="4" w:space="0" w:color="auto"/>
              <w:right w:val="nil"/>
            </w:tcBorders>
            <w:shd w:val="clear" w:color="auto" w:fill="FFFFFF" w:themeFill="background1"/>
          </w:tcPr>
          <w:p w14:paraId="17288CC7" w14:textId="775FE47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_600</w:t>
            </w:r>
          </w:p>
        </w:tc>
        <w:tc>
          <w:tcPr>
            <w:tcW w:w="1172" w:type="dxa"/>
            <w:tcBorders>
              <w:top w:val="nil"/>
              <w:left w:val="nil"/>
              <w:bottom w:val="single" w:sz="4" w:space="0" w:color="auto"/>
              <w:right w:val="nil"/>
            </w:tcBorders>
            <w:shd w:val="clear" w:color="auto" w:fill="FFFFFF" w:themeFill="background1"/>
          </w:tcPr>
          <w:p w14:paraId="6BC40D1B" w14:textId="695B0B72"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600</w:t>
            </w:r>
          </w:p>
        </w:tc>
        <w:tc>
          <w:tcPr>
            <w:tcW w:w="1174" w:type="dxa"/>
            <w:tcBorders>
              <w:top w:val="nil"/>
              <w:left w:val="nil"/>
              <w:bottom w:val="single" w:sz="4" w:space="0" w:color="auto"/>
              <w:right w:val="nil"/>
            </w:tcBorders>
            <w:shd w:val="clear" w:color="auto" w:fill="FFFFFF" w:themeFill="background1"/>
          </w:tcPr>
          <w:p w14:paraId="5B37BC51" w14:textId="4F2F8133"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single" w:sz="4" w:space="0" w:color="auto"/>
              <w:right w:val="nil"/>
            </w:tcBorders>
            <w:shd w:val="clear" w:color="auto" w:fill="FFFFFF" w:themeFill="background1"/>
          </w:tcPr>
          <w:p w14:paraId="2C1DE74F" w14:textId="62B336F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single" w:sz="4" w:space="0" w:color="auto"/>
              <w:right w:val="nil"/>
            </w:tcBorders>
            <w:shd w:val="clear" w:color="auto" w:fill="FFFFFF" w:themeFill="background1"/>
          </w:tcPr>
          <w:p w14:paraId="1FF5645E" w14:textId="1A6AE71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single" w:sz="4" w:space="0" w:color="auto"/>
              <w:right w:val="nil"/>
            </w:tcBorders>
            <w:shd w:val="clear" w:color="auto" w:fill="FFFFFF" w:themeFill="background1"/>
          </w:tcPr>
          <w:p w14:paraId="356957C9" w14:textId="339A591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71.1</w:t>
            </w:r>
          </w:p>
        </w:tc>
        <w:tc>
          <w:tcPr>
            <w:tcW w:w="1169" w:type="dxa"/>
            <w:tcBorders>
              <w:top w:val="nil"/>
              <w:left w:val="nil"/>
              <w:bottom w:val="single" w:sz="4" w:space="0" w:color="auto"/>
              <w:right w:val="nil"/>
            </w:tcBorders>
            <w:shd w:val="clear" w:color="auto" w:fill="FFFFFF" w:themeFill="background1"/>
          </w:tcPr>
          <w:p w14:paraId="25597F08" w14:textId="034E361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bl>
    <w:p w14:paraId="53E32600" w14:textId="37DC48CF" w:rsidR="00CD5738" w:rsidRDefault="00CD5738" w:rsidP="00CD5738">
      <w:pPr>
        <w:spacing w:after="0" w:line="360" w:lineRule="auto"/>
        <w:jc w:val="both"/>
        <w:rPr>
          <w:rFonts w:ascii="Times New Roman" w:hAnsi="Times New Roman" w:cs="Times New Roman"/>
          <w:sz w:val="24"/>
          <w:szCs w:val="24"/>
        </w:rPr>
      </w:pPr>
    </w:p>
    <w:p w14:paraId="18E20C49" w14:textId="77777777" w:rsidR="003F4A76" w:rsidRPr="000C5014" w:rsidRDefault="003F4A76" w:rsidP="00CD5738">
      <w:pPr>
        <w:spacing w:after="0" w:line="360" w:lineRule="auto"/>
        <w:jc w:val="both"/>
        <w:rPr>
          <w:rFonts w:ascii="Times New Roman" w:hAnsi="Times New Roman" w:cs="Times New Roman"/>
          <w:sz w:val="24"/>
          <w:szCs w:val="24"/>
        </w:rPr>
      </w:pPr>
    </w:p>
    <w:p w14:paraId="364C297F" w14:textId="46C8CB29"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2.4. Characterization methods</w:t>
      </w:r>
    </w:p>
    <w:p w14:paraId="141F84E9" w14:textId="45BB70CA" w:rsidR="00E50560" w:rsidRPr="00F06972" w:rsidRDefault="00F06972" w:rsidP="0088578B">
      <w:pPr>
        <w:spacing w:after="0" w:line="360" w:lineRule="auto"/>
        <w:jc w:val="both"/>
        <w:rPr>
          <w:rFonts w:ascii="Times New Roman" w:hAnsi="Times New Roman" w:cs="Times New Roman"/>
          <w:sz w:val="24"/>
          <w:szCs w:val="24"/>
        </w:rPr>
      </w:pPr>
      <w:r w:rsidRPr="00F06972">
        <w:rPr>
          <w:rFonts w:ascii="Times New Roman" w:hAnsi="Times New Roman" w:cs="Times New Roman"/>
          <w:sz w:val="24"/>
          <w:szCs w:val="24"/>
        </w:rPr>
        <w:t>The relative density was calculated based on the Archimedes principle</w:t>
      </w:r>
      <w:r w:rsidR="00F42F6D">
        <w:rPr>
          <w:rFonts w:ascii="Times New Roman" w:hAnsi="Times New Roman" w:cs="Times New Roman"/>
          <w:sz w:val="24"/>
          <w:szCs w:val="24"/>
        </w:rPr>
        <w:t xml:space="preserve"> </w:t>
      </w:r>
      <w:r w:rsidR="00F42F6D" w:rsidRPr="00F42F6D">
        <w:rPr>
          <w:rFonts w:ascii="Times New Roman" w:hAnsi="Times New Roman" w:cs="Times New Roman"/>
          <w:color w:val="0000FF"/>
          <w:sz w:val="24"/>
          <w:szCs w:val="24"/>
        </w:rPr>
        <w:t>(Sartorius Quintix224-1CEU balance with YDK03 option)</w:t>
      </w:r>
      <w:r w:rsidRPr="00F06972">
        <w:rPr>
          <w:rFonts w:ascii="Times New Roman" w:hAnsi="Times New Roman" w:cs="Times New Roman"/>
          <w:sz w:val="24"/>
          <w:szCs w:val="24"/>
        </w:rPr>
        <w:t>. For the calculation, a theoretical density of 7.55 g</w:t>
      </w:r>
      <w:r w:rsidRPr="00F06972">
        <w:rPr>
          <w:rFonts w:ascii="Times New Roman" w:hAnsi="Times New Roman" w:cs="Times New Roman"/>
          <w:sz w:val="24"/>
          <w:szCs w:val="24"/>
        </w:rPr>
        <w:sym w:font="Symbol" w:char="F0D7"/>
      </w:r>
      <w:r w:rsidRPr="00F06972">
        <w:rPr>
          <w:rFonts w:ascii="Times New Roman" w:hAnsi="Times New Roman" w:cs="Times New Roman"/>
          <w:sz w:val="24"/>
          <w:szCs w:val="24"/>
        </w:rPr>
        <w:t>cm</w:t>
      </w:r>
      <w:r w:rsidRPr="00F06972">
        <w:rPr>
          <w:rFonts w:ascii="Times New Roman" w:hAnsi="Times New Roman" w:cs="Times New Roman"/>
          <w:sz w:val="24"/>
          <w:szCs w:val="24"/>
          <w:vertAlign w:val="superscript"/>
        </w:rPr>
        <w:t>-3</w:t>
      </w:r>
      <w:r w:rsidRPr="00F06972">
        <w:rPr>
          <w:rFonts w:ascii="Times New Roman" w:hAnsi="Times New Roman" w:cs="Times New Roman"/>
          <w:sz w:val="24"/>
          <w:szCs w:val="24"/>
        </w:rPr>
        <w:t xml:space="preserve"> was used. </w:t>
      </w:r>
      <w:r w:rsidR="000A61FB" w:rsidRPr="000A61FB">
        <w:rPr>
          <w:rFonts w:ascii="Times New Roman" w:hAnsi="Times New Roman" w:cs="Times New Roman"/>
          <w:sz w:val="24"/>
          <w:szCs w:val="24"/>
        </w:rPr>
        <w:t xml:space="preserve">Scanning electron microscopy (SEM) with a </w:t>
      </w:r>
      <w:commentRangeStart w:id="22"/>
      <w:r w:rsidR="000A61FB" w:rsidRPr="000A61FB">
        <w:rPr>
          <w:rFonts w:ascii="Times New Roman" w:hAnsi="Times New Roman" w:cs="Times New Roman"/>
          <w:sz w:val="24"/>
          <w:szCs w:val="24"/>
        </w:rPr>
        <w:t>FEG-SEM JEOL JSM-7600 device (JEOL, Japan)</w:t>
      </w:r>
      <w:commentRangeEnd w:id="22"/>
      <w:r w:rsidR="00295ABF">
        <w:rPr>
          <w:rStyle w:val="CommentReference"/>
          <w:lang w:val="tr-TR"/>
        </w:rPr>
        <w:commentReference w:id="22"/>
      </w:r>
      <w:ins w:id="23" w:author="Iliya Angelov Radulov [5]" w:date="2023-12-15T10:12:00Z">
        <w:r w:rsidR="001D66A2">
          <w:rPr>
            <w:rFonts w:ascii="Times New Roman" w:hAnsi="Times New Roman" w:cs="Times New Roman"/>
            <w:sz w:val="24"/>
            <w:szCs w:val="24"/>
          </w:rPr>
          <w:t xml:space="preserve"> and Zeiss Merlin </w:t>
        </w:r>
      </w:ins>
      <w:ins w:id="24" w:author="Iliya Angelov Radulov [5]" w:date="2023-12-15T10:13:00Z">
        <w:r w:rsidR="001D66A2" w:rsidRPr="001D66A2">
          <w:rPr>
            <w:rFonts w:ascii="Times New Roman" w:hAnsi="Times New Roman" w:cs="Times New Roman"/>
            <w:sz w:val="24"/>
            <w:szCs w:val="24"/>
          </w:rPr>
          <w:t xml:space="preserve">Field Emission Scanning Electron </w:t>
        </w:r>
      </w:ins>
      <w:ins w:id="25" w:author="Iliya Angelov Radulov [5]" w:date="2023-12-15T10:14:00Z">
        <w:r w:rsidR="001D66A2" w:rsidRPr="001D66A2">
          <w:rPr>
            <w:rFonts w:ascii="Times New Roman" w:hAnsi="Times New Roman" w:cs="Times New Roman"/>
            <w:sz w:val="24"/>
            <w:szCs w:val="24"/>
          </w:rPr>
          <w:t>Microscope</w:t>
        </w:r>
      </w:ins>
      <w:ins w:id="26" w:author="Iliya Angelov Radulov [5]" w:date="2023-12-15T10:13:00Z">
        <w:r w:rsidR="001D66A2" w:rsidRPr="001D66A2">
          <w:rPr>
            <w:rFonts w:ascii="Times New Roman" w:hAnsi="Times New Roman" w:cs="Times New Roman"/>
            <w:sz w:val="24"/>
            <w:szCs w:val="24"/>
          </w:rPr>
          <w:t xml:space="preserve"> </w:t>
        </w:r>
      </w:ins>
      <w:ins w:id="27" w:author="Iliya Angelov Radulov [5]" w:date="2023-12-15T10:12:00Z">
        <w:r w:rsidR="001D66A2">
          <w:rPr>
            <w:rFonts w:ascii="Times New Roman" w:hAnsi="Times New Roman" w:cs="Times New Roman"/>
            <w:sz w:val="24"/>
            <w:szCs w:val="24"/>
          </w:rPr>
          <w:t>(Carl Zeiss Microscopy GmbH)</w:t>
        </w:r>
      </w:ins>
      <w:r w:rsidR="000A61FB" w:rsidRPr="000A61FB">
        <w:rPr>
          <w:rFonts w:ascii="Times New Roman" w:hAnsi="Times New Roman" w:cs="Times New Roman"/>
          <w:sz w:val="24"/>
          <w:szCs w:val="24"/>
        </w:rPr>
        <w:t xml:space="preserve"> was used to characterize the microstructure depending on the processing conditions. Before microstructure characterization, all samples were broken into two halves. For investigation of </w:t>
      </w:r>
      <w:r w:rsidR="000A61FB" w:rsidRPr="000A61FB">
        <w:rPr>
          <w:rFonts w:ascii="Times New Roman" w:hAnsi="Times New Roman" w:cs="Times New Roman"/>
          <w:sz w:val="24"/>
          <w:szCs w:val="24"/>
        </w:rPr>
        <w:lastRenderedPageBreak/>
        <w:t xml:space="preserve">microstructure on larger scale, one half was embedded in epoxy resin, ground with silicon carbide </w:t>
      </w:r>
      <w:r w:rsidR="00FB67B3">
        <w:rPr>
          <w:rFonts w:ascii="Times New Roman" w:hAnsi="Times New Roman" w:cs="Times New Roman"/>
          <w:sz w:val="24"/>
          <w:szCs w:val="24"/>
        </w:rPr>
        <w:t xml:space="preserve">emery </w:t>
      </w:r>
      <w:r w:rsidR="000A61FB" w:rsidRPr="000A61FB">
        <w:rPr>
          <w:rFonts w:ascii="Times New Roman" w:hAnsi="Times New Roman" w:cs="Times New Roman"/>
          <w:sz w:val="24"/>
          <w:szCs w:val="24"/>
        </w:rPr>
        <w:t xml:space="preserve">paper and then polished with water-free diamond suspensions down to 0.25 µm. The fractured surface of the other half was used for characterization of the primary nanocrystalline grains. </w:t>
      </w:r>
      <w:r w:rsidRPr="00F06972">
        <w:rPr>
          <w:rFonts w:ascii="Times New Roman" w:hAnsi="Times New Roman" w:cs="Times New Roman"/>
          <w:sz w:val="24"/>
          <w:szCs w:val="24"/>
        </w:rPr>
        <w:t xml:space="preserve">For characterization of the magnetic properties of FAST/SPS samples, a Permagraph C-300 system (MAGNET-PHYSIK Dr. Steingroever GmbH, Köln, Germany) was used. </w:t>
      </w:r>
      <w:r w:rsidR="000A61FB" w:rsidRPr="000A61FB">
        <w:rPr>
          <w:rFonts w:ascii="Times New Roman" w:hAnsi="Times New Roman" w:cs="Times New Roman"/>
          <w:sz w:val="24"/>
          <w:szCs w:val="24"/>
        </w:rPr>
        <w:t>For characterization of the magnetic properties</w:t>
      </w:r>
      <w:r>
        <w:rPr>
          <w:rFonts w:ascii="Times New Roman" w:hAnsi="Times New Roman" w:cs="Times New Roman"/>
          <w:sz w:val="24"/>
          <w:szCs w:val="24"/>
        </w:rPr>
        <w:t xml:space="preserve"> of the Flash SPS samples</w:t>
      </w:r>
      <w:r w:rsidR="000A61FB" w:rsidRPr="000A61FB">
        <w:rPr>
          <w:rFonts w:ascii="Times New Roman" w:hAnsi="Times New Roman" w:cs="Times New Roman"/>
          <w:sz w:val="24"/>
          <w:szCs w:val="24"/>
        </w:rPr>
        <w:t>, cuboid shaped samples with a size of 1.30 x 1.30 x 3.30 mm</w:t>
      </w:r>
      <w:r w:rsidR="000A61FB" w:rsidRPr="00FB67B3">
        <w:rPr>
          <w:rFonts w:ascii="Times New Roman" w:hAnsi="Times New Roman" w:cs="Times New Roman"/>
          <w:sz w:val="24"/>
          <w:szCs w:val="24"/>
          <w:vertAlign w:val="superscript"/>
        </w:rPr>
        <w:t>3</w:t>
      </w:r>
      <w:r w:rsidR="000A61FB" w:rsidRPr="000A61FB">
        <w:rPr>
          <w:rFonts w:ascii="Times New Roman" w:hAnsi="Times New Roman" w:cs="Times New Roman"/>
          <w:sz w:val="24"/>
          <w:szCs w:val="24"/>
        </w:rPr>
        <w:t xml:space="preserve"> (larger dimension parallel to the pressure direction) were cut near to the centre of the sample. A vibrating magnetometer module in a magnetic property measurement system (VSM-MPMS3, Quantum Design, USA) was used to measure the magnetic hysteresis loops characterizing the respective magnetization and demagnetization behaviour of the samples.</w:t>
      </w:r>
    </w:p>
    <w:p w14:paraId="3E8136B1" w14:textId="77777777" w:rsidR="00F21BB9" w:rsidRDefault="00F21BB9" w:rsidP="0088578B">
      <w:pPr>
        <w:spacing w:after="0" w:line="360" w:lineRule="auto"/>
        <w:jc w:val="both"/>
        <w:rPr>
          <w:rFonts w:ascii="Times New Roman" w:hAnsi="Times New Roman" w:cs="Times New Roman"/>
          <w:sz w:val="24"/>
          <w:szCs w:val="24"/>
        </w:rPr>
      </w:pPr>
    </w:p>
    <w:p w14:paraId="086C50EE" w14:textId="0E584B67" w:rsidR="00E50560" w:rsidRDefault="00E50560" w:rsidP="0088578B">
      <w:pPr>
        <w:spacing w:after="0" w:line="360" w:lineRule="auto"/>
        <w:jc w:val="both"/>
        <w:rPr>
          <w:rFonts w:ascii="Times New Roman" w:hAnsi="Times New Roman" w:cs="Times New Roman"/>
          <w:b/>
          <w:bCs/>
          <w:sz w:val="24"/>
          <w:szCs w:val="24"/>
        </w:rPr>
      </w:pPr>
      <w:r w:rsidRPr="000A61FB">
        <w:rPr>
          <w:rFonts w:ascii="Times New Roman" w:hAnsi="Times New Roman" w:cs="Times New Roman"/>
          <w:b/>
          <w:bCs/>
          <w:sz w:val="24"/>
          <w:szCs w:val="24"/>
        </w:rPr>
        <w:t xml:space="preserve">3. </w:t>
      </w:r>
      <w:r w:rsidR="000A61FB" w:rsidRPr="000A61FB">
        <w:rPr>
          <w:rFonts w:ascii="Times New Roman" w:hAnsi="Times New Roman" w:cs="Times New Roman"/>
          <w:b/>
          <w:bCs/>
          <w:sz w:val="24"/>
          <w:szCs w:val="24"/>
        </w:rPr>
        <w:t>Results</w:t>
      </w:r>
    </w:p>
    <w:p w14:paraId="4802B96B" w14:textId="0789F17F" w:rsidR="00771FA6" w:rsidRDefault="00771FA6" w:rsidP="0088578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71FA6">
        <w:rPr>
          <w:rFonts w:ascii="Times New Roman" w:hAnsi="Times New Roman" w:cs="Times New Roman"/>
          <w:sz w:val="24"/>
          <w:szCs w:val="24"/>
        </w:rPr>
        <w:t>summarizes the magnetic properties coercivity H</w:t>
      </w:r>
      <w:r w:rsidRPr="00771FA6">
        <w:rPr>
          <w:rFonts w:ascii="Times New Roman" w:hAnsi="Times New Roman" w:cs="Times New Roman"/>
          <w:sz w:val="24"/>
          <w:szCs w:val="24"/>
          <w:vertAlign w:val="subscript"/>
        </w:rPr>
        <w:t>cJ</w:t>
      </w:r>
      <w:r w:rsidRPr="00771FA6">
        <w:rPr>
          <w:rFonts w:ascii="Times New Roman" w:hAnsi="Times New Roman" w:cs="Times New Roman"/>
          <w:sz w:val="24"/>
          <w:szCs w:val="24"/>
        </w:rPr>
        <w:t>, remanence B</w:t>
      </w:r>
      <w:r w:rsidRPr="00771FA6">
        <w:rPr>
          <w:rFonts w:ascii="Times New Roman" w:hAnsi="Times New Roman" w:cs="Times New Roman"/>
          <w:sz w:val="24"/>
          <w:szCs w:val="24"/>
          <w:vertAlign w:val="subscript"/>
        </w:rPr>
        <w:t>r</w:t>
      </w:r>
      <w:r w:rsidRPr="00771FA6">
        <w:rPr>
          <w:rFonts w:ascii="Times New Roman" w:hAnsi="Times New Roman" w:cs="Times New Roman"/>
          <w:sz w:val="24"/>
          <w:szCs w:val="24"/>
        </w:rPr>
        <w:t xml:space="preserve"> and </w:t>
      </w:r>
      <w:r w:rsidR="00ED4863" w:rsidRPr="00771FA6">
        <w:rPr>
          <w:rFonts w:ascii="Times New Roman" w:hAnsi="Times New Roman" w:cs="Times New Roman"/>
          <w:sz w:val="24"/>
          <w:szCs w:val="24"/>
        </w:rPr>
        <w:t>energy</w:t>
      </w:r>
      <w:r w:rsidR="00ED4863">
        <w:rPr>
          <w:rFonts w:ascii="Times New Roman" w:hAnsi="Times New Roman" w:cs="Times New Roman"/>
          <w:sz w:val="24"/>
          <w:szCs w:val="24"/>
        </w:rPr>
        <w:t>-</w:t>
      </w:r>
      <w:r w:rsidRPr="00771FA6">
        <w:rPr>
          <w:rFonts w:ascii="Times New Roman" w:hAnsi="Times New Roman" w:cs="Times New Roman"/>
          <w:sz w:val="24"/>
          <w:szCs w:val="24"/>
        </w:rPr>
        <w:t>product (BH)</w:t>
      </w:r>
      <w:r w:rsidRPr="00771FA6">
        <w:rPr>
          <w:rFonts w:ascii="Times New Roman" w:hAnsi="Times New Roman" w:cs="Times New Roman"/>
          <w:sz w:val="24"/>
          <w:szCs w:val="24"/>
          <w:vertAlign w:val="subscript"/>
        </w:rPr>
        <w:t>max</w:t>
      </w:r>
      <w:r w:rsidRPr="00771FA6">
        <w:rPr>
          <w:rFonts w:ascii="Times New Roman" w:hAnsi="Times New Roman" w:cs="Times New Roman"/>
          <w:sz w:val="24"/>
          <w:szCs w:val="24"/>
        </w:rPr>
        <w:t xml:space="preserve"> of Nd-Fe-B magnets processed by </w:t>
      </w:r>
      <w:r>
        <w:rPr>
          <w:rFonts w:ascii="Times New Roman" w:hAnsi="Times New Roman" w:cs="Times New Roman"/>
          <w:sz w:val="24"/>
          <w:szCs w:val="24"/>
        </w:rPr>
        <w:t xml:space="preserve">the </w:t>
      </w:r>
      <w:r w:rsidRPr="00771FA6">
        <w:rPr>
          <w:rFonts w:ascii="Times New Roman" w:hAnsi="Times New Roman" w:cs="Times New Roman"/>
          <w:sz w:val="24"/>
          <w:szCs w:val="24"/>
        </w:rPr>
        <w:t xml:space="preserve">different </w:t>
      </w:r>
      <w:r w:rsidR="007A43D6">
        <w:rPr>
          <w:rFonts w:ascii="Times New Roman" w:hAnsi="Times New Roman" w:cs="Times New Roman"/>
          <w:sz w:val="24"/>
          <w:szCs w:val="24"/>
        </w:rPr>
        <w:t xml:space="preserve">field assisted sintering </w:t>
      </w:r>
      <w:r w:rsidRPr="00771FA6">
        <w:rPr>
          <w:rFonts w:ascii="Times New Roman" w:hAnsi="Times New Roman" w:cs="Times New Roman"/>
          <w:sz w:val="24"/>
          <w:szCs w:val="24"/>
        </w:rPr>
        <w:t>technologies</w:t>
      </w:r>
      <w:r w:rsidR="001A6C0B">
        <w:rPr>
          <w:rFonts w:ascii="Times New Roman" w:hAnsi="Times New Roman" w:cs="Times New Roman"/>
          <w:sz w:val="24"/>
          <w:szCs w:val="24"/>
        </w:rPr>
        <w:t xml:space="preserve">. For </w:t>
      </w:r>
      <w:r w:rsidR="007A43D6">
        <w:rPr>
          <w:rFonts w:ascii="Times New Roman" w:hAnsi="Times New Roman" w:cs="Times New Roman"/>
          <w:sz w:val="24"/>
          <w:szCs w:val="24"/>
        </w:rPr>
        <w:t>benchmark</w:t>
      </w:r>
      <w:r w:rsidR="001A6C0B">
        <w:rPr>
          <w:rFonts w:ascii="Times New Roman" w:hAnsi="Times New Roman" w:cs="Times New Roman"/>
          <w:sz w:val="24"/>
          <w:szCs w:val="24"/>
        </w:rPr>
        <w:t>, results from our former stud</w:t>
      </w:r>
      <w:r w:rsidR="007A43D6">
        <w:rPr>
          <w:rFonts w:ascii="Times New Roman" w:hAnsi="Times New Roman" w:cs="Times New Roman"/>
          <w:sz w:val="24"/>
          <w:szCs w:val="24"/>
        </w:rPr>
        <w:t>y</w:t>
      </w:r>
      <w:r w:rsidR="001A6C0B">
        <w:rPr>
          <w:rFonts w:ascii="Times New Roman" w:hAnsi="Times New Roman" w:cs="Times New Roman"/>
          <w:sz w:val="24"/>
          <w:szCs w:val="24"/>
        </w:rPr>
        <w:t xml:space="preserve"> [</w:t>
      </w:r>
      <w:r w:rsidR="001A6C0B" w:rsidRPr="007A43D6">
        <w:rPr>
          <w:rFonts w:ascii="Times New Roman" w:hAnsi="Times New Roman" w:cs="Times New Roman"/>
          <w:b/>
          <w:bCs/>
          <w:color w:val="0000FF"/>
          <w:sz w:val="24"/>
          <w:szCs w:val="24"/>
        </w:rPr>
        <w:t>Mishra 2023</w:t>
      </w:r>
      <w:r w:rsidR="001A6C0B">
        <w:rPr>
          <w:rFonts w:ascii="Times New Roman" w:hAnsi="Times New Roman" w:cs="Times New Roman"/>
          <w:sz w:val="24"/>
          <w:szCs w:val="24"/>
        </w:rPr>
        <w:t xml:space="preserve">] and related results </w:t>
      </w:r>
      <w:r w:rsidR="007A43D6">
        <w:rPr>
          <w:rFonts w:ascii="Times New Roman" w:hAnsi="Times New Roman" w:cs="Times New Roman"/>
          <w:sz w:val="24"/>
          <w:szCs w:val="24"/>
        </w:rPr>
        <w:t xml:space="preserve">from literature were included. </w:t>
      </w:r>
      <w:r w:rsidR="00F42F6D">
        <w:rPr>
          <w:rFonts w:ascii="Times New Roman" w:hAnsi="Times New Roman" w:cs="Times New Roman"/>
          <w:sz w:val="24"/>
          <w:szCs w:val="24"/>
        </w:rPr>
        <w:t>It is to be noted that, in the latter case, MQU-F was not consistently the starting powder</w:t>
      </w:r>
      <w:r w:rsidR="007A43D6">
        <w:rPr>
          <w:rFonts w:ascii="Times New Roman" w:hAnsi="Times New Roman" w:cs="Times New Roman"/>
          <w:sz w:val="24"/>
          <w:szCs w:val="24"/>
        </w:rPr>
        <w:t xml:space="preserve">. Nevertheless, trends </w:t>
      </w:r>
      <w:r w:rsidR="00F42F6D">
        <w:rPr>
          <w:rFonts w:ascii="Times New Roman" w:hAnsi="Times New Roman" w:cs="Times New Roman"/>
          <w:sz w:val="24"/>
          <w:szCs w:val="24"/>
        </w:rPr>
        <w:t xml:space="preserve">of </w:t>
      </w:r>
      <w:r w:rsidR="007A43D6">
        <w:rPr>
          <w:rFonts w:ascii="Times New Roman" w:hAnsi="Times New Roman" w:cs="Times New Roman"/>
          <w:sz w:val="24"/>
          <w:szCs w:val="24"/>
        </w:rPr>
        <w:t>how field assisted sintering parameters influence final microstructure and magnetic properties are obvious</w:t>
      </w:r>
      <w:r w:rsidR="00F42F6D">
        <w:rPr>
          <w:rFonts w:ascii="Times New Roman" w:hAnsi="Times New Roman" w:cs="Times New Roman"/>
          <w:sz w:val="24"/>
          <w:szCs w:val="24"/>
        </w:rPr>
        <w:t>,</w:t>
      </w:r>
      <w:r w:rsidR="007A43D6">
        <w:rPr>
          <w:rFonts w:ascii="Times New Roman" w:hAnsi="Times New Roman" w:cs="Times New Roman"/>
          <w:sz w:val="24"/>
          <w:szCs w:val="24"/>
        </w:rPr>
        <w:t xml:space="preserve"> enabling </w:t>
      </w:r>
      <w:r w:rsidR="003F4A76">
        <w:rPr>
          <w:rFonts w:ascii="Times New Roman" w:hAnsi="Times New Roman" w:cs="Times New Roman"/>
          <w:sz w:val="24"/>
          <w:szCs w:val="24"/>
        </w:rPr>
        <w:t xml:space="preserve">reliable </w:t>
      </w:r>
      <w:r w:rsidR="007A43D6">
        <w:rPr>
          <w:rFonts w:ascii="Times New Roman" w:hAnsi="Times New Roman" w:cs="Times New Roman"/>
          <w:sz w:val="24"/>
          <w:szCs w:val="24"/>
        </w:rPr>
        <w:t xml:space="preserve">conclusions </w:t>
      </w:r>
      <w:r w:rsidR="00F42F6D">
        <w:rPr>
          <w:rFonts w:ascii="Times New Roman" w:hAnsi="Times New Roman" w:cs="Times New Roman"/>
          <w:sz w:val="24"/>
          <w:szCs w:val="24"/>
        </w:rPr>
        <w:t xml:space="preserve">about </w:t>
      </w:r>
      <w:r w:rsidR="007A43D6">
        <w:rPr>
          <w:rFonts w:ascii="Times New Roman" w:hAnsi="Times New Roman" w:cs="Times New Roman"/>
          <w:sz w:val="24"/>
          <w:szCs w:val="24"/>
        </w:rPr>
        <w:t xml:space="preserve">how to further optimize these technologies </w:t>
      </w:r>
      <w:r w:rsidR="003F4A76">
        <w:rPr>
          <w:rFonts w:ascii="Times New Roman" w:hAnsi="Times New Roman" w:cs="Times New Roman"/>
          <w:sz w:val="24"/>
          <w:szCs w:val="24"/>
        </w:rPr>
        <w:t>in future</w:t>
      </w:r>
      <w:r w:rsidR="007A43D6">
        <w:rPr>
          <w:rFonts w:ascii="Times New Roman" w:hAnsi="Times New Roman" w:cs="Times New Roman"/>
          <w:sz w:val="24"/>
          <w:szCs w:val="24"/>
        </w:rPr>
        <w:t xml:space="preserve">. As reference, magnetic properties of </w:t>
      </w:r>
      <w:r w:rsidR="009A2F7F">
        <w:rPr>
          <w:rFonts w:ascii="Times New Roman" w:hAnsi="Times New Roman" w:cs="Times New Roman"/>
          <w:sz w:val="24"/>
          <w:szCs w:val="24"/>
        </w:rPr>
        <w:t>an</w:t>
      </w:r>
      <w:r w:rsidR="00DF589D">
        <w:rPr>
          <w:rFonts w:ascii="Times New Roman" w:hAnsi="Times New Roman" w:cs="Times New Roman"/>
          <w:sz w:val="24"/>
          <w:szCs w:val="24"/>
        </w:rPr>
        <w:t xml:space="preserve"> </w:t>
      </w:r>
      <w:r w:rsidR="007A43D6">
        <w:rPr>
          <w:rFonts w:ascii="Times New Roman" w:hAnsi="Times New Roman" w:cs="Times New Roman"/>
          <w:sz w:val="24"/>
          <w:szCs w:val="24"/>
        </w:rPr>
        <w:t xml:space="preserve">MQU-F </w:t>
      </w:r>
      <w:r w:rsidR="00DF589D">
        <w:rPr>
          <w:rFonts w:ascii="Times New Roman" w:hAnsi="Times New Roman" w:cs="Times New Roman"/>
          <w:sz w:val="24"/>
          <w:szCs w:val="24"/>
        </w:rPr>
        <w:t xml:space="preserve">based die-upsetted magnet from a </w:t>
      </w:r>
      <w:r w:rsidR="007A43D6">
        <w:rPr>
          <w:rFonts w:ascii="Times New Roman" w:hAnsi="Times New Roman" w:cs="Times New Roman"/>
          <w:sz w:val="24"/>
          <w:szCs w:val="24"/>
        </w:rPr>
        <w:t xml:space="preserve">commercial </w:t>
      </w:r>
      <w:r w:rsidR="00DF589D">
        <w:rPr>
          <w:rFonts w:ascii="Times New Roman" w:hAnsi="Times New Roman" w:cs="Times New Roman"/>
          <w:sz w:val="24"/>
          <w:szCs w:val="24"/>
        </w:rPr>
        <w:t>water pump</w:t>
      </w:r>
      <w:r w:rsidR="007A43D6">
        <w:rPr>
          <w:rFonts w:ascii="Times New Roman" w:hAnsi="Times New Roman" w:cs="Times New Roman"/>
          <w:sz w:val="24"/>
          <w:szCs w:val="24"/>
        </w:rPr>
        <w:t xml:space="preserve"> from</w:t>
      </w:r>
      <w:r w:rsidR="00DF589D">
        <w:rPr>
          <w:rFonts w:ascii="Times New Roman" w:hAnsi="Times New Roman" w:cs="Times New Roman"/>
          <w:sz w:val="24"/>
          <w:szCs w:val="24"/>
        </w:rPr>
        <w:t xml:space="preserve"> the company</w:t>
      </w:r>
      <w:r w:rsidR="007A43D6">
        <w:rPr>
          <w:rFonts w:ascii="Times New Roman" w:hAnsi="Times New Roman" w:cs="Times New Roman"/>
          <w:sz w:val="24"/>
          <w:szCs w:val="24"/>
        </w:rPr>
        <w:t xml:space="preserve"> WILO </w:t>
      </w:r>
      <w:r w:rsidR="009A2F7F">
        <w:rPr>
          <w:rFonts w:ascii="Times New Roman" w:hAnsi="Times New Roman" w:cs="Times New Roman"/>
          <w:sz w:val="24"/>
          <w:szCs w:val="24"/>
        </w:rPr>
        <w:t>is</w:t>
      </w:r>
      <w:r w:rsidR="007A43D6">
        <w:rPr>
          <w:rFonts w:ascii="Times New Roman" w:hAnsi="Times New Roman" w:cs="Times New Roman"/>
          <w:sz w:val="24"/>
          <w:szCs w:val="24"/>
        </w:rPr>
        <w:t xml:space="preserve"> </w:t>
      </w:r>
      <w:r w:rsidR="003F4A76">
        <w:rPr>
          <w:rFonts w:ascii="Times New Roman" w:hAnsi="Times New Roman" w:cs="Times New Roman"/>
          <w:sz w:val="24"/>
          <w:szCs w:val="24"/>
        </w:rPr>
        <w:t>considered</w:t>
      </w:r>
      <w:r w:rsidR="0089395B">
        <w:rPr>
          <w:rFonts w:ascii="Times New Roman" w:hAnsi="Times New Roman" w:cs="Times New Roman"/>
          <w:sz w:val="24"/>
          <w:szCs w:val="24"/>
        </w:rPr>
        <w:t xml:space="preserve"> as well</w:t>
      </w:r>
      <w:r w:rsidR="007A43D6">
        <w:rPr>
          <w:rFonts w:ascii="Times New Roman" w:hAnsi="Times New Roman" w:cs="Times New Roman"/>
          <w:sz w:val="24"/>
          <w:szCs w:val="24"/>
        </w:rPr>
        <w:t>. For exceeding the current industrial standard</w:t>
      </w:r>
      <w:r w:rsidR="003C14DD">
        <w:rPr>
          <w:rFonts w:ascii="Times New Roman" w:hAnsi="Times New Roman" w:cs="Times New Roman"/>
          <w:sz w:val="24"/>
          <w:szCs w:val="24"/>
        </w:rPr>
        <w:t xml:space="preserve"> of anisotropic Nd-Fe-B magnets</w:t>
      </w:r>
      <w:r w:rsidR="003F4A76">
        <w:rPr>
          <w:rFonts w:ascii="Times New Roman" w:hAnsi="Times New Roman" w:cs="Times New Roman"/>
          <w:sz w:val="24"/>
          <w:szCs w:val="24"/>
        </w:rPr>
        <w:t xml:space="preserve"> </w:t>
      </w:r>
      <w:r w:rsidR="0089395B">
        <w:rPr>
          <w:rFonts w:ascii="Times New Roman" w:hAnsi="Times New Roman" w:cs="Times New Roman"/>
          <w:sz w:val="24"/>
          <w:szCs w:val="24"/>
        </w:rPr>
        <w:t xml:space="preserve">made by </w:t>
      </w:r>
      <w:r w:rsidR="003F4A76">
        <w:rPr>
          <w:rFonts w:ascii="Times New Roman" w:hAnsi="Times New Roman" w:cs="Times New Roman"/>
          <w:sz w:val="24"/>
          <w:szCs w:val="24"/>
        </w:rPr>
        <w:t>WILO</w:t>
      </w:r>
      <w:r w:rsidR="003C14DD">
        <w:rPr>
          <w:rFonts w:ascii="Times New Roman" w:hAnsi="Times New Roman" w:cs="Times New Roman"/>
          <w:sz w:val="24"/>
          <w:szCs w:val="24"/>
        </w:rPr>
        <w:t>, magnets should combine a coercivity higher than 1300 kA</w:t>
      </w:r>
      <w:r w:rsidR="003C14DD">
        <w:rPr>
          <w:rFonts w:ascii="Times New Roman" w:hAnsi="Times New Roman" w:cs="Times New Roman"/>
          <w:sz w:val="24"/>
          <w:szCs w:val="24"/>
        </w:rPr>
        <w:sym w:font="Symbol" w:char="F0D7"/>
      </w:r>
      <w:r w:rsidR="003C14DD">
        <w:rPr>
          <w:rFonts w:ascii="Times New Roman" w:hAnsi="Times New Roman" w:cs="Times New Roman"/>
          <w:sz w:val="24"/>
          <w:szCs w:val="24"/>
        </w:rPr>
        <w:t>m</w:t>
      </w:r>
      <w:r w:rsidR="003C14DD" w:rsidRPr="003C14DD">
        <w:rPr>
          <w:rFonts w:ascii="Times New Roman" w:hAnsi="Times New Roman" w:cs="Times New Roman"/>
          <w:sz w:val="24"/>
          <w:szCs w:val="24"/>
          <w:vertAlign w:val="superscript"/>
        </w:rPr>
        <w:t>-1</w:t>
      </w:r>
      <w:r w:rsidR="003C14DD">
        <w:rPr>
          <w:rFonts w:ascii="Times New Roman" w:hAnsi="Times New Roman" w:cs="Times New Roman"/>
          <w:sz w:val="24"/>
          <w:szCs w:val="24"/>
        </w:rPr>
        <w:t xml:space="preserve"> and a remanence higher than 1.3 T. </w:t>
      </w:r>
      <w:r w:rsidR="003C14DD" w:rsidRPr="003C14DD">
        <w:rPr>
          <w:rFonts w:ascii="Times New Roman" w:hAnsi="Times New Roman" w:cs="Times New Roman"/>
          <w:sz w:val="24"/>
          <w:szCs w:val="24"/>
        </w:rPr>
        <w:t>For practical application,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003C14DD" w:rsidRPr="003C14DD">
        <w:rPr>
          <w:rFonts w:ascii="Times New Roman" w:hAnsi="Times New Roman" w:cs="Times New Roman"/>
          <w:b/>
          <w:bCs/>
          <w:color w:val="0000FF"/>
          <w:sz w:val="24"/>
          <w:szCs w:val="24"/>
        </w:rPr>
        <w:t>Croat 2018</w:t>
      </w:r>
      <w:r w:rsidR="003C14DD" w:rsidRPr="003C14DD">
        <w:rPr>
          <w:rFonts w:ascii="Times New Roman" w:hAnsi="Times New Roman" w:cs="Times New Roman"/>
          <w:sz w:val="24"/>
          <w:szCs w:val="24"/>
        </w:rPr>
        <w:t xml:space="preserve">]. The coercivity is directly coupled with the size of the nanocrystalline grains. The highest coercivity is usually achieved in the as melt-spun starting powder. For MQU-F powder, a coercivity </w:t>
      </w:r>
      <w:r w:rsidR="0089395B">
        <w:rPr>
          <w:rFonts w:ascii="Times New Roman" w:hAnsi="Times New Roman" w:cs="Times New Roman"/>
          <w:sz w:val="24"/>
          <w:szCs w:val="24"/>
        </w:rPr>
        <w:t>of</w:t>
      </w:r>
      <w:r w:rsidR="003C14DD" w:rsidRPr="003C14DD">
        <w:rPr>
          <w:rFonts w:ascii="Times New Roman" w:hAnsi="Times New Roman" w:cs="Times New Roman"/>
          <w:sz w:val="24"/>
          <w:szCs w:val="24"/>
        </w:rPr>
        <w:t xml:space="preserve"> 16</w:t>
      </w:r>
      <w:r w:rsidR="0089395B">
        <w:rPr>
          <w:rFonts w:ascii="Times New Roman" w:hAnsi="Times New Roman" w:cs="Times New Roman"/>
          <w:sz w:val="24"/>
          <w:szCs w:val="24"/>
        </w:rPr>
        <w:t>93</w:t>
      </w:r>
      <w:r w:rsidR="003C14DD" w:rsidRPr="003C14DD">
        <w:rPr>
          <w:rFonts w:ascii="Times New Roman" w:hAnsi="Times New Roman" w:cs="Times New Roman"/>
          <w:sz w:val="24"/>
          <w:szCs w:val="24"/>
        </w:rPr>
        <w:t xml:space="preserve"> kA</w:t>
      </w:r>
      <w:r w:rsidR="001B24BE">
        <w:rPr>
          <w:rFonts w:ascii="Times New Roman" w:hAnsi="Times New Roman" w:cs="Times New Roman"/>
          <w:sz w:val="24"/>
          <w:szCs w:val="24"/>
        </w:rPr>
        <w:sym w:font="Symbol" w:char="F0D7"/>
      </w:r>
      <w:r w:rsidR="003C14DD" w:rsidRPr="003C14DD">
        <w:rPr>
          <w:rFonts w:ascii="Times New Roman" w:hAnsi="Times New Roman" w:cs="Times New Roman"/>
          <w:sz w:val="24"/>
          <w:szCs w:val="24"/>
        </w:rPr>
        <w:t>m</w:t>
      </w:r>
      <w:r w:rsidR="003C14DD" w:rsidRPr="001B24BE">
        <w:rPr>
          <w:rFonts w:ascii="Times New Roman" w:hAnsi="Times New Roman" w:cs="Times New Roman"/>
          <w:sz w:val="24"/>
          <w:szCs w:val="24"/>
          <w:vertAlign w:val="superscript"/>
        </w:rPr>
        <w:t>-1</w:t>
      </w:r>
      <w:r w:rsidR="0089395B">
        <w:rPr>
          <w:rFonts w:ascii="Times New Roman" w:hAnsi="Times New Roman" w:cs="Times New Roman"/>
          <w:sz w:val="24"/>
          <w:szCs w:val="24"/>
          <w:vertAlign w:val="superscript"/>
        </w:rPr>
        <w:t xml:space="preserve"> </w:t>
      </w:r>
      <w:r w:rsidR="0089395B" w:rsidRPr="0089395B">
        <w:rPr>
          <w:rFonts w:ascii="Times New Roman" w:hAnsi="Times New Roman" w:cs="Times New Roman"/>
          <w:sz w:val="24"/>
          <w:szCs w:val="24"/>
        </w:rPr>
        <w:t>was measured</w:t>
      </w:r>
      <w:r w:rsidR="003C14DD" w:rsidRPr="003C14DD">
        <w:rPr>
          <w:rFonts w:ascii="Times New Roman" w:hAnsi="Times New Roman" w:cs="Times New Roman"/>
          <w:sz w:val="24"/>
          <w:szCs w:val="24"/>
        </w:rPr>
        <w:t xml:space="preserve">. Onset of grain growth </w:t>
      </w:r>
      <w:r w:rsidR="003C14DD" w:rsidRPr="003C14DD">
        <w:rPr>
          <w:rFonts w:ascii="Times New Roman" w:hAnsi="Times New Roman" w:cs="Times New Roman"/>
          <w:sz w:val="24"/>
          <w:szCs w:val="24"/>
        </w:rPr>
        <w:lastRenderedPageBreak/>
        <w:t>during magnet production is indicated by a decrease of the coercivity. The remanence is directly coupled with the amount of the main magnetic phase Nd</w:t>
      </w:r>
      <w:r w:rsidR="003C14DD" w:rsidRPr="001B24BE">
        <w:rPr>
          <w:rFonts w:ascii="Times New Roman" w:hAnsi="Times New Roman" w:cs="Times New Roman"/>
          <w:sz w:val="24"/>
          <w:szCs w:val="24"/>
          <w:vertAlign w:val="subscript"/>
        </w:rPr>
        <w:t>2</w:t>
      </w:r>
      <w:r w:rsidR="003C14DD" w:rsidRPr="003C14DD">
        <w:rPr>
          <w:rFonts w:ascii="Times New Roman" w:hAnsi="Times New Roman" w:cs="Times New Roman"/>
          <w:sz w:val="24"/>
          <w:szCs w:val="24"/>
        </w:rPr>
        <w:t>Fe</w:t>
      </w:r>
      <w:r w:rsidR="003C14DD" w:rsidRPr="001B24BE">
        <w:rPr>
          <w:rFonts w:ascii="Times New Roman" w:hAnsi="Times New Roman" w:cs="Times New Roman"/>
          <w:sz w:val="24"/>
          <w:szCs w:val="24"/>
          <w:vertAlign w:val="subscript"/>
        </w:rPr>
        <w:t>14</w:t>
      </w:r>
      <w:r w:rsidR="003C14DD" w:rsidRPr="003C14DD">
        <w:rPr>
          <w:rFonts w:ascii="Times New Roman" w:hAnsi="Times New Roman" w:cs="Times New Roman"/>
          <w:sz w:val="24"/>
          <w:szCs w:val="24"/>
        </w:rPr>
        <w:t>B in the sample volume. Non-magnetic secondary phases or residual pores lead to a decrease of the remanence. Furthermore, the remanence value is a measure for the anisotropy of the magnet. The maximum remanence of a fully isotropic Nd-Fe-B magnet is 0.8 T. Values above 0.8 indicate the onset of anisotropic grain growth and texture</w:t>
      </w:r>
      <w:r w:rsidR="0089395B">
        <w:rPr>
          <w:rFonts w:ascii="Times New Roman" w:hAnsi="Times New Roman" w:cs="Times New Roman"/>
          <w:sz w:val="24"/>
          <w:szCs w:val="24"/>
        </w:rPr>
        <w:t xml:space="preserve"> formation</w:t>
      </w:r>
      <w:r w:rsidR="003C14DD" w:rsidRPr="003C14DD">
        <w:rPr>
          <w:rFonts w:ascii="Times New Roman" w:hAnsi="Times New Roman" w:cs="Times New Roman"/>
          <w:sz w:val="24"/>
          <w:szCs w:val="24"/>
        </w:rPr>
        <w:t>. High anisotropy is another tuning factor when aiming on compact magnet design. Last not least, the maximum energy product (BH)</w:t>
      </w:r>
      <w:r w:rsidR="003C14DD" w:rsidRPr="001B24BE">
        <w:rPr>
          <w:rFonts w:ascii="Times New Roman" w:hAnsi="Times New Roman" w:cs="Times New Roman"/>
          <w:sz w:val="24"/>
          <w:szCs w:val="24"/>
          <w:vertAlign w:val="subscript"/>
        </w:rPr>
        <w:t>max</w:t>
      </w:r>
      <w:r w:rsidR="003C14DD" w:rsidRPr="003C14DD">
        <w:rPr>
          <w:rFonts w:ascii="Times New Roman" w:hAnsi="Times New Roman" w:cs="Times New Roman"/>
          <w:sz w:val="24"/>
          <w:szCs w:val="24"/>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271F30F2" w14:textId="72A57061" w:rsidR="003C14DD" w:rsidRDefault="003C14DD" w:rsidP="001B24BE">
      <w:pPr>
        <w:spacing w:after="0" w:line="360" w:lineRule="auto"/>
        <w:jc w:val="both"/>
        <w:rPr>
          <w:rFonts w:ascii="Times New Roman" w:hAnsi="Times New Roman" w:cs="Times New Roman"/>
          <w:sz w:val="24"/>
          <w:szCs w:val="24"/>
        </w:rPr>
      </w:pPr>
    </w:p>
    <w:p w14:paraId="4FD5297B" w14:textId="3848655B" w:rsidR="003C14DD" w:rsidRDefault="0039450F" w:rsidP="001B24BE">
      <w:pPr>
        <w:spacing w:after="0" w:line="360" w:lineRule="auto"/>
        <w:jc w:val="both"/>
        <w:rPr>
          <w:rFonts w:ascii="Times New Roman" w:hAnsi="Times New Roman" w:cs="Times New Roman"/>
          <w:i/>
          <w:iCs/>
          <w:sz w:val="24"/>
          <w:szCs w:val="24"/>
        </w:rPr>
      </w:pPr>
      <w:r w:rsidRPr="001B24BE">
        <w:rPr>
          <w:rFonts w:ascii="Times New Roman" w:hAnsi="Times New Roman" w:cs="Times New Roman"/>
          <w:b/>
          <w:bCs/>
          <w:i/>
          <w:iCs/>
          <w:sz w:val="24"/>
          <w:szCs w:val="24"/>
        </w:rPr>
        <w:t xml:space="preserve">Table </w:t>
      </w:r>
      <w:r w:rsidR="00D04C29">
        <w:rPr>
          <w:rFonts w:ascii="Times New Roman" w:hAnsi="Times New Roman" w:cs="Times New Roman"/>
          <w:b/>
          <w:bCs/>
          <w:i/>
          <w:iCs/>
          <w:sz w:val="24"/>
          <w:szCs w:val="24"/>
        </w:rPr>
        <w:t>4</w:t>
      </w:r>
      <w:r w:rsidRPr="001B24BE">
        <w:rPr>
          <w:rFonts w:ascii="Times New Roman" w:hAnsi="Times New Roman" w:cs="Times New Roman"/>
          <w:b/>
          <w:bCs/>
          <w:i/>
          <w:iCs/>
          <w:sz w:val="24"/>
          <w:szCs w:val="24"/>
        </w:rPr>
        <w:t>:</w:t>
      </w:r>
      <w:r w:rsidRPr="001B24BE">
        <w:rPr>
          <w:rFonts w:ascii="Times New Roman" w:hAnsi="Times New Roman" w:cs="Times New Roman"/>
          <w:i/>
          <w:iCs/>
          <w:sz w:val="24"/>
          <w:szCs w:val="24"/>
        </w:rPr>
        <w:t xml:space="preserve"> Height reduction, </w:t>
      </w:r>
      <w:r w:rsidR="0089395B">
        <w:rPr>
          <w:rFonts w:ascii="Times New Roman" w:hAnsi="Times New Roman" w:cs="Times New Roman"/>
          <w:i/>
          <w:iCs/>
          <w:sz w:val="24"/>
          <w:szCs w:val="24"/>
        </w:rPr>
        <w:t>c</w:t>
      </w:r>
      <w:r w:rsidRPr="001B24BE">
        <w:rPr>
          <w:rFonts w:ascii="Times New Roman" w:hAnsi="Times New Roman" w:cs="Times New Roman"/>
          <w:i/>
          <w:iCs/>
          <w:sz w:val="24"/>
          <w:szCs w:val="24"/>
        </w:rPr>
        <w:t>oercivity H</w:t>
      </w:r>
      <w:r w:rsidRPr="001B24BE">
        <w:rPr>
          <w:rFonts w:ascii="Times New Roman" w:hAnsi="Times New Roman" w:cs="Times New Roman"/>
          <w:i/>
          <w:iCs/>
          <w:sz w:val="24"/>
          <w:szCs w:val="24"/>
          <w:vertAlign w:val="subscript"/>
        </w:rPr>
        <w:t>cJ</w:t>
      </w:r>
      <w:r w:rsidRPr="001B24BE">
        <w:rPr>
          <w:rFonts w:ascii="Times New Roman" w:hAnsi="Times New Roman" w:cs="Times New Roman"/>
          <w:i/>
          <w:iCs/>
          <w:sz w:val="24"/>
          <w:szCs w:val="24"/>
        </w:rPr>
        <w:t>, remanence B</w:t>
      </w:r>
      <w:r w:rsidRPr="001B24BE">
        <w:rPr>
          <w:rFonts w:ascii="Times New Roman" w:hAnsi="Times New Roman" w:cs="Times New Roman"/>
          <w:i/>
          <w:iCs/>
          <w:sz w:val="24"/>
          <w:szCs w:val="24"/>
          <w:vertAlign w:val="subscript"/>
        </w:rPr>
        <w:t>r</w:t>
      </w:r>
      <w:r w:rsidRPr="001B24BE">
        <w:rPr>
          <w:rFonts w:ascii="Times New Roman" w:hAnsi="Times New Roman" w:cs="Times New Roman"/>
          <w:i/>
          <w:iCs/>
          <w:sz w:val="24"/>
          <w:szCs w:val="24"/>
        </w:rPr>
        <w:t xml:space="preserve"> and energy product (BH)</w:t>
      </w:r>
      <w:r w:rsidRPr="001B24BE">
        <w:rPr>
          <w:rFonts w:ascii="Times New Roman" w:hAnsi="Times New Roman" w:cs="Times New Roman"/>
          <w:i/>
          <w:iCs/>
          <w:sz w:val="24"/>
          <w:szCs w:val="24"/>
          <w:vertAlign w:val="subscript"/>
        </w:rPr>
        <w:t>max</w:t>
      </w:r>
      <w:r w:rsidRPr="001B24BE">
        <w:rPr>
          <w:rFonts w:ascii="Times New Roman" w:hAnsi="Times New Roman" w:cs="Times New Roman"/>
          <w:i/>
          <w:iCs/>
          <w:sz w:val="24"/>
          <w:szCs w:val="24"/>
        </w:rPr>
        <w:t xml:space="preserve"> of Nd-Fe-B magnets processed by different</w:t>
      </w:r>
      <w:r w:rsidR="0071583F">
        <w:rPr>
          <w:rFonts w:ascii="Times New Roman" w:hAnsi="Times New Roman" w:cs="Times New Roman"/>
          <w:i/>
          <w:iCs/>
          <w:sz w:val="24"/>
          <w:szCs w:val="24"/>
        </w:rPr>
        <w:t xml:space="preserve"> field assisted sintering</w:t>
      </w:r>
      <w:r w:rsidRPr="001B24BE">
        <w:rPr>
          <w:rFonts w:ascii="Times New Roman" w:hAnsi="Times New Roman" w:cs="Times New Roman"/>
          <w:i/>
          <w:iCs/>
          <w:sz w:val="24"/>
          <w:szCs w:val="24"/>
        </w:rPr>
        <w:t xml:space="preserve"> technologies starting from MQU-F powder in all cases. Results of this work are benchmarked with related results from literature. As reference, properties of MQU-F powder and a commercial magnet from WILO, Germany are shown (n.a. = not available</w:t>
      </w:r>
      <w:r w:rsidR="003D2F70">
        <w:rPr>
          <w:rFonts w:ascii="Times New Roman" w:hAnsi="Times New Roman" w:cs="Times New Roman"/>
          <w:i/>
          <w:iCs/>
          <w:sz w:val="24"/>
          <w:szCs w:val="24"/>
        </w:rPr>
        <w:t>, HD = hot deformation</w:t>
      </w:r>
      <w:r w:rsidRPr="001B24BE">
        <w:rPr>
          <w:rFonts w:ascii="Times New Roman" w:hAnsi="Times New Roman" w:cs="Times New Roman"/>
          <w:i/>
          <w:iCs/>
          <w:sz w:val="24"/>
          <w:szCs w:val="24"/>
        </w:rPr>
        <w:t>).</w:t>
      </w:r>
    </w:p>
    <w:tbl>
      <w:tblPr>
        <w:tblStyle w:val="TableGrid"/>
        <w:tblW w:w="10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985"/>
        <w:gridCol w:w="2694"/>
        <w:gridCol w:w="1131"/>
        <w:gridCol w:w="1132"/>
        <w:gridCol w:w="1131"/>
        <w:gridCol w:w="1132"/>
        <w:gridCol w:w="1132"/>
      </w:tblGrid>
      <w:tr w:rsidR="002462BD" w14:paraId="3B27026D" w14:textId="77777777" w:rsidTr="002462BD">
        <w:tc>
          <w:tcPr>
            <w:tcW w:w="567" w:type="dxa"/>
            <w:tcBorders>
              <w:top w:val="single" w:sz="4" w:space="0" w:color="auto"/>
              <w:bottom w:val="single" w:sz="4" w:space="0" w:color="auto"/>
            </w:tcBorders>
          </w:tcPr>
          <w:p w14:paraId="0B0B8171" w14:textId="0548151B" w:rsidR="002462BD" w:rsidRPr="0039450F" w:rsidRDefault="002462BD" w:rsidP="0039450F">
            <w:pPr>
              <w:spacing w:line="360" w:lineRule="auto"/>
              <w:rPr>
                <w:rFonts w:ascii="Times New Roman" w:hAnsi="Times New Roman" w:cs="Times New Roman"/>
                <w:b/>
                <w:bCs/>
                <w:sz w:val="20"/>
                <w:szCs w:val="20"/>
              </w:rPr>
            </w:pPr>
            <w:r>
              <w:rPr>
                <w:rFonts w:ascii="Times New Roman" w:hAnsi="Times New Roman" w:cs="Times New Roman"/>
                <w:b/>
                <w:bCs/>
                <w:sz w:val="20"/>
                <w:szCs w:val="20"/>
              </w:rPr>
              <w:t>No.</w:t>
            </w:r>
          </w:p>
        </w:tc>
        <w:tc>
          <w:tcPr>
            <w:tcW w:w="1985" w:type="dxa"/>
            <w:tcBorders>
              <w:top w:val="single" w:sz="4" w:space="0" w:color="auto"/>
              <w:bottom w:val="single" w:sz="4" w:space="0" w:color="auto"/>
            </w:tcBorders>
          </w:tcPr>
          <w:p w14:paraId="11765668" w14:textId="2FDB4C51" w:rsidR="002462BD" w:rsidRPr="0039450F" w:rsidRDefault="002462BD"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Reference</w:t>
            </w:r>
          </w:p>
        </w:tc>
        <w:tc>
          <w:tcPr>
            <w:tcW w:w="2694" w:type="dxa"/>
            <w:tcBorders>
              <w:top w:val="single" w:sz="4" w:space="0" w:color="auto"/>
              <w:bottom w:val="single" w:sz="4" w:space="0" w:color="auto"/>
            </w:tcBorders>
          </w:tcPr>
          <w:p w14:paraId="03DD7ECC" w14:textId="7694566E" w:rsidR="002462BD" w:rsidRPr="0039450F" w:rsidRDefault="002462BD" w:rsidP="004F5367">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6355FAC3" w14:textId="3A65956C" w:rsidR="002462BD" w:rsidRPr="0039450F" w:rsidRDefault="002462BD"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7481F832" w14:textId="478EB198" w:rsidR="002462BD" w:rsidRPr="0039450F" w:rsidRDefault="002462BD"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5A5D421D" w14:textId="4F4A00C2" w:rsidR="002462BD" w:rsidRPr="0039450F" w:rsidRDefault="002462BD" w:rsidP="0039450F">
            <w:pPr>
              <w:jc w:val="center"/>
              <w:rPr>
                <w:rFonts w:ascii="Times New Roman" w:hAnsi="Times New Roman" w:cs="Times New Roman"/>
                <w:b/>
                <w:bCs/>
                <w:sz w:val="20"/>
                <w:szCs w:val="20"/>
              </w:rPr>
            </w:pPr>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
          <w:p w14:paraId="274EC815" w14:textId="46BE33DE" w:rsidR="002462BD" w:rsidRPr="0039450F" w:rsidRDefault="002462BD"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6CCF3BDE" w14:textId="023E3F25" w:rsidR="002462BD" w:rsidRPr="001B24BE" w:rsidRDefault="002462BD"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1E8434F2" w14:textId="65389281" w:rsidR="002462BD" w:rsidRPr="001B24BE" w:rsidRDefault="002462BD"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0D2072B6" w14:textId="290915DB" w:rsidR="002462BD" w:rsidRPr="001B24BE" w:rsidRDefault="002462BD"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583B699F" w14:textId="30DD73C7" w:rsidR="002462BD" w:rsidRPr="001B24BE" w:rsidRDefault="002462BD"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tr w:rsidR="002462BD" w14:paraId="219E3921" w14:textId="77777777" w:rsidTr="002462BD">
        <w:tc>
          <w:tcPr>
            <w:tcW w:w="567" w:type="dxa"/>
            <w:tcBorders>
              <w:top w:val="single" w:sz="4" w:space="0" w:color="auto"/>
            </w:tcBorders>
          </w:tcPr>
          <w:p w14:paraId="445B8E09" w14:textId="55725CFD"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1</w:t>
            </w:r>
          </w:p>
        </w:tc>
        <w:tc>
          <w:tcPr>
            <w:tcW w:w="1985" w:type="dxa"/>
            <w:tcBorders>
              <w:top w:val="single" w:sz="4" w:space="0" w:color="auto"/>
            </w:tcBorders>
          </w:tcPr>
          <w:p w14:paraId="6294DB46" w14:textId="53718080"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powder (Magnequench)</w:t>
            </w:r>
          </w:p>
        </w:tc>
        <w:tc>
          <w:tcPr>
            <w:tcW w:w="2694" w:type="dxa"/>
            <w:tcBorders>
              <w:top w:val="single" w:sz="4" w:space="0" w:color="auto"/>
            </w:tcBorders>
          </w:tcPr>
          <w:p w14:paraId="03ACF7CE" w14:textId="2185413B"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Melt-spinning</w:t>
            </w:r>
          </w:p>
        </w:tc>
        <w:tc>
          <w:tcPr>
            <w:tcW w:w="1131" w:type="dxa"/>
            <w:tcBorders>
              <w:top w:val="single" w:sz="4" w:space="0" w:color="auto"/>
            </w:tcBorders>
          </w:tcPr>
          <w:p w14:paraId="1DAB587A" w14:textId="6379791C"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16E1477" w14:textId="5737DD35"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w:t>
            </w:r>
          </w:p>
        </w:tc>
        <w:tc>
          <w:tcPr>
            <w:tcW w:w="1131" w:type="dxa"/>
            <w:tcBorders>
              <w:top w:val="single" w:sz="4" w:space="0" w:color="auto"/>
            </w:tcBorders>
          </w:tcPr>
          <w:p w14:paraId="099CCE33" w14:textId="646E00B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1693</w:t>
            </w:r>
          </w:p>
        </w:tc>
        <w:tc>
          <w:tcPr>
            <w:tcW w:w="1132" w:type="dxa"/>
            <w:tcBorders>
              <w:top w:val="single" w:sz="4" w:space="0" w:color="auto"/>
            </w:tcBorders>
          </w:tcPr>
          <w:p w14:paraId="1F0502E1" w14:textId="65E8DA48" w:rsidR="002462BD" w:rsidRPr="001B24BE" w:rsidRDefault="002462BD" w:rsidP="004F5367">
            <w:pPr>
              <w:jc w:val="center"/>
              <w:rPr>
                <w:rFonts w:ascii="Times New Roman" w:hAnsi="Times New Roman" w:cs="Times New Roman"/>
                <w:sz w:val="20"/>
                <w:szCs w:val="20"/>
              </w:rPr>
            </w:pPr>
            <w:r>
              <w:rPr>
                <w:rFonts w:ascii="Times New Roman" w:hAnsi="Times New Roman" w:cs="Times New Roman"/>
                <w:sz w:val="20"/>
                <w:szCs w:val="20"/>
              </w:rPr>
              <w:t>0.74</w:t>
            </w:r>
          </w:p>
        </w:tc>
        <w:tc>
          <w:tcPr>
            <w:tcW w:w="1132" w:type="dxa"/>
            <w:tcBorders>
              <w:top w:val="single" w:sz="4" w:space="0" w:color="auto"/>
            </w:tcBorders>
          </w:tcPr>
          <w:p w14:paraId="6748C1D5" w14:textId="0B35C17B" w:rsidR="002462BD" w:rsidRPr="001B24BE" w:rsidRDefault="002462BD" w:rsidP="004F5367">
            <w:pPr>
              <w:jc w:val="center"/>
              <w:rPr>
                <w:rFonts w:ascii="Times New Roman" w:hAnsi="Times New Roman" w:cs="Times New Roman"/>
                <w:sz w:val="20"/>
                <w:szCs w:val="20"/>
              </w:rPr>
            </w:pPr>
            <w:r>
              <w:rPr>
                <w:rFonts w:ascii="Times New Roman" w:hAnsi="Times New Roman" w:cs="Times New Roman"/>
                <w:sz w:val="20"/>
                <w:szCs w:val="20"/>
              </w:rPr>
              <w:t>91</w:t>
            </w:r>
          </w:p>
        </w:tc>
      </w:tr>
      <w:tr w:rsidR="002462BD" w14:paraId="76FFBC04" w14:textId="77777777" w:rsidTr="002462BD">
        <w:tc>
          <w:tcPr>
            <w:tcW w:w="567" w:type="dxa"/>
          </w:tcPr>
          <w:p w14:paraId="3E2B43E0" w14:textId="1F66300D"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2</w:t>
            </w:r>
          </w:p>
        </w:tc>
        <w:tc>
          <w:tcPr>
            <w:tcW w:w="1985" w:type="dxa"/>
            <w:shd w:val="clear" w:color="auto" w:fill="auto"/>
          </w:tcPr>
          <w:p w14:paraId="787FEB19" w14:textId="0764B974"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E026C26" w14:textId="5E6B14C4"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694" w:type="dxa"/>
          </w:tcPr>
          <w:p w14:paraId="4DFBBA62" w14:textId="68ABA2D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Hot pressing</w:t>
            </w:r>
          </w:p>
        </w:tc>
        <w:tc>
          <w:tcPr>
            <w:tcW w:w="1131" w:type="dxa"/>
          </w:tcPr>
          <w:p w14:paraId="4D2A0D81" w14:textId="3971700F"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6154E7C7" w14:textId="7D1CB10E"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n.a.</w:t>
            </w:r>
          </w:p>
        </w:tc>
        <w:tc>
          <w:tcPr>
            <w:tcW w:w="1131" w:type="dxa"/>
          </w:tcPr>
          <w:p w14:paraId="77759C63" w14:textId="559EA6CF"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1569</w:t>
            </w:r>
          </w:p>
        </w:tc>
        <w:tc>
          <w:tcPr>
            <w:tcW w:w="1132" w:type="dxa"/>
          </w:tcPr>
          <w:p w14:paraId="6BE5ED82" w14:textId="4B1DF0EB"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0.83</w:t>
            </w:r>
          </w:p>
        </w:tc>
        <w:tc>
          <w:tcPr>
            <w:tcW w:w="1132" w:type="dxa"/>
          </w:tcPr>
          <w:p w14:paraId="72B99062" w14:textId="62433F83"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120</w:t>
            </w:r>
          </w:p>
        </w:tc>
      </w:tr>
      <w:tr w:rsidR="002462BD" w14:paraId="7FE46783" w14:textId="77777777" w:rsidTr="002462BD">
        <w:tc>
          <w:tcPr>
            <w:tcW w:w="567" w:type="dxa"/>
            <w:tcBorders>
              <w:bottom w:val="single" w:sz="4" w:space="0" w:color="auto"/>
            </w:tcBorders>
          </w:tcPr>
          <w:p w14:paraId="19098EC6" w14:textId="2E4E29E8"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3</w:t>
            </w:r>
          </w:p>
        </w:tc>
        <w:tc>
          <w:tcPr>
            <w:tcW w:w="1985" w:type="dxa"/>
            <w:tcBorders>
              <w:bottom w:val="single" w:sz="4" w:space="0" w:color="auto"/>
            </w:tcBorders>
            <w:shd w:val="clear" w:color="auto" w:fill="auto"/>
          </w:tcPr>
          <w:p w14:paraId="4D08989E" w14:textId="1CD7ACB6"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BDCE98D" w14:textId="5DD3B113"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694" w:type="dxa"/>
            <w:tcBorders>
              <w:bottom w:val="single" w:sz="4" w:space="0" w:color="auto"/>
            </w:tcBorders>
          </w:tcPr>
          <w:p w14:paraId="74C390C8" w14:textId="77777777" w:rsidR="002462BD" w:rsidRDefault="002462BD" w:rsidP="004F5367">
            <w:pPr>
              <w:jc w:val="center"/>
              <w:rPr>
                <w:rFonts w:ascii="Times New Roman" w:hAnsi="Times New Roman" w:cs="Times New Roman"/>
                <w:sz w:val="20"/>
                <w:szCs w:val="20"/>
              </w:rPr>
            </w:pPr>
            <w:r>
              <w:rPr>
                <w:rFonts w:ascii="Times New Roman" w:hAnsi="Times New Roman" w:cs="Times New Roman"/>
                <w:sz w:val="20"/>
                <w:szCs w:val="20"/>
              </w:rPr>
              <w:t xml:space="preserve">Hot pressing + </w:t>
            </w:r>
          </w:p>
          <w:p w14:paraId="74F8A90D" w14:textId="2FE8103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HD by die upsetting</w:t>
            </w:r>
          </w:p>
        </w:tc>
        <w:tc>
          <w:tcPr>
            <w:tcW w:w="1131" w:type="dxa"/>
            <w:tcBorders>
              <w:bottom w:val="single" w:sz="4" w:space="0" w:color="auto"/>
            </w:tcBorders>
          </w:tcPr>
          <w:p w14:paraId="027A47F8" w14:textId="0117A445"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827AC78" w14:textId="4B1BF989"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n.a.</w:t>
            </w:r>
          </w:p>
        </w:tc>
        <w:tc>
          <w:tcPr>
            <w:tcW w:w="1131" w:type="dxa"/>
            <w:tcBorders>
              <w:bottom w:val="single" w:sz="4" w:space="0" w:color="auto"/>
            </w:tcBorders>
          </w:tcPr>
          <w:p w14:paraId="18F62344" w14:textId="427236C7"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1342</w:t>
            </w:r>
          </w:p>
        </w:tc>
        <w:tc>
          <w:tcPr>
            <w:tcW w:w="1132" w:type="dxa"/>
            <w:tcBorders>
              <w:bottom w:val="single" w:sz="4" w:space="0" w:color="auto"/>
            </w:tcBorders>
          </w:tcPr>
          <w:p w14:paraId="13304BC3" w14:textId="56B0524B"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1.30</w:t>
            </w:r>
          </w:p>
        </w:tc>
        <w:tc>
          <w:tcPr>
            <w:tcW w:w="1132" w:type="dxa"/>
            <w:tcBorders>
              <w:bottom w:val="single" w:sz="4" w:space="0" w:color="auto"/>
            </w:tcBorders>
          </w:tcPr>
          <w:p w14:paraId="14054A46" w14:textId="48E86D44"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323</w:t>
            </w:r>
          </w:p>
        </w:tc>
      </w:tr>
      <w:tr w:rsidR="002462BD" w14:paraId="4AE38FA7" w14:textId="77777777" w:rsidTr="002462BD">
        <w:tc>
          <w:tcPr>
            <w:tcW w:w="567" w:type="dxa"/>
            <w:tcBorders>
              <w:top w:val="single" w:sz="4" w:space="0" w:color="auto"/>
              <w:bottom w:val="single" w:sz="4" w:space="0" w:color="auto"/>
            </w:tcBorders>
          </w:tcPr>
          <w:p w14:paraId="6AE6147A" w14:textId="07AA7231"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4</w:t>
            </w:r>
          </w:p>
        </w:tc>
        <w:tc>
          <w:tcPr>
            <w:tcW w:w="1985" w:type="dxa"/>
            <w:tcBorders>
              <w:top w:val="single" w:sz="4" w:space="0" w:color="auto"/>
              <w:bottom w:val="single" w:sz="4" w:space="0" w:color="auto"/>
            </w:tcBorders>
            <w:shd w:val="clear" w:color="auto" w:fill="auto"/>
          </w:tcPr>
          <w:p w14:paraId="1D3D1147" w14:textId="1EB6EE71"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Leich et al.</w:t>
            </w:r>
          </w:p>
          <w:p w14:paraId="7864018D" w14:textId="785578D1"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Leich 2018</w:t>
            </w:r>
            <w:r w:rsidRPr="0039450F">
              <w:rPr>
                <w:rFonts w:ascii="Times New Roman" w:hAnsi="Times New Roman" w:cs="Times New Roman"/>
                <w:sz w:val="20"/>
                <w:szCs w:val="20"/>
              </w:rPr>
              <w:t>]</w:t>
            </w:r>
          </w:p>
        </w:tc>
        <w:tc>
          <w:tcPr>
            <w:tcW w:w="2694" w:type="dxa"/>
            <w:tcBorders>
              <w:top w:val="single" w:sz="4" w:space="0" w:color="auto"/>
              <w:bottom w:val="single" w:sz="4" w:space="0" w:color="auto"/>
            </w:tcBorders>
          </w:tcPr>
          <w:p w14:paraId="2F9C6CE5" w14:textId="441F1553"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Electro discharge sintering (EDS)</w:t>
            </w:r>
          </w:p>
        </w:tc>
        <w:tc>
          <w:tcPr>
            <w:tcW w:w="1131" w:type="dxa"/>
            <w:tcBorders>
              <w:top w:val="single" w:sz="4" w:space="0" w:color="auto"/>
              <w:bottom w:val="single" w:sz="4" w:space="0" w:color="auto"/>
            </w:tcBorders>
          </w:tcPr>
          <w:p w14:paraId="1F0A4B9C" w14:textId="697DFDFA"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9035EE9" w14:textId="5419FAD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n.a.</w:t>
            </w:r>
          </w:p>
        </w:tc>
        <w:tc>
          <w:tcPr>
            <w:tcW w:w="1131" w:type="dxa"/>
            <w:tcBorders>
              <w:top w:val="single" w:sz="4" w:space="0" w:color="auto"/>
              <w:bottom w:val="single" w:sz="4" w:space="0" w:color="auto"/>
            </w:tcBorders>
          </w:tcPr>
          <w:p w14:paraId="4768F8F8" w14:textId="32AC597E"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1565</w:t>
            </w:r>
          </w:p>
        </w:tc>
        <w:tc>
          <w:tcPr>
            <w:tcW w:w="1132" w:type="dxa"/>
            <w:tcBorders>
              <w:top w:val="single" w:sz="4" w:space="0" w:color="auto"/>
              <w:bottom w:val="single" w:sz="4" w:space="0" w:color="auto"/>
            </w:tcBorders>
          </w:tcPr>
          <w:p w14:paraId="60F8C4D6" w14:textId="4551E8CD"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0.78</w:t>
            </w:r>
          </w:p>
        </w:tc>
        <w:tc>
          <w:tcPr>
            <w:tcW w:w="1132" w:type="dxa"/>
            <w:tcBorders>
              <w:top w:val="single" w:sz="4" w:space="0" w:color="auto"/>
              <w:bottom w:val="single" w:sz="4" w:space="0" w:color="auto"/>
            </w:tcBorders>
          </w:tcPr>
          <w:p w14:paraId="3C06231D" w14:textId="17B49A07"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102</w:t>
            </w:r>
          </w:p>
        </w:tc>
      </w:tr>
      <w:tr w:rsidR="002462BD" w14:paraId="795B80AC" w14:textId="77777777" w:rsidTr="002462BD">
        <w:tc>
          <w:tcPr>
            <w:tcW w:w="567" w:type="dxa"/>
            <w:tcBorders>
              <w:top w:val="single" w:sz="4" w:space="0" w:color="auto"/>
            </w:tcBorders>
          </w:tcPr>
          <w:p w14:paraId="517823C6" w14:textId="30EB6B2A" w:rsidR="002462BD" w:rsidRDefault="002462BD" w:rsidP="004F5367">
            <w:pPr>
              <w:rPr>
                <w:rFonts w:ascii="Times New Roman" w:hAnsi="Times New Roman" w:cs="Times New Roman"/>
                <w:sz w:val="20"/>
                <w:szCs w:val="20"/>
              </w:rPr>
            </w:pPr>
            <w:r>
              <w:rPr>
                <w:rFonts w:ascii="Times New Roman" w:hAnsi="Times New Roman" w:cs="Times New Roman"/>
                <w:sz w:val="20"/>
                <w:szCs w:val="20"/>
              </w:rPr>
              <w:t>5</w:t>
            </w:r>
          </w:p>
        </w:tc>
        <w:tc>
          <w:tcPr>
            <w:tcW w:w="1985" w:type="dxa"/>
            <w:tcBorders>
              <w:top w:val="single" w:sz="4" w:space="0" w:color="auto"/>
            </w:tcBorders>
            <w:shd w:val="clear" w:color="auto" w:fill="auto"/>
          </w:tcPr>
          <w:p w14:paraId="1B1515C9" w14:textId="17AC8BB4" w:rsidR="002462BD" w:rsidRDefault="002462BD" w:rsidP="004F5367">
            <w:pPr>
              <w:rPr>
                <w:rFonts w:ascii="Times New Roman" w:hAnsi="Times New Roman" w:cs="Times New Roman"/>
                <w:sz w:val="20"/>
                <w:szCs w:val="20"/>
              </w:rPr>
            </w:pPr>
            <w:r>
              <w:rPr>
                <w:rFonts w:ascii="Times New Roman" w:hAnsi="Times New Roman" w:cs="Times New Roman"/>
                <w:sz w:val="20"/>
                <w:szCs w:val="20"/>
              </w:rPr>
              <w:t>Liu et al.</w:t>
            </w:r>
          </w:p>
          <w:p w14:paraId="7BA3E918" w14:textId="3414B2AA"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694" w:type="dxa"/>
            <w:tcBorders>
              <w:top w:val="single" w:sz="4" w:space="0" w:color="auto"/>
            </w:tcBorders>
          </w:tcPr>
          <w:p w14:paraId="5126753C" w14:textId="77777777"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5A323467" w14:textId="1DDD9B01"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(630°C, 400 MPa, 3 min)</w:t>
            </w:r>
          </w:p>
        </w:tc>
        <w:tc>
          <w:tcPr>
            <w:tcW w:w="1131" w:type="dxa"/>
            <w:tcBorders>
              <w:top w:val="single" w:sz="4" w:space="0" w:color="auto"/>
            </w:tcBorders>
          </w:tcPr>
          <w:p w14:paraId="531148D4" w14:textId="63BCCAEC"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top w:val="single" w:sz="4" w:space="0" w:color="auto"/>
            </w:tcBorders>
          </w:tcPr>
          <w:p w14:paraId="5923DF0E" w14:textId="718C835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n.a.</w:t>
            </w:r>
          </w:p>
        </w:tc>
        <w:tc>
          <w:tcPr>
            <w:tcW w:w="1131" w:type="dxa"/>
            <w:tcBorders>
              <w:top w:val="single" w:sz="4" w:space="0" w:color="auto"/>
            </w:tcBorders>
          </w:tcPr>
          <w:p w14:paraId="50310775" w14:textId="429B91BF"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1614</w:t>
            </w:r>
          </w:p>
        </w:tc>
        <w:tc>
          <w:tcPr>
            <w:tcW w:w="1132" w:type="dxa"/>
            <w:tcBorders>
              <w:top w:val="single" w:sz="4" w:space="0" w:color="auto"/>
            </w:tcBorders>
          </w:tcPr>
          <w:p w14:paraId="03F7F883" w14:textId="4FCB4052"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0.73</w:t>
            </w:r>
          </w:p>
        </w:tc>
        <w:tc>
          <w:tcPr>
            <w:tcW w:w="1132" w:type="dxa"/>
            <w:tcBorders>
              <w:top w:val="single" w:sz="4" w:space="0" w:color="auto"/>
            </w:tcBorders>
          </w:tcPr>
          <w:p w14:paraId="5B05675F" w14:textId="236D87BD"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98</w:t>
            </w:r>
          </w:p>
        </w:tc>
      </w:tr>
      <w:tr w:rsidR="002462BD" w14:paraId="30A7BCBA" w14:textId="77777777" w:rsidTr="002462BD">
        <w:tc>
          <w:tcPr>
            <w:tcW w:w="567" w:type="dxa"/>
            <w:tcBorders>
              <w:bottom w:val="single" w:sz="4" w:space="0" w:color="auto"/>
            </w:tcBorders>
          </w:tcPr>
          <w:p w14:paraId="107F37FD" w14:textId="527AE7EC" w:rsidR="002462BD" w:rsidRDefault="002462BD" w:rsidP="004F5367">
            <w:pPr>
              <w:rPr>
                <w:rFonts w:ascii="Times New Roman" w:hAnsi="Times New Roman" w:cs="Times New Roman"/>
                <w:sz w:val="20"/>
                <w:szCs w:val="20"/>
              </w:rPr>
            </w:pPr>
            <w:r>
              <w:rPr>
                <w:rFonts w:ascii="Times New Roman" w:hAnsi="Times New Roman" w:cs="Times New Roman"/>
                <w:sz w:val="20"/>
                <w:szCs w:val="20"/>
              </w:rPr>
              <w:t>6</w:t>
            </w:r>
          </w:p>
        </w:tc>
        <w:tc>
          <w:tcPr>
            <w:tcW w:w="1985" w:type="dxa"/>
            <w:tcBorders>
              <w:bottom w:val="single" w:sz="4" w:space="0" w:color="auto"/>
            </w:tcBorders>
            <w:shd w:val="clear" w:color="auto" w:fill="auto"/>
          </w:tcPr>
          <w:p w14:paraId="3D3D0414" w14:textId="0901434B" w:rsidR="002462BD" w:rsidRDefault="002462BD" w:rsidP="004F5367">
            <w:pPr>
              <w:rPr>
                <w:rFonts w:ascii="Times New Roman" w:hAnsi="Times New Roman" w:cs="Times New Roman"/>
                <w:sz w:val="20"/>
                <w:szCs w:val="20"/>
              </w:rPr>
            </w:pPr>
            <w:r>
              <w:rPr>
                <w:rFonts w:ascii="Times New Roman" w:hAnsi="Times New Roman" w:cs="Times New Roman"/>
                <w:sz w:val="20"/>
                <w:szCs w:val="20"/>
              </w:rPr>
              <w:t>Liu et al.</w:t>
            </w:r>
          </w:p>
          <w:p w14:paraId="0EC4C90D" w14:textId="68D257BE"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694" w:type="dxa"/>
            <w:tcBorders>
              <w:bottom w:val="single" w:sz="4" w:space="0" w:color="auto"/>
            </w:tcBorders>
          </w:tcPr>
          <w:p w14:paraId="033014F9" w14:textId="77777777" w:rsidR="002462BD" w:rsidRDefault="002462BD"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687D041D" w14:textId="278C5B34" w:rsidR="002462BD" w:rsidRPr="004F5367"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E61C08E" w14:textId="0919AC1D" w:rsidR="002462BD" w:rsidRPr="004F5367" w:rsidRDefault="002462BD"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°C, 400 MPa)</w:t>
            </w:r>
          </w:p>
        </w:tc>
        <w:tc>
          <w:tcPr>
            <w:tcW w:w="1131" w:type="dxa"/>
            <w:tcBorders>
              <w:bottom w:val="single" w:sz="4" w:space="0" w:color="auto"/>
            </w:tcBorders>
          </w:tcPr>
          <w:p w14:paraId="7724D057" w14:textId="541B51EB"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bottom w:val="single" w:sz="4" w:space="0" w:color="auto"/>
            </w:tcBorders>
          </w:tcPr>
          <w:p w14:paraId="5A5981C1" w14:textId="4B057036"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80</w:t>
            </w:r>
          </w:p>
        </w:tc>
        <w:tc>
          <w:tcPr>
            <w:tcW w:w="1131" w:type="dxa"/>
            <w:tcBorders>
              <w:bottom w:val="single" w:sz="4" w:space="0" w:color="auto"/>
            </w:tcBorders>
          </w:tcPr>
          <w:p w14:paraId="36D3B589" w14:textId="65CCD5D1"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1004</w:t>
            </w:r>
          </w:p>
        </w:tc>
        <w:tc>
          <w:tcPr>
            <w:tcW w:w="1132" w:type="dxa"/>
            <w:tcBorders>
              <w:bottom w:val="single" w:sz="4" w:space="0" w:color="auto"/>
            </w:tcBorders>
          </w:tcPr>
          <w:p w14:paraId="72E81C3D" w14:textId="6EA5B6A6"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1.49</w:t>
            </w:r>
          </w:p>
        </w:tc>
        <w:tc>
          <w:tcPr>
            <w:tcW w:w="1132" w:type="dxa"/>
            <w:tcBorders>
              <w:bottom w:val="single" w:sz="4" w:space="0" w:color="auto"/>
            </w:tcBorders>
          </w:tcPr>
          <w:p w14:paraId="4D903756" w14:textId="21AF559D"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400</w:t>
            </w:r>
          </w:p>
        </w:tc>
      </w:tr>
      <w:tr w:rsidR="002462BD" w14:paraId="648ED0F4" w14:textId="77777777" w:rsidTr="002462BD">
        <w:tc>
          <w:tcPr>
            <w:tcW w:w="567" w:type="dxa"/>
            <w:tcBorders>
              <w:top w:val="single" w:sz="4" w:space="0" w:color="auto"/>
            </w:tcBorders>
          </w:tcPr>
          <w:p w14:paraId="6BFB9516" w14:textId="50203561" w:rsidR="002462BD" w:rsidRDefault="002462BD" w:rsidP="004F5367">
            <w:pPr>
              <w:rPr>
                <w:rFonts w:ascii="Times New Roman" w:hAnsi="Times New Roman" w:cs="Times New Roman"/>
                <w:sz w:val="20"/>
                <w:szCs w:val="20"/>
              </w:rPr>
            </w:pPr>
            <w:r>
              <w:rPr>
                <w:rFonts w:ascii="Times New Roman" w:hAnsi="Times New Roman" w:cs="Times New Roman"/>
                <w:sz w:val="20"/>
                <w:szCs w:val="20"/>
              </w:rPr>
              <w:t>7</w:t>
            </w:r>
          </w:p>
        </w:tc>
        <w:tc>
          <w:tcPr>
            <w:tcW w:w="1985" w:type="dxa"/>
            <w:tcBorders>
              <w:top w:val="single" w:sz="4" w:space="0" w:color="auto"/>
            </w:tcBorders>
            <w:shd w:val="clear" w:color="auto" w:fill="auto"/>
          </w:tcPr>
          <w:p w14:paraId="48FDE181" w14:textId="7B93B109" w:rsidR="002462BD" w:rsidRDefault="002462BD" w:rsidP="004F5367">
            <w:pPr>
              <w:rPr>
                <w:rFonts w:ascii="Times New Roman" w:hAnsi="Times New Roman" w:cs="Times New Roman"/>
                <w:sz w:val="20"/>
                <w:szCs w:val="20"/>
              </w:rPr>
            </w:pPr>
            <w:r>
              <w:rPr>
                <w:rFonts w:ascii="Times New Roman" w:hAnsi="Times New Roman" w:cs="Times New Roman"/>
                <w:sz w:val="20"/>
                <w:szCs w:val="20"/>
              </w:rPr>
              <w:t>Wang et al.</w:t>
            </w:r>
          </w:p>
          <w:p w14:paraId="30795475" w14:textId="7D29D48F"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694" w:type="dxa"/>
            <w:tcBorders>
              <w:top w:val="single" w:sz="4" w:space="0" w:color="auto"/>
            </w:tcBorders>
          </w:tcPr>
          <w:p w14:paraId="66A3CBD0" w14:textId="77777777"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39A9EB37" w14:textId="6DE6C222"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(650°C, 500 MPa, 3s)</w:t>
            </w:r>
          </w:p>
        </w:tc>
        <w:tc>
          <w:tcPr>
            <w:tcW w:w="1131" w:type="dxa"/>
            <w:tcBorders>
              <w:top w:val="single" w:sz="4" w:space="0" w:color="auto"/>
            </w:tcBorders>
          </w:tcPr>
          <w:p w14:paraId="46B1673C" w14:textId="2DBFB01E"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top w:val="single" w:sz="4" w:space="0" w:color="auto"/>
            </w:tcBorders>
          </w:tcPr>
          <w:p w14:paraId="1ED242DD" w14:textId="2F7EBD60"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n.a.</w:t>
            </w:r>
          </w:p>
        </w:tc>
        <w:tc>
          <w:tcPr>
            <w:tcW w:w="1131" w:type="dxa"/>
            <w:tcBorders>
              <w:top w:val="single" w:sz="4" w:space="0" w:color="auto"/>
            </w:tcBorders>
          </w:tcPr>
          <w:p w14:paraId="035BD881" w14:textId="4D8F92FA"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1607</w:t>
            </w:r>
          </w:p>
        </w:tc>
        <w:tc>
          <w:tcPr>
            <w:tcW w:w="1132" w:type="dxa"/>
            <w:tcBorders>
              <w:top w:val="single" w:sz="4" w:space="0" w:color="auto"/>
            </w:tcBorders>
          </w:tcPr>
          <w:p w14:paraId="758D7386" w14:textId="45730B58"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0.84</w:t>
            </w:r>
          </w:p>
        </w:tc>
        <w:tc>
          <w:tcPr>
            <w:tcW w:w="1132" w:type="dxa"/>
            <w:tcBorders>
              <w:top w:val="single" w:sz="4" w:space="0" w:color="auto"/>
            </w:tcBorders>
          </w:tcPr>
          <w:p w14:paraId="4E95D164" w14:textId="07CCBB99"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121</w:t>
            </w:r>
          </w:p>
        </w:tc>
      </w:tr>
      <w:tr w:rsidR="002462BD" w14:paraId="3A56785A" w14:textId="77777777" w:rsidTr="002462BD">
        <w:tc>
          <w:tcPr>
            <w:tcW w:w="567" w:type="dxa"/>
            <w:tcBorders>
              <w:bottom w:val="single" w:sz="4" w:space="0" w:color="auto"/>
            </w:tcBorders>
          </w:tcPr>
          <w:p w14:paraId="09CB8031" w14:textId="7EACB29C" w:rsidR="002462BD" w:rsidRDefault="002462BD" w:rsidP="00721D09">
            <w:pPr>
              <w:rPr>
                <w:rFonts w:ascii="Times New Roman" w:hAnsi="Times New Roman" w:cs="Times New Roman"/>
                <w:sz w:val="20"/>
                <w:szCs w:val="20"/>
              </w:rPr>
            </w:pPr>
            <w:r>
              <w:rPr>
                <w:rFonts w:ascii="Times New Roman" w:hAnsi="Times New Roman" w:cs="Times New Roman"/>
                <w:sz w:val="20"/>
                <w:szCs w:val="20"/>
              </w:rPr>
              <w:t>8</w:t>
            </w:r>
          </w:p>
        </w:tc>
        <w:tc>
          <w:tcPr>
            <w:tcW w:w="1985" w:type="dxa"/>
            <w:tcBorders>
              <w:bottom w:val="single" w:sz="4" w:space="0" w:color="auto"/>
            </w:tcBorders>
            <w:shd w:val="clear" w:color="auto" w:fill="auto"/>
          </w:tcPr>
          <w:p w14:paraId="733FCA29" w14:textId="2D935FB5" w:rsidR="002462BD" w:rsidRDefault="002462BD" w:rsidP="00721D09">
            <w:pPr>
              <w:rPr>
                <w:rFonts w:ascii="Times New Roman" w:hAnsi="Times New Roman" w:cs="Times New Roman"/>
                <w:sz w:val="20"/>
                <w:szCs w:val="20"/>
              </w:rPr>
            </w:pPr>
            <w:r>
              <w:rPr>
                <w:rFonts w:ascii="Times New Roman" w:hAnsi="Times New Roman" w:cs="Times New Roman"/>
                <w:sz w:val="20"/>
                <w:szCs w:val="20"/>
              </w:rPr>
              <w:t>Wang et al.</w:t>
            </w:r>
          </w:p>
          <w:p w14:paraId="4AAE7AD4" w14:textId="0A02233F" w:rsidR="002462BD" w:rsidRPr="0039450F" w:rsidRDefault="002462BD" w:rsidP="00721D09">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694" w:type="dxa"/>
            <w:tcBorders>
              <w:bottom w:val="single" w:sz="4" w:space="0" w:color="auto"/>
            </w:tcBorders>
          </w:tcPr>
          <w:p w14:paraId="540990BB" w14:textId="77777777" w:rsidR="002462BD" w:rsidRDefault="002462BD"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55BAC57A" w14:textId="29F9FE65" w:rsidR="002462BD" w:rsidRPr="004F5367" w:rsidRDefault="002462BD" w:rsidP="00721D09">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2AAEE62" w14:textId="5D3978A3" w:rsidR="002462BD" w:rsidRPr="00EC65CA" w:rsidRDefault="002462BD"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00 MPa)</w:t>
            </w:r>
          </w:p>
        </w:tc>
        <w:tc>
          <w:tcPr>
            <w:tcW w:w="1131" w:type="dxa"/>
            <w:tcBorders>
              <w:bottom w:val="single" w:sz="4" w:space="0" w:color="auto"/>
            </w:tcBorders>
          </w:tcPr>
          <w:p w14:paraId="1287F780" w14:textId="6595B1A1"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bottom w:val="single" w:sz="4" w:space="0" w:color="auto"/>
            </w:tcBorders>
          </w:tcPr>
          <w:p w14:paraId="052EB16F" w14:textId="194CB28B"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70</w:t>
            </w:r>
          </w:p>
        </w:tc>
        <w:tc>
          <w:tcPr>
            <w:tcW w:w="1131" w:type="dxa"/>
            <w:tcBorders>
              <w:bottom w:val="single" w:sz="4" w:space="0" w:color="auto"/>
            </w:tcBorders>
          </w:tcPr>
          <w:p w14:paraId="6B59B12F" w14:textId="7E11232B"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1228</w:t>
            </w:r>
          </w:p>
        </w:tc>
        <w:tc>
          <w:tcPr>
            <w:tcW w:w="1132" w:type="dxa"/>
            <w:tcBorders>
              <w:bottom w:val="single" w:sz="4" w:space="0" w:color="auto"/>
            </w:tcBorders>
          </w:tcPr>
          <w:p w14:paraId="6AEF4B50" w14:textId="4E1DDEE8"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1.14</w:t>
            </w:r>
          </w:p>
        </w:tc>
        <w:tc>
          <w:tcPr>
            <w:tcW w:w="1132" w:type="dxa"/>
            <w:tcBorders>
              <w:bottom w:val="single" w:sz="4" w:space="0" w:color="auto"/>
            </w:tcBorders>
          </w:tcPr>
          <w:p w14:paraId="792923FC" w14:textId="3B2D8502"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384</w:t>
            </w:r>
          </w:p>
        </w:tc>
      </w:tr>
      <w:tr w:rsidR="002462BD" w14:paraId="11E4B8C5" w14:textId="77777777" w:rsidTr="002462BD">
        <w:tc>
          <w:tcPr>
            <w:tcW w:w="567" w:type="dxa"/>
            <w:tcBorders>
              <w:top w:val="single" w:sz="4" w:space="0" w:color="auto"/>
            </w:tcBorders>
          </w:tcPr>
          <w:p w14:paraId="5C3172F8" w14:textId="424D0BD9"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9</w:t>
            </w:r>
          </w:p>
        </w:tc>
        <w:tc>
          <w:tcPr>
            <w:tcW w:w="1985" w:type="dxa"/>
            <w:tcBorders>
              <w:top w:val="single" w:sz="4" w:space="0" w:color="auto"/>
            </w:tcBorders>
            <w:shd w:val="clear" w:color="auto" w:fill="auto"/>
          </w:tcPr>
          <w:p w14:paraId="24A76978" w14:textId="5F019EAE"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170ADF80" w14:textId="066C5C87"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694" w:type="dxa"/>
            <w:tcBorders>
              <w:top w:val="single" w:sz="4" w:space="0" w:color="auto"/>
            </w:tcBorders>
            <w:shd w:val="clear" w:color="auto" w:fill="auto"/>
          </w:tcPr>
          <w:p w14:paraId="3F1AFF43" w14:textId="77777777"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172CDF36" w14:textId="09BF8935"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(500°C, 50 MPa, 30 s)</w:t>
            </w:r>
          </w:p>
        </w:tc>
        <w:tc>
          <w:tcPr>
            <w:tcW w:w="1131" w:type="dxa"/>
            <w:tcBorders>
              <w:top w:val="single" w:sz="4" w:space="0" w:color="auto"/>
            </w:tcBorders>
          </w:tcPr>
          <w:p w14:paraId="2F7BC674" w14:textId="16B1EBD3" w:rsidR="002462BD" w:rsidRPr="00C17447" w:rsidRDefault="002462BD"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top w:val="single" w:sz="4" w:space="0" w:color="auto"/>
            </w:tcBorders>
          </w:tcPr>
          <w:p w14:paraId="3A790D95" w14:textId="5852659A" w:rsidR="002462BD" w:rsidRPr="00C17447" w:rsidRDefault="002462BD"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top w:val="single" w:sz="4" w:space="0" w:color="auto"/>
            </w:tcBorders>
          </w:tcPr>
          <w:p w14:paraId="7F7346F6" w14:textId="18F21184"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1668</w:t>
            </w:r>
          </w:p>
        </w:tc>
        <w:tc>
          <w:tcPr>
            <w:tcW w:w="1132" w:type="dxa"/>
            <w:tcBorders>
              <w:top w:val="single" w:sz="4" w:space="0" w:color="auto"/>
            </w:tcBorders>
          </w:tcPr>
          <w:p w14:paraId="2F28541C" w14:textId="725CED5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0.62</w:t>
            </w:r>
          </w:p>
        </w:tc>
        <w:tc>
          <w:tcPr>
            <w:tcW w:w="1132" w:type="dxa"/>
            <w:tcBorders>
              <w:top w:val="single" w:sz="4" w:space="0" w:color="auto"/>
            </w:tcBorders>
          </w:tcPr>
          <w:p w14:paraId="439FB759" w14:textId="0685CD99"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68</w:t>
            </w:r>
          </w:p>
        </w:tc>
      </w:tr>
      <w:tr w:rsidR="002462BD" w14:paraId="1D980FAF" w14:textId="77777777" w:rsidTr="002462BD">
        <w:tc>
          <w:tcPr>
            <w:tcW w:w="567" w:type="dxa"/>
            <w:tcBorders>
              <w:bottom w:val="single" w:sz="4" w:space="0" w:color="auto"/>
            </w:tcBorders>
          </w:tcPr>
          <w:p w14:paraId="5BBE9081" w14:textId="5C0CD753"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10</w:t>
            </w:r>
          </w:p>
        </w:tc>
        <w:tc>
          <w:tcPr>
            <w:tcW w:w="1985" w:type="dxa"/>
            <w:tcBorders>
              <w:bottom w:val="single" w:sz="4" w:space="0" w:color="auto"/>
            </w:tcBorders>
            <w:shd w:val="clear" w:color="auto" w:fill="auto"/>
          </w:tcPr>
          <w:p w14:paraId="3FCB6729" w14:textId="7014744D"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0E9118D7" w14:textId="264C26BC"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694" w:type="dxa"/>
            <w:tcBorders>
              <w:bottom w:val="single" w:sz="4" w:space="0" w:color="auto"/>
            </w:tcBorders>
            <w:shd w:val="clear" w:color="auto" w:fill="auto"/>
          </w:tcPr>
          <w:p w14:paraId="13FF5DE5" w14:textId="77777777"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6F729737" w14:textId="46C1D10A"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(800°C, 50 MPa, 30 s)</w:t>
            </w:r>
          </w:p>
        </w:tc>
        <w:tc>
          <w:tcPr>
            <w:tcW w:w="1131" w:type="dxa"/>
            <w:tcBorders>
              <w:bottom w:val="single" w:sz="4" w:space="0" w:color="auto"/>
            </w:tcBorders>
          </w:tcPr>
          <w:p w14:paraId="1A201224" w14:textId="4A474711" w:rsidR="002462BD" w:rsidRPr="00C17447" w:rsidRDefault="002462BD"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bottom w:val="single" w:sz="4" w:space="0" w:color="auto"/>
            </w:tcBorders>
          </w:tcPr>
          <w:p w14:paraId="5B64BDFA" w14:textId="3C471DC9" w:rsidR="002462BD" w:rsidRPr="00C17447" w:rsidRDefault="002462BD"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bottom w:val="single" w:sz="4" w:space="0" w:color="auto"/>
            </w:tcBorders>
          </w:tcPr>
          <w:p w14:paraId="48357DAF" w14:textId="1996A728"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1269</w:t>
            </w:r>
          </w:p>
        </w:tc>
        <w:tc>
          <w:tcPr>
            <w:tcW w:w="1132" w:type="dxa"/>
            <w:tcBorders>
              <w:bottom w:val="single" w:sz="4" w:space="0" w:color="auto"/>
            </w:tcBorders>
          </w:tcPr>
          <w:p w14:paraId="6F8F61F3" w14:textId="720A1FE2"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0.85</w:t>
            </w:r>
          </w:p>
        </w:tc>
        <w:tc>
          <w:tcPr>
            <w:tcW w:w="1132" w:type="dxa"/>
            <w:tcBorders>
              <w:bottom w:val="single" w:sz="4" w:space="0" w:color="auto"/>
            </w:tcBorders>
          </w:tcPr>
          <w:p w14:paraId="63271DEC" w14:textId="562D0BE5"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122</w:t>
            </w:r>
          </w:p>
        </w:tc>
      </w:tr>
      <w:tr w:rsidR="002462BD" w14:paraId="22DFC285" w14:textId="77777777" w:rsidTr="002462BD">
        <w:tc>
          <w:tcPr>
            <w:tcW w:w="567" w:type="dxa"/>
            <w:tcBorders>
              <w:top w:val="single" w:sz="4" w:space="0" w:color="auto"/>
              <w:bottom w:val="single" w:sz="4" w:space="0" w:color="auto"/>
            </w:tcBorders>
          </w:tcPr>
          <w:p w14:paraId="64CC9A5F" w14:textId="62C53F5E" w:rsidR="002462BD" w:rsidRPr="003D2F70" w:rsidRDefault="002462BD" w:rsidP="00C17447">
            <w:pPr>
              <w:rPr>
                <w:rFonts w:ascii="Times New Roman" w:hAnsi="Times New Roman" w:cs="Times New Roman"/>
                <w:sz w:val="20"/>
                <w:szCs w:val="20"/>
              </w:rPr>
            </w:pPr>
            <w:r>
              <w:rPr>
                <w:rFonts w:ascii="Times New Roman" w:hAnsi="Times New Roman" w:cs="Times New Roman"/>
                <w:sz w:val="20"/>
                <w:szCs w:val="20"/>
              </w:rPr>
              <w:t>11</w:t>
            </w:r>
          </w:p>
        </w:tc>
        <w:tc>
          <w:tcPr>
            <w:tcW w:w="1985" w:type="dxa"/>
            <w:tcBorders>
              <w:top w:val="single" w:sz="4" w:space="0" w:color="auto"/>
              <w:bottom w:val="single" w:sz="4" w:space="0" w:color="auto"/>
            </w:tcBorders>
            <w:shd w:val="clear" w:color="auto" w:fill="auto"/>
          </w:tcPr>
          <w:p w14:paraId="5D4005F1" w14:textId="38BA794F" w:rsidR="002462BD" w:rsidRPr="003D2F70" w:rsidRDefault="002462BD" w:rsidP="00C17447">
            <w:pPr>
              <w:rPr>
                <w:rFonts w:ascii="Times New Roman" w:hAnsi="Times New Roman" w:cs="Times New Roman"/>
                <w:sz w:val="20"/>
                <w:szCs w:val="20"/>
              </w:rPr>
            </w:pPr>
            <w:r w:rsidRPr="003D2F70">
              <w:rPr>
                <w:rFonts w:ascii="Times New Roman" w:hAnsi="Times New Roman" w:cs="Times New Roman"/>
                <w:sz w:val="20"/>
                <w:szCs w:val="20"/>
              </w:rPr>
              <w:t>This work</w:t>
            </w:r>
          </w:p>
          <w:p w14:paraId="6D9E6238" w14:textId="09825FFB" w:rsidR="002462BD" w:rsidRPr="003D2F70" w:rsidRDefault="002462BD" w:rsidP="00C17447">
            <w:pPr>
              <w:rPr>
                <w:rFonts w:ascii="Times New Roman" w:hAnsi="Times New Roman" w:cs="Times New Roman"/>
                <w:sz w:val="20"/>
                <w:szCs w:val="20"/>
              </w:rPr>
            </w:pPr>
            <w:r w:rsidRPr="003D2F70">
              <w:rPr>
                <w:rFonts w:ascii="Times New Roman" w:hAnsi="Times New Roman" w:cs="Times New Roman"/>
                <w:sz w:val="20"/>
                <w:szCs w:val="20"/>
              </w:rPr>
              <w:lastRenderedPageBreak/>
              <w:t>IWKS</w:t>
            </w:r>
          </w:p>
        </w:tc>
        <w:tc>
          <w:tcPr>
            <w:tcW w:w="2694" w:type="dxa"/>
            <w:tcBorders>
              <w:top w:val="single" w:sz="4" w:space="0" w:color="auto"/>
              <w:bottom w:val="single" w:sz="4" w:space="0" w:color="auto"/>
            </w:tcBorders>
            <w:shd w:val="clear" w:color="auto" w:fill="auto"/>
          </w:tcPr>
          <w:p w14:paraId="147D44FA" w14:textId="18AF212E" w:rsidR="002462BD" w:rsidRPr="003D2F70" w:rsidRDefault="002462BD" w:rsidP="00C17447">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lastRenderedPageBreak/>
              <w:t>FAST/SPS</w:t>
            </w:r>
          </w:p>
          <w:p w14:paraId="702B00A4" w14:textId="538A159A" w:rsidR="002462BD" w:rsidRPr="003D2F70" w:rsidRDefault="002462BD" w:rsidP="00C17447">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lastRenderedPageBreak/>
              <w:t>(725°C, 45 MPa, 60 s)</w:t>
            </w:r>
          </w:p>
        </w:tc>
        <w:tc>
          <w:tcPr>
            <w:tcW w:w="1131" w:type="dxa"/>
            <w:tcBorders>
              <w:top w:val="single" w:sz="4" w:space="0" w:color="auto"/>
              <w:bottom w:val="single" w:sz="4" w:space="0" w:color="auto"/>
            </w:tcBorders>
          </w:tcPr>
          <w:p w14:paraId="3CC48EFC" w14:textId="19B67455" w:rsidR="002462BD" w:rsidRPr="003D2F70" w:rsidRDefault="002462BD" w:rsidP="00C17447">
            <w:pPr>
              <w:jc w:val="both"/>
              <w:rPr>
                <w:rFonts w:ascii="Times New Roman" w:hAnsi="Times New Roman" w:cs="Times New Roman"/>
                <w:sz w:val="20"/>
                <w:szCs w:val="20"/>
              </w:rPr>
            </w:pPr>
            <w:r w:rsidRPr="003D2F70">
              <w:rPr>
                <w:rFonts w:ascii="Times New Roman" w:hAnsi="Times New Roman" w:cs="Times New Roman"/>
                <w:sz w:val="20"/>
                <w:szCs w:val="20"/>
              </w:rPr>
              <w:lastRenderedPageBreak/>
              <w:t>MQU-F</w:t>
            </w:r>
          </w:p>
        </w:tc>
        <w:tc>
          <w:tcPr>
            <w:tcW w:w="1132" w:type="dxa"/>
            <w:tcBorders>
              <w:top w:val="single" w:sz="4" w:space="0" w:color="auto"/>
              <w:bottom w:val="single" w:sz="4" w:space="0" w:color="auto"/>
            </w:tcBorders>
          </w:tcPr>
          <w:p w14:paraId="5BAE39AE" w14:textId="0DC63D01"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50</w:t>
            </w:r>
          </w:p>
        </w:tc>
        <w:tc>
          <w:tcPr>
            <w:tcW w:w="1131" w:type="dxa"/>
            <w:tcBorders>
              <w:top w:val="single" w:sz="4" w:space="0" w:color="auto"/>
              <w:bottom w:val="single" w:sz="4" w:space="0" w:color="auto"/>
            </w:tcBorders>
          </w:tcPr>
          <w:p w14:paraId="37B65CB0" w14:textId="3CF19807"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1648</w:t>
            </w:r>
          </w:p>
        </w:tc>
        <w:tc>
          <w:tcPr>
            <w:tcW w:w="1132" w:type="dxa"/>
            <w:tcBorders>
              <w:top w:val="single" w:sz="4" w:space="0" w:color="auto"/>
              <w:bottom w:val="single" w:sz="4" w:space="0" w:color="auto"/>
            </w:tcBorders>
          </w:tcPr>
          <w:p w14:paraId="22AE6F0E" w14:textId="23790B96"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0.83</w:t>
            </w:r>
          </w:p>
        </w:tc>
        <w:tc>
          <w:tcPr>
            <w:tcW w:w="1132" w:type="dxa"/>
            <w:tcBorders>
              <w:top w:val="single" w:sz="4" w:space="0" w:color="auto"/>
              <w:bottom w:val="single" w:sz="4" w:space="0" w:color="auto"/>
            </w:tcBorders>
          </w:tcPr>
          <w:p w14:paraId="0159F44B" w14:textId="0E4EF029"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123</w:t>
            </w:r>
          </w:p>
        </w:tc>
      </w:tr>
      <w:tr w:rsidR="002462BD" w14:paraId="3A7A2179" w14:textId="77777777" w:rsidTr="002462BD">
        <w:tc>
          <w:tcPr>
            <w:tcW w:w="567" w:type="dxa"/>
            <w:tcBorders>
              <w:top w:val="single" w:sz="4" w:space="0" w:color="auto"/>
              <w:bottom w:val="single" w:sz="4" w:space="0" w:color="auto"/>
            </w:tcBorders>
          </w:tcPr>
          <w:p w14:paraId="15B3C685" w14:textId="249CDA21"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12</w:t>
            </w:r>
          </w:p>
        </w:tc>
        <w:tc>
          <w:tcPr>
            <w:tcW w:w="1985" w:type="dxa"/>
            <w:tcBorders>
              <w:top w:val="single" w:sz="4" w:space="0" w:color="auto"/>
              <w:bottom w:val="single" w:sz="4" w:space="0" w:color="auto"/>
            </w:tcBorders>
            <w:shd w:val="clear" w:color="auto" w:fill="auto"/>
          </w:tcPr>
          <w:p w14:paraId="792AD77A" w14:textId="184B2414"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Castle et al.</w:t>
            </w:r>
          </w:p>
          <w:p w14:paraId="7D362FCB" w14:textId="075420BF"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w:t>
            </w:r>
            <w:r w:rsidRPr="00A61326">
              <w:rPr>
                <w:rFonts w:ascii="Times New Roman" w:hAnsi="Times New Roman" w:cs="Times New Roman"/>
                <w:b/>
                <w:bCs/>
                <w:color w:val="0000FF"/>
                <w:sz w:val="20"/>
                <w:szCs w:val="20"/>
              </w:rPr>
              <w:t>Castle 2017</w:t>
            </w:r>
            <w:r w:rsidRPr="0039450F">
              <w:rPr>
                <w:rFonts w:ascii="Times New Roman" w:hAnsi="Times New Roman" w:cs="Times New Roman"/>
                <w:sz w:val="20"/>
                <w:szCs w:val="20"/>
              </w:rPr>
              <w:t>]</w:t>
            </w:r>
          </w:p>
        </w:tc>
        <w:tc>
          <w:tcPr>
            <w:tcW w:w="2694" w:type="dxa"/>
            <w:tcBorders>
              <w:top w:val="single" w:sz="4" w:space="0" w:color="auto"/>
              <w:bottom w:val="single" w:sz="4" w:space="0" w:color="auto"/>
            </w:tcBorders>
            <w:shd w:val="clear" w:color="auto" w:fill="auto"/>
          </w:tcPr>
          <w:p w14:paraId="3CFEF111" w14:textId="3F96594E" w:rsidR="002462BD" w:rsidRPr="00C1744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C17447">
              <w:rPr>
                <w:rFonts w:ascii="Times New Roman" w:hAnsi="Times New Roman" w:cs="Times New Roman"/>
                <w:sz w:val="20"/>
                <w:szCs w:val="20"/>
              </w:rPr>
              <w:t>Flash SPS</w:t>
            </w:r>
          </w:p>
          <w:p w14:paraId="22D489E4" w14:textId="1B72DFE9" w:rsidR="002462BD" w:rsidRPr="00C17447" w:rsidRDefault="002462BD" w:rsidP="00C17447">
            <w:pPr>
              <w:jc w:val="center"/>
              <w:rPr>
                <w:rFonts w:ascii="Times New Roman" w:hAnsi="Times New Roman" w:cs="Times New Roman"/>
                <w:sz w:val="20"/>
                <w:szCs w:val="20"/>
              </w:rPr>
            </w:pPr>
            <w:r w:rsidRPr="00C17447">
              <w:rPr>
                <w:rFonts w:ascii="Times New Roman" w:hAnsi="Times New Roman" w:cs="Times New Roman"/>
                <w:sz w:val="20"/>
                <w:szCs w:val="20"/>
              </w:rPr>
              <w:t>Pre-heating 450°C</w:t>
            </w:r>
          </w:p>
        </w:tc>
        <w:tc>
          <w:tcPr>
            <w:tcW w:w="1131" w:type="dxa"/>
            <w:tcBorders>
              <w:top w:val="single" w:sz="4" w:space="0" w:color="auto"/>
              <w:bottom w:val="single" w:sz="4" w:space="0" w:color="auto"/>
            </w:tcBorders>
          </w:tcPr>
          <w:p w14:paraId="4EBAAF24" w14:textId="12F0EA93"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ADDE492" w14:textId="02B73887"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n.a.</w:t>
            </w:r>
          </w:p>
        </w:tc>
        <w:tc>
          <w:tcPr>
            <w:tcW w:w="1131" w:type="dxa"/>
            <w:tcBorders>
              <w:top w:val="single" w:sz="4" w:space="0" w:color="auto"/>
              <w:bottom w:val="single" w:sz="4" w:space="0" w:color="auto"/>
            </w:tcBorders>
          </w:tcPr>
          <w:p w14:paraId="4F7BEF25" w14:textId="24DCF91A"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1438</w:t>
            </w:r>
          </w:p>
        </w:tc>
        <w:tc>
          <w:tcPr>
            <w:tcW w:w="1132" w:type="dxa"/>
            <w:tcBorders>
              <w:top w:val="single" w:sz="4" w:space="0" w:color="auto"/>
              <w:bottom w:val="single" w:sz="4" w:space="0" w:color="auto"/>
            </w:tcBorders>
          </w:tcPr>
          <w:p w14:paraId="76B83D36" w14:textId="123392BE"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1.16</w:t>
            </w:r>
          </w:p>
        </w:tc>
        <w:tc>
          <w:tcPr>
            <w:tcW w:w="1132" w:type="dxa"/>
            <w:tcBorders>
              <w:top w:val="single" w:sz="4" w:space="0" w:color="auto"/>
              <w:bottom w:val="single" w:sz="4" w:space="0" w:color="auto"/>
            </w:tcBorders>
          </w:tcPr>
          <w:p w14:paraId="05564DD9" w14:textId="1DAFE851"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230</w:t>
            </w:r>
          </w:p>
        </w:tc>
      </w:tr>
      <w:tr w:rsidR="002462BD" w14:paraId="0C7DEAF4" w14:textId="77777777" w:rsidTr="002462BD">
        <w:tc>
          <w:tcPr>
            <w:tcW w:w="567" w:type="dxa"/>
            <w:tcBorders>
              <w:top w:val="single" w:sz="4" w:space="0" w:color="auto"/>
            </w:tcBorders>
          </w:tcPr>
          <w:p w14:paraId="4CA4A062" w14:textId="464346AC" w:rsidR="002462BD" w:rsidRDefault="002462BD" w:rsidP="00C17447">
            <w:pPr>
              <w:rPr>
                <w:rFonts w:ascii="Times New Roman" w:hAnsi="Times New Roman" w:cs="Times New Roman"/>
                <w:sz w:val="20"/>
                <w:szCs w:val="20"/>
              </w:rPr>
            </w:pPr>
            <w:r>
              <w:rPr>
                <w:rFonts w:ascii="Times New Roman" w:hAnsi="Times New Roman" w:cs="Times New Roman"/>
                <w:sz w:val="20"/>
                <w:szCs w:val="20"/>
              </w:rPr>
              <w:t>13</w:t>
            </w:r>
          </w:p>
        </w:tc>
        <w:tc>
          <w:tcPr>
            <w:tcW w:w="1985" w:type="dxa"/>
            <w:tcBorders>
              <w:top w:val="single" w:sz="4" w:space="0" w:color="auto"/>
            </w:tcBorders>
            <w:shd w:val="clear" w:color="auto" w:fill="auto"/>
          </w:tcPr>
          <w:p w14:paraId="55C9F503" w14:textId="2CD39916"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7A630348" w14:textId="0FCB72BA"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T700-50</w:t>
            </w:r>
          </w:p>
        </w:tc>
        <w:tc>
          <w:tcPr>
            <w:tcW w:w="2694" w:type="dxa"/>
            <w:tcBorders>
              <w:top w:val="single" w:sz="4" w:space="0" w:color="auto"/>
            </w:tcBorders>
          </w:tcPr>
          <w:p w14:paraId="7FE861F3" w14:textId="1102AFCD"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E35067F" w14:textId="1491395C"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4381E9AD" w14:textId="44BCB058" w:rsidR="002462BD" w:rsidRPr="003D2F70"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top w:val="single" w:sz="4" w:space="0" w:color="auto"/>
            </w:tcBorders>
          </w:tcPr>
          <w:p w14:paraId="69EE69E3" w14:textId="1B95B38C"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Borders>
              <w:top w:val="single" w:sz="4" w:space="0" w:color="auto"/>
            </w:tcBorders>
          </w:tcPr>
          <w:p w14:paraId="7A6113B6" w14:textId="6C252E3A"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57</w:t>
            </w:r>
          </w:p>
        </w:tc>
        <w:tc>
          <w:tcPr>
            <w:tcW w:w="1131" w:type="dxa"/>
            <w:tcBorders>
              <w:top w:val="single" w:sz="4" w:space="0" w:color="auto"/>
            </w:tcBorders>
          </w:tcPr>
          <w:p w14:paraId="6569099C" w14:textId="609F0F59"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1243</w:t>
            </w:r>
          </w:p>
        </w:tc>
        <w:tc>
          <w:tcPr>
            <w:tcW w:w="1132" w:type="dxa"/>
            <w:tcBorders>
              <w:top w:val="single" w:sz="4" w:space="0" w:color="auto"/>
            </w:tcBorders>
          </w:tcPr>
          <w:p w14:paraId="5329DBDD" w14:textId="511CC36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Borders>
              <w:top w:val="single" w:sz="4" w:space="0" w:color="auto"/>
            </w:tcBorders>
          </w:tcPr>
          <w:p w14:paraId="0DE9D8EC" w14:textId="1C05FA71"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197</w:t>
            </w:r>
          </w:p>
        </w:tc>
      </w:tr>
      <w:tr w:rsidR="002462BD" w14:paraId="42B9502C" w14:textId="77777777" w:rsidTr="002462BD">
        <w:tc>
          <w:tcPr>
            <w:tcW w:w="567" w:type="dxa"/>
          </w:tcPr>
          <w:p w14:paraId="1FED7BB6" w14:textId="422AE5CB" w:rsidR="002462BD" w:rsidRDefault="002462BD" w:rsidP="00C17447">
            <w:pPr>
              <w:rPr>
                <w:rFonts w:ascii="Times New Roman" w:hAnsi="Times New Roman" w:cs="Times New Roman"/>
                <w:sz w:val="20"/>
                <w:szCs w:val="20"/>
              </w:rPr>
            </w:pPr>
            <w:r>
              <w:rPr>
                <w:rFonts w:ascii="Times New Roman" w:hAnsi="Times New Roman" w:cs="Times New Roman"/>
                <w:sz w:val="20"/>
                <w:szCs w:val="20"/>
              </w:rPr>
              <w:t>14</w:t>
            </w:r>
          </w:p>
        </w:tc>
        <w:tc>
          <w:tcPr>
            <w:tcW w:w="1985" w:type="dxa"/>
            <w:shd w:val="clear" w:color="auto" w:fill="auto"/>
          </w:tcPr>
          <w:p w14:paraId="002504C6" w14:textId="62A99CB3"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3BCFBC84" w14:textId="29627D6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T750-50</w:t>
            </w:r>
          </w:p>
        </w:tc>
        <w:tc>
          <w:tcPr>
            <w:tcW w:w="2694" w:type="dxa"/>
          </w:tcPr>
          <w:p w14:paraId="582AA94D" w14:textId="77777777"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77ADDD6A" w14:textId="00729AAE"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B7FDDD6" w14:textId="15C5E8A7" w:rsidR="002462BD" w:rsidRPr="0039450F" w:rsidRDefault="002462BD"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36E11F6" w14:textId="5915D3C1"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10B4058D" w14:textId="548BC676"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59</w:t>
            </w:r>
          </w:p>
        </w:tc>
        <w:tc>
          <w:tcPr>
            <w:tcW w:w="1131" w:type="dxa"/>
          </w:tcPr>
          <w:p w14:paraId="6545BD60" w14:textId="05656931"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1069</w:t>
            </w:r>
          </w:p>
        </w:tc>
        <w:tc>
          <w:tcPr>
            <w:tcW w:w="1132" w:type="dxa"/>
          </w:tcPr>
          <w:p w14:paraId="3F7EECD5" w14:textId="1E8139DF"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1.04</w:t>
            </w:r>
          </w:p>
        </w:tc>
        <w:tc>
          <w:tcPr>
            <w:tcW w:w="1132" w:type="dxa"/>
          </w:tcPr>
          <w:p w14:paraId="035082DF" w14:textId="2704F8E5"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197</w:t>
            </w:r>
          </w:p>
        </w:tc>
      </w:tr>
      <w:tr w:rsidR="002462BD" w14:paraId="2037C104" w14:textId="77777777" w:rsidTr="002462BD">
        <w:tc>
          <w:tcPr>
            <w:tcW w:w="567" w:type="dxa"/>
          </w:tcPr>
          <w:p w14:paraId="13539057" w14:textId="5D7C8552" w:rsidR="002462BD" w:rsidRDefault="002462BD" w:rsidP="00C17447">
            <w:pPr>
              <w:rPr>
                <w:rFonts w:ascii="Times New Roman" w:hAnsi="Times New Roman" w:cs="Times New Roman"/>
                <w:sz w:val="20"/>
                <w:szCs w:val="20"/>
              </w:rPr>
            </w:pPr>
            <w:r>
              <w:rPr>
                <w:rFonts w:ascii="Times New Roman" w:hAnsi="Times New Roman" w:cs="Times New Roman"/>
                <w:sz w:val="20"/>
                <w:szCs w:val="20"/>
              </w:rPr>
              <w:t>15</w:t>
            </w:r>
          </w:p>
        </w:tc>
        <w:tc>
          <w:tcPr>
            <w:tcW w:w="1985" w:type="dxa"/>
            <w:shd w:val="clear" w:color="auto" w:fill="auto"/>
          </w:tcPr>
          <w:p w14:paraId="0B250928" w14:textId="74AFB22E"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55AB42D2" w14:textId="703CC73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T800-50</w:t>
            </w:r>
          </w:p>
        </w:tc>
        <w:tc>
          <w:tcPr>
            <w:tcW w:w="2694" w:type="dxa"/>
          </w:tcPr>
          <w:p w14:paraId="500EB4E0" w14:textId="77777777"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F3DCD0A" w14:textId="1ED52D68"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62F4443" w14:textId="647B097C" w:rsidR="002462BD" w:rsidRPr="0039450F" w:rsidRDefault="002462BD"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7E5A8D3C" w14:textId="35698169"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72E94143" w14:textId="2292A60D"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62</w:t>
            </w:r>
          </w:p>
        </w:tc>
        <w:tc>
          <w:tcPr>
            <w:tcW w:w="1131" w:type="dxa"/>
          </w:tcPr>
          <w:p w14:paraId="3CE55507" w14:textId="4D104C3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1087</w:t>
            </w:r>
          </w:p>
        </w:tc>
        <w:tc>
          <w:tcPr>
            <w:tcW w:w="1132" w:type="dxa"/>
          </w:tcPr>
          <w:p w14:paraId="66BBB5CD" w14:textId="35DE4B39"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1.11</w:t>
            </w:r>
          </w:p>
        </w:tc>
        <w:tc>
          <w:tcPr>
            <w:tcW w:w="1132" w:type="dxa"/>
          </w:tcPr>
          <w:p w14:paraId="592ED6C0" w14:textId="2BF8A472"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215</w:t>
            </w:r>
          </w:p>
        </w:tc>
      </w:tr>
      <w:tr w:rsidR="002462BD" w14:paraId="645AD5F3" w14:textId="77777777" w:rsidTr="002462BD">
        <w:tc>
          <w:tcPr>
            <w:tcW w:w="567" w:type="dxa"/>
          </w:tcPr>
          <w:p w14:paraId="14C82044" w14:textId="419308F4" w:rsidR="002462BD" w:rsidRDefault="002462BD" w:rsidP="00C17447">
            <w:pPr>
              <w:rPr>
                <w:rFonts w:ascii="Times New Roman" w:hAnsi="Times New Roman" w:cs="Times New Roman"/>
                <w:sz w:val="20"/>
                <w:szCs w:val="20"/>
              </w:rPr>
            </w:pPr>
            <w:r>
              <w:rPr>
                <w:rFonts w:ascii="Times New Roman" w:hAnsi="Times New Roman" w:cs="Times New Roman"/>
                <w:sz w:val="20"/>
                <w:szCs w:val="20"/>
              </w:rPr>
              <w:t>16</w:t>
            </w:r>
          </w:p>
        </w:tc>
        <w:tc>
          <w:tcPr>
            <w:tcW w:w="1985" w:type="dxa"/>
            <w:shd w:val="clear" w:color="auto" w:fill="auto"/>
          </w:tcPr>
          <w:p w14:paraId="66EC39D6" w14:textId="07D51660"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45F5BB03" w14:textId="1F8F3742"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P800-100</w:t>
            </w:r>
          </w:p>
        </w:tc>
        <w:tc>
          <w:tcPr>
            <w:tcW w:w="2694" w:type="dxa"/>
          </w:tcPr>
          <w:p w14:paraId="58174B52"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0B16567" w14:textId="48A77BBD"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7F14455E" w14:textId="6025BDF0"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10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47B61AD6" w14:textId="5DECD194"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30306EF7" w14:textId="3C8CCAC7"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60</w:t>
            </w:r>
          </w:p>
        </w:tc>
        <w:tc>
          <w:tcPr>
            <w:tcW w:w="1131" w:type="dxa"/>
          </w:tcPr>
          <w:p w14:paraId="60DAB4DA" w14:textId="32DFBA6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1203</w:t>
            </w:r>
          </w:p>
        </w:tc>
        <w:tc>
          <w:tcPr>
            <w:tcW w:w="1132" w:type="dxa"/>
          </w:tcPr>
          <w:p w14:paraId="2323BB09" w14:textId="6D2ABE56"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1.18</w:t>
            </w:r>
          </w:p>
        </w:tc>
        <w:tc>
          <w:tcPr>
            <w:tcW w:w="1132" w:type="dxa"/>
          </w:tcPr>
          <w:p w14:paraId="23861323" w14:textId="366CD031"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249</w:t>
            </w:r>
          </w:p>
        </w:tc>
      </w:tr>
      <w:tr w:rsidR="002462BD" w14:paraId="59C31CB6" w14:textId="77777777" w:rsidTr="002462BD">
        <w:tc>
          <w:tcPr>
            <w:tcW w:w="567" w:type="dxa"/>
          </w:tcPr>
          <w:p w14:paraId="4CD4BE27" w14:textId="5147FFF4"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17</w:t>
            </w:r>
          </w:p>
        </w:tc>
        <w:tc>
          <w:tcPr>
            <w:tcW w:w="1985" w:type="dxa"/>
          </w:tcPr>
          <w:p w14:paraId="26431347" w14:textId="5C8A9DCE"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0BCEA63E" w14:textId="10F1E76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P800-200</w:t>
            </w:r>
          </w:p>
        </w:tc>
        <w:tc>
          <w:tcPr>
            <w:tcW w:w="2694" w:type="dxa"/>
          </w:tcPr>
          <w:p w14:paraId="65211BC0"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42328A63" w14:textId="7899FA7B"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11CC5FA2" w14:textId="099C97C8"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20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87D8BC9" w14:textId="6130F86D"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3368983B" w14:textId="02147107"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61</w:t>
            </w:r>
          </w:p>
        </w:tc>
        <w:tc>
          <w:tcPr>
            <w:tcW w:w="1131" w:type="dxa"/>
          </w:tcPr>
          <w:p w14:paraId="0DCAEF19" w14:textId="1A603861"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847</w:t>
            </w:r>
          </w:p>
        </w:tc>
        <w:tc>
          <w:tcPr>
            <w:tcW w:w="1132" w:type="dxa"/>
          </w:tcPr>
          <w:p w14:paraId="0716874A" w14:textId="73918D5E"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Pr>
          <w:p w14:paraId="2D431FC0" w14:textId="0E7F0D4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189</w:t>
            </w:r>
          </w:p>
        </w:tc>
      </w:tr>
      <w:tr w:rsidR="002462BD" w14:paraId="2CF71697" w14:textId="77777777" w:rsidTr="002462BD">
        <w:tc>
          <w:tcPr>
            <w:tcW w:w="567" w:type="dxa"/>
            <w:tcBorders>
              <w:bottom w:val="single" w:sz="4" w:space="0" w:color="auto"/>
            </w:tcBorders>
          </w:tcPr>
          <w:p w14:paraId="5E02E5D8" w14:textId="0B2E9E25"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18</w:t>
            </w:r>
          </w:p>
        </w:tc>
        <w:tc>
          <w:tcPr>
            <w:tcW w:w="1985" w:type="dxa"/>
            <w:tcBorders>
              <w:bottom w:val="single" w:sz="4" w:space="0" w:color="auto"/>
            </w:tcBorders>
          </w:tcPr>
          <w:p w14:paraId="40DCE731" w14:textId="188FC19A"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2D316343" w14:textId="4FB5BFDB"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P800-500</w:t>
            </w:r>
          </w:p>
        </w:tc>
        <w:tc>
          <w:tcPr>
            <w:tcW w:w="2694" w:type="dxa"/>
            <w:tcBorders>
              <w:bottom w:val="single" w:sz="4" w:space="0" w:color="auto"/>
            </w:tcBorders>
          </w:tcPr>
          <w:p w14:paraId="577776DF"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D183117" w14:textId="77777777"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5AB9BF74" w14:textId="2731C063"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bottom w:val="single" w:sz="4" w:space="0" w:color="auto"/>
            </w:tcBorders>
          </w:tcPr>
          <w:p w14:paraId="22F2B53C" w14:textId="2EB74963"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541F8E72" w14:textId="7F4E7828"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65</w:t>
            </w:r>
          </w:p>
        </w:tc>
        <w:tc>
          <w:tcPr>
            <w:tcW w:w="1131" w:type="dxa"/>
            <w:tcBorders>
              <w:bottom w:val="single" w:sz="4" w:space="0" w:color="auto"/>
            </w:tcBorders>
          </w:tcPr>
          <w:p w14:paraId="571B6447" w14:textId="6FE8330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841</w:t>
            </w:r>
          </w:p>
        </w:tc>
        <w:tc>
          <w:tcPr>
            <w:tcW w:w="1132" w:type="dxa"/>
            <w:tcBorders>
              <w:bottom w:val="single" w:sz="4" w:space="0" w:color="auto"/>
            </w:tcBorders>
          </w:tcPr>
          <w:p w14:paraId="651BE758" w14:textId="2C6E3AF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1.24</w:t>
            </w:r>
          </w:p>
        </w:tc>
        <w:tc>
          <w:tcPr>
            <w:tcW w:w="1132" w:type="dxa"/>
            <w:tcBorders>
              <w:bottom w:val="single" w:sz="4" w:space="0" w:color="auto"/>
            </w:tcBorders>
          </w:tcPr>
          <w:p w14:paraId="5ECEB3E6" w14:textId="502B68E5"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281</w:t>
            </w:r>
          </w:p>
        </w:tc>
      </w:tr>
      <w:tr w:rsidR="002462BD" w14:paraId="7C49AE17" w14:textId="77777777" w:rsidTr="002462BD">
        <w:tc>
          <w:tcPr>
            <w:tcW w:w="567" w:type="dxa"/>
          </w:tcPr>
          <w:p w14:paraId="008B7D99" w14:textId="3A0DFF80" w:rsidR="002462BD" w:rsidRPr="003D2F70" w:rsidRDefault="002462BD" w:rsidP="000F5270">
            <w:pPr>
              <w:rPr>
                <w:rFonts w:ascii="Times New Roman" w:hAnsi="Times New Roman" w:cs="Times New Roman"/>
                <w:sz w:val="20"/>
                <w:szCs w:val="20"/>
              </w:rPr>
            </w:pPr>
            <w:r>
              <w:rPr>
                <w:rFonts w:ascii="Times New Roman" w:hAnsi="Times New Roman" w:cs="Times New Roman"/>
                <w:sz w:val="20"/>
                <w:szCs w:val="20"/>
              </w:rPr>
              <w:t>19</w:t>
            </w:r>
          </w:p>
        </w:tc>
        <w:tc>
          <w:tcPr>
            <w:tcW w:w="1985" w:type="dxa"/>
          </w:tcPr>
          <w:p w14:paraId="0C4EEBA2" w14:textId="30387273"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This work</w:t>
            </w:r>
          </w:p>
          <w:p w14:paraId="33C6E156" w14:textId="5E853BD3"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HDS701</w:t>
            </w:r>
          </w:p>
        </w:tc>
        <w:tc>
          <w:tcPr>
            <w:tcW w:w="2694" w:type="dxa"/>
          </w:tcPr>
          <w:p w14:paraId="393BE49E" w14:textId="77777777"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FAST/SPS +</w:t>
            </w:r>
          </w:p>
          <w:p w14:paraId="49BE4B0D" w14:textId="2E50794B"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HD via FAST/SPS</w:t>
            </w:r>
          </w:p>
          <w:p w14:paraId="6FBF77AE" w14:textId="245220C5"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(750°C, 70 MPa, 60s)</w:t>
            </w:r>
          </w:p>
        </w:tc>
        <w:tc>
          <w:tcPr>
            <w:tcW w:w="1131" w:type="dxa"/>
          </w:tcPr>
          <w:p w14:paraId="1F5F4D71" w14:textId="7DBFE062" w:rsidR="002462BD" w:rsidRPr="003D2F70" w:rsidRDefault="002462BD" w:rsidP="000F5270">
            <w:pPr>
              <w:jc w:val="both"/>
              <w:rPr>
                <w:rFonts w:ascii="Times New Roman" w:hAnsi="Times New Roman" w:cs="Times New Roman"/>
                <w:sz w:val="20"/>
                <w:szCs w:val="20"/>
              </w:rPr>
            </w:pPr>
            <w:r w:rsidRPr="003D2F70">
              <w:rPr>
                <w:rFonts w:ascii="Times New Roman" w:hAnsi="Times New Roman" w:cs="Times New Roman"/>
                <w:sz w:val="20"/>
                <w:szCs w:val="20"/>
              </w:rPr>
              <w:t>MQU-F</w:t>
            </w:r>
          </w:p>
        </w:tc>
        <w:tc>
          <w:tcPr>
            <w:tcW w:w="1132" w:type="dxa"/>
          </w:tcPr>
          <w:p w14:paraId="262AAC03" w14:textId="450FFFFE"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75</w:t>
            </w:r>
          </w:p>
        </w:tc>
        <w:tc>
          <w:tcPr>
            <w:tcW w:w="1131" w:type="dxa"/>
          </w:tcPr>
          <w:p w14:paraId="4E15BF43" w14:textId="11DC9ECC"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1180</w:t>
            </w:r>
          </w:p>
        </w:tc>
        <w:tc>
          <w:tcPr>
            <w:tcW w:w="1132" w:type="dxa"/>
          </w:tcPr>
          <w:p w14:paraId="335754D1" w14:textId="57C4C4AF"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1.38</w:t>
            </w:r>
          </w:p>
        </w:tc>
        <w:tc>
          <w:tcPr>
            <w:tcW w:w="1132" w:type="dxa"/>
          </w:tcPr>
          <w:p w14:paraId="385DA9D9" w14:textId="06CB23AE"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305</w:t>
            </w:r>
          </w:p>
        </w:tc>
      </w:tr>
      <w:tr w:rsidR="002462BD" w14:paraId="00E183BC" w14:textId="77777777" w:rsidTr="002462BD">
        <w:tc>
          <w:tcPr>
            <w:tcW w:w="567" w:type="dxa"/>
          </w:tcPr>
          <w:p w14:paraId="6C083AE1" w14:textId="62581856" w:rsidR="002462BD" w:rsidRPr="003D2F70" w:rsidRDefault="002462BD" w:rsidP="000F5270">
            <w:pPr>
              <w:rPr>
                <w:rFonts w:ascii="Times New Roman" w:hAnsi="Times New Roman" w:cs="Times New Roman"/>
                <w:sz w:val="20"/>
                <w:szCs w:val="20"/>
              </w:rPr>
            </w:pPr>
            <w:r>
              <w:rPr>
                <w:rFonts w:ascii="Times New Roman" w:hAnsi="Times New Roman" w:cs="Times New Roman"/>
                <w:sz w:val="20"/>
                <w:szCs w:val="20"/>
              </w:rPr>
              <w:t>20</w:t>
            </w:r>
          </w:p>
        </w:tc>
        <w:tc>
          <w:tcPr>
            <w:tcW w:w="1985" w:type="dxa"/>
          </w:tcPr>
          <w:p w14:paraId="32BA5FD7" w14:textId="025E0591"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This work</w:t>
            </w:r>
          </w:p>
          <w:p w14:paraId="6C3135BC" w14:textId="6334BB0E"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HDS704</w:t>
            </w:r>
          </w:p>
        </w:tc>
        <w:tc>
          <w:tcPr>
            <w:tcW w:w="2694" w:type="dxa"/>
          </w:tcPr>
          <w:p w14:paraId="7890B974" w14:textId="77777777"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FAST/SPS +</w:t>
            </w:r>
          </w:p>
          <w:p w14:paraId="632792C5" w14:textId="3D42D2B6"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HD via FAST/SPS</w:t>
            </w:r>
          </w:p>
          <w:p w14:paraId="36E76F86" w14:textId="0A4CE8C4"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w:t>
            </w:r>
            <w:commentRangeStart w:id="28"/>
            <w:commentRangeStart w:id="29"/>
            <w:r w:rsidRPr="003D2F70">
              <w:rPr>
                <w:rFonts w:ascii="Times New Roman" w:hAnsi="Times New Roman" w:cs="Times New Roman"/>
                <w:sz w:val="20"/>
                <w:szCs w:val="20"/>
              </w:rPr>
              <w:t>750°C, 70 MPa, 30s</w:t>
            </w:r>
            <w:commentRangeEnd w:id="28"/>
            <w:r>
              <w:rPr>
                <w:rStyle w:val="CommentReference"/>
                <w:lang w:val="tr-TR"/>
              </w:rPr>
              <w:commentReference w:id="28"/>
            </w:r>
            <w:commentRangeEnd w:id="29"/>
            <w:r w:rsidR="00720C8F">
              <w:rPr>
                <w:rStyle w:val="CommentReference"/>
                <w:lang w:val="tr-TR"/>
              </w:rPr>
              <w:commentReference w:id="29"/>
            </w:r>
            <w:r w:rsidRPr="003D2F70">
              <w:rPr>
                <w:rFonts w:ascii="Times New Roman" w:hAnsi="Times New Roman" w:cs="Times New Roman"/>
                <w:sz w:val="20"/>
                <w:szCs w:val="20"/>
              </w:rPr>
              <w:t>)</w:t>
            </w:r>
          </w:p>
        </w:tc>
        <w:tc>
          <w:tcPr>
            <w:tcW w:w="1131" w:type="dxa"/>
          </w:tcPr>
          <w:p w14:paraId="67AE35D4" w14:textId="468CDD61" w:rsidR="002462BD" w:rsidRPr="003D2F70" w:rsidRDefault="002462BD" w:rsidP="000F5270">
            <w:pPr>
              <w:jc w:val="both"/>
              <w:rPr>
                <w:rFonts w:ascii="Times New Roman" w:hAnsi="Times New Roman" w:cs="Times New Roman"/>
                <w:sz w:val="20"/>
                <w:szCs w:val="20"/>
              </w:rPr>
            </w:pPr>
            <w:r w:rsidRPr="003D2F70">
              <w:rPr>
                <w:rFonts w:ascii="Times New Roman" w:hAnsi="Times New Roman" w:cs="Times New Roman"/>
                <w:sz w:val="20"/>
                <w:szCs w:val="20"/>
              </w:rPr>
              <w:t>MQU-F</w:t>
            </w:r>
          </w:p>
        </w:tc>
        <w:tc>
          <w:tcPr>
            <w:tcW w:w="1132" w:type="dxa"/>
          </w:tcPr>
          <w:p w14:paraId="2153F12A" w14:textId="2515A7BC"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50</w:t>
            </w:r>
          </w:p>
        </w:tc>
        <w:tc>
          <w:tcPr>
            <w:tcW w:w="1131" w:type="dxa"/>
          </w:tcPr>
          <w:p w14:paraId="2C57A85C" w14:textId="4AD0A2D3"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1438</w:t>
            </w:r>
          </w:p>
        </w:tc>
        <w:tc>
          <w:tcPr>
            <w:tcW w:w="1132" w:type="dxa"/>
          </w:tcPr>
          <w:p w14:paraId="39E28B91" w14:textId="41035617"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1.22</w:t>
            </w:r>
          </w:p>
        </w:tc>
        <w:tc>
          <w:tcPr>
            <w:tcW w:w="1132" w:type="dxa"/>
          </w:tcPr>
          <w:p w14:paraId="431111B7" w14:textId="19C6CADA"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325</w:t>
            </w:r>
          </w:p>
        </w:tc>
      </w:tr>
      <w:tr w:rsidR="002462BD" w14:paraId="14CF4164" w14:textId="77777777" w:rsidTr="002462BD">
        <w:tc>
          <w:tcPr>
            <w:tcW w:w="567" w:type="dxa"/>
            <w:tcBorders>
              <w:top w:val="single" w:sz="4" w:space="0" w:color="auto"/>
            </w:tcBorders>
          </w:tcPr>
          <w:p w14:paraId="14127EEA" w14:textId="70853F5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21</w:t>
            </w:r>
          </w:p>
        </w:tc>
        <w:tc>
          <w:tcPr>
            <w:tcW w:w="1985" w:type="dxa"/>
            <w:tcBorders>
              <w:top w:val="single" w:sz="4" w:space="0" w:color="auto"/>
            </w:tcBorders>
          </w:tcPr>
          <w:p w14:paraId="698FB21E" w14:textId="12C7BFB7"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1E2A6CA2" w14:textId="579250E2"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F35_</w:t>
            </w:r>
            <w:r w:rsidRPr="0039450F">
              <w:rPr>
                <w:rFonts w:ascii="Times New Roman" w:hAnsi="Times New Roman" w:cs="Times New Roman"/>
                <w:sz w:val="20"/>
                <w:szCs w:val="20"/>
              </w:rPr>
              <w:t>251</w:t>
            </w:r>
          </w:p>
        </w:tc>
        <w:tc>
          <w:tcPr>
            <w:tcW w:w="2694" w:type="dxa"/>
            <w:tcBorders>
              <w:top w:val="single" w:sz="4" w:space="0" w:color="auto"/>
            </w:tcBorders>
            <w:shd w:val="clear" w:color="auto" w:fill="auto"/>
          </w:tcPr>
          <w:p w14:paraId="7F9B4BC8"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2673B7D0" w14:textId="2B948E77"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5C964B28" w14:textId="405F63C7"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251°C</w:t>
            </w:r>
          </w:p>
        </w:tc>
        <w:tc>
          <w:tcPr>
            <w:tcW w:w="1131" w:type="dxa"/>
            <w:tcBorders>
              <w:top w:val="single" w:sz="4" w:space="0" w:color="auto"/>
            </w:tcBorders>
          </w:tcPr>
          <w:p w14:paraId="0CCE223D" w14:textId="030E849F"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B04366E" w14:textId="49677A6B"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51</w:t>
            </w:r>
          </w:p>
        </w:tc>
        <w:tc>
          <w:tcPr>
            <w:tcW w:w="1131" w:type="dxa"/>
            <w:tcBorders>
              <w:top w:val="single" w:sz="4" w:space="0" w:color="auto"/>
            </w:tcBorders>
          </w:tcPr>
          <w:p w14:paraId="2A62B093" w14:textId="4D12D82E"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1412</w:t>
            </w:r>
          </w:p>
        </w:tc>
        <w:tc>
          <w:tcPr>
            <w:tcW w:w="1132" w:type="dxa"/>
            <w:tcBorders>
              <w:top w:val="single" w:sz="4" w:space="0" w:color="auto"/>
            </w:tcBorders>
          </w:tcPr>
          <w:p w14:paraId="285604C2" w14:textId="66FC4203"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0.98</w:t>
            </w:r>
          </w:p>
        </w:tc>
        <w:tc>
          <w:tcPr>
            <w:tcW w:w="1132" w:type="dxa"/>
            <w:tcBorders>
              <w:top w:val="single" w:sz="4" w:space="0" w:color="auto"/>
            </w:tcBorders>
          </w:tcPr>
          <w:p w14:paraId="1967DBFF" w14:textId="767D5D1B"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169</w:t>
            </w:r>
          </w:p>
        </w:tc>
      </w:tr>
      <w:tr w:rsidR="002462BD" w14:paraId="6F507FE7" w14:textId="77777777" w:rsidTr="002462BD">
        <w:tc>
          <w:tcPr>
            <w:tcW w:w="567" w:type="dxa"/>
          </w:tcPr>
          <w:p w14:paraId="7DFCEA23" w14:textId="05D1644C"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22</w:t>
            </w:r>
          </w:p>
        </w:tc>
        <w:tc>
          <w:tcPr>
            <w:tcW w:w="1985" w:type="dxa"/>
          </w:tcPr>
          <w:p w14:paraId="4269C3DA" w14:textId="249B89A9"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E0C56EB" w14:textId="14415EC1"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_300</w:t>
            </w:r>
          </w:p>
        </w:tc>
        <w:tc>
          <w:tcPr>
            <w:tcW w:w="2694" w:type="dxa"/>
            <w:shd w:val="clear" w:color="auto" w:fill="auto"/>
          </w:tcPr>
          <w:p w14:paraId="58C85F4C"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2683B27F" w14:textId="14DB60AB"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6A6F5B0C" w14:textId="25636683"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300°C</w:t>
            </w:r>
          </w:p>
        </w:tc>
        <w:tc>
          <w:tcPr>
            <w:tcW w:w="1131" w:type="dxa"/>
          </w:tcPr>
          <w:p w14:paraId="4D04C7EE" w14:textId="5105620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4B76D6DE" w14:textId="4C3253E6"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64</w:t>
            </w:r>
          </w:p>
        </w:tc>
        <w:tc>
          <w:tcPr>
            <w:tcW w:w="1131" w:type="dxa"/>
          </w:tcPr>
          <w:p w14:paraId="1532A49E" w14:textId="74760A02"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1353</w:t>
            </w:r>
          </w:p>
        </w:tc>
        <w:tc>
          <w:tcPr>
            <w:tcW w:w="1132" w:type="dxa"/>
          </w:tcPr>
          <w:p w14:paraId="58AB2E30" w14:textId="6F6AD22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1.07</w:t>
            </w:r>
          </w:p>
        </w:tc>
        <w:tc>
          <w:tcPr>
            <w:tcW w:w="1132" w:type="dxa"/>
          </w:tcPr>
          <w:p w14:paraId="1323B591" w14:textId="700D23DE"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209</w:t>
            </w:r>
          </w:p>
        </w:tc>
      </w:tr>
      <w:tr w:rsidR="002462BD" w14:paraId="72E8EAB1" w14:textId="77777777" w:rsidTr="002462BD">
        <w:tc>
          <w:tcPr>
            <w:tcW w:w="567" w:type="dxa"/>
          </w:tcPr>
          <w:p w14:paraId="61545DF1" w14:textId="4C110A2C"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23</w:t>
            </w:r>
          </w:p>
        </w:tc>
        <w:tc>
          <w:tcPr>
            <w:tcW w:w="1985" w:type="dxa"/>
          </w:tcPr>
          <w:p w14:paraId="4325E5AC" w14:textId="6AAF476F"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7E47B0B5" w14:textId="574FAA8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_400</w:t>
            </w:r>
          </w:p>
        </w:tc>
        <w:tc>
          <w:tcPr>
            <w:tcW w:w="2694" w:type="dxa"/>
            <w:shd w:val="clear" w:color="auto" w:fill="auto"/>
          </w:tcPr>
          <w:p w14:paraId="1E216A86"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71608827" w14:textId="4F87DE91"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1F531042" w14:textId="1F5434D5"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400°C</w:t>
            </w:r>
          </w:p>
        </w:tc>
        <w:tc>
          <w:tcPr>
            <w:tcW w:w="1131" w:type="dxa"/>
          </w:tcPr>
          <w:p w14:paraId="50A37B3C" w14:textId="3A3A2F2D"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2ABB7CAC" w14:textId="6B9D8F85"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68</w:t>
            </w:r>
          </w:p>
        </w:tc>
        <w:tc>
          <w:tcPr>
            <w:tcW w:w="1131" w:type="dxa"/>
          </w:tcPr>
          <w:p w14:paraId="401D56D3" w14:textId="41D5AD46"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1305</w:t>
            </w:r>
          </w:p>
        </w:tc>
        <w:tc>
          <w:tcPr>
            <w:tcW w:w="1132" w:type="dxa"/>
          </w:tcPr>
          <w:p w14:paraId="3B619DD9" w14:textId="3D6524BB"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1.27</w:t>
            </w:r>
          </w:p>
        </w:tc>
        <w:tc>
          <w:tcPr>
            <w:tcW w:w="1132" w:type="dxa"/>
          </w:tcPr>
          <w:p w14:paraId="03DD2276" w14:textId="6C3EECA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295</w:t>
            </w:r>
          </w:p>
        </w:tc>
      </w:tr>
      <w:tr w:rsidR="002462BD" w14:paraId="3BE9DD21" w14:textId="77777777" w:rsidTr="002462BD">
        <w:tc>
          <w:tcPr>
            <w:tcW w:w="567" w:type="dxa"/>
          </w:tcPr>
          <w:p w14:paraId="577E2D9C" w14:textId="15A0500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24</w:t>
            </w:r>
          </w:p>
        </w:tc>
        <w:tc>
          <w:tcPr>
            <w:tcW w:w="1985" w:type="dxa"/>
          </w:tcPr>
          <w:p w14:paraId="4509B0E3" w14:textId="7CA4C09C"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C808B59" w14:textId="385FEB28"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_500</w:t>
            </w:r>
          </w:p>
        </w:tc>
        <w:tc>
          <w:tcPr>
            <w:tcW w:w="2694" w:type="dxa"/>
            <w:shd w:val="clear" w:color="auto" w:fill="auto"/>
          </w:tcPr>
          <w:p w14:paraId="7D6672A9"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7C7BA22C" w14:textId="43FAB63C"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1A6EC9B3" w14:textId="2E09672C"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500°C</w:t>
            </w:r>
          </w:p>
        </w:tc>
        <w:tc>
          <w:tcPr>
            <w:tcW w:w="1131" w:type="dxa"/>
          </w:tcPr>
          <w:p w14:paraId="273C8EF4" w14:textId="0123EA3F"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5944DF96" w14:textId="5BE45ACA"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69</w:t>
            </w:r>
          </w:p>
        </w:tc>
        <w:tc>
          <w:tcPr>
            <w:tcW w:w="1131" w:type="dxa"/>
          </w:tcPr>
          <w:p w14:paraId="3E27CB3D" w14:textId="1CBDCB14"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1215</w:t>
            </w:r>
          </w:p>
        </w:tc>
        <w:tc>
          <w:tcPr>
            <w:tcW w:w="1132" w:type="dxa"/>
          </w:tcPr>
          <w:p w14:paraId="06ECE826" w14:textId="38247B2F"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1.32</w:t>
            </w:r>
          </w:p>
        </w:tc>
        <w:tc>
          <w:tcPr>
            <w:tcW w:w="1132" w:type="dxa"/>
          </w:tcPr>
          <w:p w14:paraId="20D688BA" w14:textId="6A968766"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324</w:t>
            </w:r>
          </w:p>
        </w:tc>
      </w:tr>
      <w:tr w:rsidR="002462BD" w14:paraId="6D89C698" w14:textId="77777777" w:rsidTr="002462BD">
        <w:tc>
          <w:tcPr>
            <w:tcW w:w="567" w:type="dxa"/>
            <w:tcBorders>
              <w:bottom w:val="single" w:sz="4" w:space="0" w:color="auto"/>
            </w:tcBorders>
          </w:tcPr>
          <w:p w14:paraId="4806EE08" w14:textId="02639FFF"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25</w:t>
            </w:r>
          </w:p>
        </w:tc>
        <w:tc>
          <w:tcPr>
            <w:tcW w:w="1985" w:type="dxa"/>
            <w:tcBorders>
              <w:bottom w:val="single" w:sz="4" w:space="0" w:color="auto"/>
            </w:tcBorders>
          </w:tcPr>
          <w:p w14:paraId="5994AA55" w14:textId="1EA8AD24"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14B526D" w14:textId="34D1DC29"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_600</w:t>
            </w:r>
          </w:p>
        </w:tc>
        <w:tc>
          <w:tcPr>
            <w:tcW w:w="2694" w:type="dxa"/>
            <w:tcBorders>
              <w:bottom w:val="single" w:sz="4" w:space="0" w:color="auto"/>
            </w:tcBorders>
            <w:shd w:val="clear" w:color="auto" w:fill="auto"/>
          </w:tcPr>
          <w:p w14:paraId="713E0B02"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39C7E01F" w14:textId="18B38F79"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21A5FA6A" w14:textId="43EDD6A2"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600°C</w:t>
            </w:r>
          </w:p>
        </w:tc>
        <w:tc>
          <w:tcPr>
            <w:tcW w:w="1131" w:type="dxa"/>
            <w:tcBorders>
              <w:bottom w:val="single" w:sz="4" w:space="0" w:color="auto"/>
            </w:tcBorders>
          </w:tcPr>
          <w:p w14:paraId="77846DAD" w14:textId="1CA8F6EE"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E707664" w14:textId="4404DEA5"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71</w:t>
            </w:r>
          </w:p>
        </w:tc>
        <w:tc>
          <w:tcPr>
            <w:tcW w:w="1131" w:type="dxa"/>
            <w:tcBorders>
              <w:bottom w:val="single" w:sz="4" w:space="0" w:color="auto"/>
            </w:tcBorders>
          </w:tcPr>
          <w:p w14:paraId="2B7AAD93" w14:textId="2C6962BA"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927</w:t>
            </w:r>
          </w:p>
        </w:tc>
        <w:tc>
          <w:tcPr>
            <w:tcW w:w="1132" w:type="dxa"/>
            <w:tcBorders>
              <w:bottom w:val="single" w:sz="4" w:space="0" w:color="auto"/>
            </w:tcBorders>
          </w:tcPr>
          <w:p w14:paraId="1C61B2AD" w14:textId="61FD329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1.39</w:t>
            </w:r>
          </w:p>
        </w:tc>
        <w:tc>
          <w:tcPr>
            <w:tcW w:w="1132" w:type="dxa"/>
            <w:tcBorders>
              <w:bottom w:val="single" w:sz="4" w:space="0" w:color="auto"/>
            </w:tcBorders>
          </w:tcPr>
          <w:p w14:paraId="6B105B41" w14:textId="498AAD76"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364</w:t>
            </w:r>
          </w:p>
        </w:tc>
      </w:tr>
    </w:tbl>
    <w:p w14:paraId="6D524294" w14:textId="284C3B6A" w:rsidR="0039450F" w:rsidRDefault="0039450F" w:rsidP="0088578B">
      <w:pPr>
        <w:spacing w:after="0" w:line="360" w:lineRule="auto"/>
        <w:jc w:val="both"/>
        <w:rPr>
          <w:rFonts w:ascii="Times New Roman" w:hAnsi="Times New Roman" w:cs="Times New Roman"/>
          <w:sz w:val="24"/>
          <w:szCs w:val="24"/>
        </w:rPr>
      </w:pPr>
    </w:p>
    <w:p w14:paraId="0F902009" w14:textId="0DBD4847" w:rsidR="00EC65CA" w:rsidRPr="00062064" w:rsidRDefault="00CB0074"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literature, </w:t>
      </w:r>
      <w:r w:rsidR="001018C6">
        <w:rPr>
          <w:rFonts w:ascii="Times New Roman" w:hAnsi="Times New Roman" w:cs="Times New Roman"/>
          <w:sz w:val="24"/>
          <w:szCs w:val="24"/>
        </w:rPr>
        <w:t xml:space="preserve">exact </w:t>
      </w:r>
      <w:r w:rsidR="00062064">
        <w:rPr>
          <w:rFonts w:ascii="Times New Roman" w:hAnsi="Times New Roman" w:cs="Times New Roman"/>
          <w:sz w:val="24"/>
          <w:szCs w:val="24"/>
        </w:rPr>
        <w:t xml:space="preserve">information </w:t>
      </w:r>
      <w:r>
        <w:rPr>
          <w:rFonts w:ascii="Times New Roman" w:hAnsi="Times New Roman" w:cs="Times New Roman"/>
          <w:sz w:val="24"/>
          <w:szCs w:val="24"/>
        </w:rPr>
        <w:t xml:space="preserve">and discussion </w:t>
      </w:r>
      <w:r w:rsidR="001018C6">
        <w:rPr>
          <w:rFonts w:ascii="Times New Roman" w:hAnsi="Times New Roman" w:cs="Times New Roman"/>
          <w:sz w:val="24"/>
          <w:szCs w:val="24"/>
        </w:rPr>
        <w:t>on</w:t>
      </w:r>
      <w:r w:rsidR="00062064">
        <w:rPr>
          <w:rFonts w:ascii="Times New Roman" w:hAnsi="Times New Roman" w:cs="Times New Roman"/>
          <w:sz w:val="24"/>
          <w:szCs w:val="24"/>
        </w:rPr>
        <w:t xml:space="preserve"> how </w:t>
      </w:r>
      <w:r w:rsidR="00441004">
        <w:rPr>
          <w:rFonts w:ascii="Times New Roman" w:hAnsi="Times New Roman" w:cs="Times New Roman"/>
          <w:sz w:val="24"/>
          <w:szCs w:val="24"/>
        </w:rPr>
        <w:t>the processing parameters</w:t>
      </w:r>
      <w:r>
        <w:rPr>
          <w:rFonts w:ascii="Times New Roman" w:hAnsi="Times New Roman" w:cs="Times New Roman"/>
          <w:sz w:val="24"/>
          <w:szCs w:val="24"/>
        </w:rPr>
        <w:t xml:space="preserve"> of </w:t>
      </w:r>
      <w:r w:rsidR="00062064">
        <w:rPr>
          <w:rFonts w:ascii="Times New Roman" w:hAnsi="Times New Roman" w:cs="Times New Roman"/>
          <w:sz w:val="24"/>
          <w:szCs w:val="24"/>
        </w:rPr>
        <w:t xml:space="preserve">hot deformation </w:t>
      </w:r>
      <w:r w:rsidR="00F403B7">
        <w:rPr>
          <w:rFonts w:ascii="Times New Roman" w:hAnsi="Times New Roman" w:cs="Times New Roman"/>
          <w:sz w:val="24"/>
          <w:szCs w:val="24"/>
        </w:rPr>
        <w:t>within the</w:t>
      </w:r>
      <w:r w:rsidR="00062064">
        <w:rPr>
          <w:rFonts w:ascii="Times New Roman" w:hAnsi="Times New Roman" w:cs="Times New Roman"/>
          <w:sz w:val="24"/>
          <w:szCs w:val="24"/>
        </w:rPr>
        <w:t xml:space="preserve"> FAST/SPS </w:t>
      </w:r>
      <w:r>
        <w:rPr>
          <w:rFonts w:ascii="Times New Roman" w:hAnsi="Times New Roman" w:cs="Times New Roman"/>
          <w:sz w:val="24"/>
          <w:szCs w:val="24"/>
        </w:rPr>
        <w:t>influences the properties</w:t>
      </w:r>
      <w:r w:rsidR="001018C6">
        <w:rPr>
          <w:rFonts w:ascii="Times New Roman" w:hAnsi="Times New Roman" w:cs="Times New Roman"/>
          <w:sz w:val="24"/>
          <w:szCs w:val="24"/>
        </w:rPr>
        <w:t xml:space="preserve"> </w:t>
      </w:r>
      <w:r>
        <w:rPr>
          <w:rFonts w:ascii="Times New Roman" w:hAnsi="Times New Roman" w:cs="Times New Roman"/>
          <w:sz w:val="24"/>
          <w:szCs w:val="24"/>
        </w:rPr>
        <w:t xml:space="preserve">of anisotropic Nd-Fe-B magnets are </w:t>
      </w:r>
      <w:r w:rsidR="001018C6">
        <w:rPr>
          <w:rFonts w:ascii="Times New Roman" w:hAnsi="Times New Roman" w:cs="Times New Roman"/>
          <w:sz w:val="24"/>
          <w:szCs w:val="24"/>
        </w:rPr>
        <w:t>rare</w:t>
      </w:r>
      <w:r w:rsidR="00062064">
        <w:rPr>
          <w:rFonts w:ascii="Times New Roman" w:hAnsi="Times New Roman" w:cs="Times New Roman"/>
          <w:sz w:val="24"/>
          <w:szCs w:val="24"/>
        </w:rPr>
        <w:t xml:space="preserve">. </w:t>
      </w:r>
      <w:r>
        <w:rPr>
          <w:rFonts w:ascii="Times New Roman" w:hAnsi="Times New Roman" w:cs="Times New Roman"/>
          <w:sz w:val="24"/>
          <w:szCs w:val="24"/>
        </w:rPr>
        <w:t xml:space="preserve">Our systematic </w:t>
      </w:r>
      <w:r w:rsidR="00A9049F">
        <w:rPr>
          <w:rFonts w:ascii="Times New Roman" w:hAnsi="Times New Roman" w:cs="Times New Roman"/>
          <w:sz w:val="24"/>
          <w:szCs w:val="24"/>
        </w:rPr>
        <w:t xml:space="preserve">experimental </w:t>
      </w:r>
      <w:r>
        <w:rPr>
          <w:rFonts w:ascii="Times New Roman" w:hAnsi="Times New Roman" w:cs="Times New Roman"/>
          <w:sz w:val="24"/>
          <w:szCs w:val="24"/>
        </w:rPr>
        <w:t xml:space="preserve">approach enables to draw </w:t>
      </w:r>
      <w:r w:rsidR="00A9049F">
        <w:rPr>
          <w:rFonts w:ascii="Times New Roman" w:hAnsi="Times New Roman" w:cs="Times New Roman"/>
          <w:sz w:val="24"/>
          <w:szCs w:val="24"/>
        </w:rPr>
        <w:t xml:space="preserve">more </w:t>
      </w:r>
      <w:r>
        <w:rPr>
          <w:rFonts w:ascii="Times New Roman" w:hAnsi="Times New Roman" w:cs="Times New Roman"/>
          <w:sz w:val="24"/>
          <w:szCs w:val="24"/>
        </w:rPr>
        <w:t>reliable conclusions</w:t>
      </w:r>
      <w:r w:rsidR="00A9049F">
        <w:rPr>
          <w:rFonts w:ascii="Times New Roman" w:hAnsi="Times New Roman" w:cs="Times New Roman"/>
          <w:sz w:val="24"/>
          <w:szCs w:val="24"/>
        </w:rPr>
        <w:t xml:space="preserve"> on</w:t>
      </w:r>
      <w:r w:rsidR="00D04C29">
        <w:rPr>
          <w:rFonts w:ascii="Times New Roman" w:hAnsi="Times New Roman" w:cs="Times New Roman"/>
          <w:sz w:val="24"/>
          <w:szCs w:val="24"/>
        </w:rPr>
        <w:t xml:space="preserve"> the key parameters </w:t>
      </w:r>
      <w:r w:rsidR="00A9049F">
        <w:rPr>
          <w:rFonts w:ascii="Times New Roman" w:hAnsi="Times New Roman" w:cs="Times New Roman"/>
          <w:sz w:val="24"/>
          <w:szCs w:val="24"/>
        </w:rPr>
        <w:t>for exactly tuning</w:t>
      </w:r>
      <w:r w:rsidR="00D04C29">
        <w:rPr>
          <w:rFonts w:ascii="Times New Roman" w:hAnsi="Times New Roman" w:cs="Times New Roman"/>
          <w:sz w:val="24"/>
          <w:szCs w:val="24"/>
        </w:rPr>
        <w:t xml:space="preserve"> the magnetic properties when </w:t>
      </w:r>
      <w:r w:rsidR="0071583F">
        <w:rPr>
          <w:rFonts w:ascii="Times New Roman" w:hAnsi="Times New Roman" w:cs="Times New Roman"/>
          <w:sz w:val="24"/>
          <w:szCs w:val="24"/>
        </w:rPr>
        <w:t>using</w:t>
      </w:r>
      <w:r w:rsidR="00D04C29">
        <w:rPr>
          <w:rFonts w:ascii="Times New Roman" w:hAnsi="Times New Roman" w:cs="Times New Roman"/>
          <w:sz w:val="24"/>
          <w:szCs w:val="24"/>
        </w:rPr>
        <w:t xml:space="preserve"> field assisted sintering technologies</w:t>
      </w:r>
      <w:r w:rsidR="00A9049F">
        <w:rPr>
          <w:rFonts w:ascii="Times New Roman" w:hAnsi="Times New Roman" w:cs="Times New Roman"/>
          <w:sz w:val="24"/>
          <w:szCs w:val="24"/>
        </w:rPr>
        <w:t xml:space="preserve"> for the production of anisotropic Nd-Fe-B magnets</w:t>
      </w:r>
      <w:r w:rsidR="00D04C29">
        <w:rPr>
          <w:rFonts w:ascii="Times New Roman" w:hAnsi="Times New Roman" w:cs="Times New Roman"/>
          <w:sz w:val="24"/>
          <w:szCs w:val="24"/>
        </w:rPr>
        <w:t>.</w:t>
      </w:r>
    </w:p>
    <w:p w14:paraId="35CB2FF2" w14:textId="77777777" w:rsidR="00771FA6" w:rsidRPr="00062064" w:rsidRDefault="00771FA6" w:rsidP="0088578B">
      <w:pPr>
        <w:spacing w:after="0" w:line="360" w:lineRule="auto"/>
        <w:jc w:val="both"/>
        <w:rPr>
          <w:rFonts w:ascii="Times New Roman" w:hAnsi="Times New Roman" w:cs="Times New Roman"/>
          <w:sz w:val="24"/>
          <w:szCs w:val="24"/>
        </w:rPr>
      </w:pPr>
    </w:p>
    <w:p w14:paraId="6C517466" w14:textId="525A010A" w:rsidR="000A61FB" w:rsidRPr="005930AC" w:rsidRDefault="000A61FB" w:rsidP="0088578B">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 xml:space="preserve">3.1 Hot deformation </w:t>
      </w:r>
      <w:r w:rsidR="00C70278">
        <w:rPr>
          <w:rFonts w:ascii="Times New Roman" w:hAnsi="Times New Roman" w:cs="Times New Roman"/>
          <w:b/>
          <w:bCs/>
          <w:sz w:val="24"/>
          <w:szCs w:val="24"/>
        </w:rPr>
        <w:t>of pre-sintered, porous compacts by</w:t>
      </w:r>
      <w:r w:rsidRPr="005930AC">
        <w:rPr>
          <w:rFonts w:ascii="Times New Roman" w:hAnsi="Times New Roman" w:cs="Times New Roman"/>
          <w:b/>
          <w:bCs/>
          <w:sz w:val="24"/>
          <w:szCs w:val="24"/>
        </w:rPr>
        <w:t xml:space="preserve"> FAST/SPS</w:t>
      </w:r>
    </w:p>
    <w:p w14:paraId="1C7AD389" w14:textId="2A54004E" w:rsidR="00394608" w:rsidRDefault="007158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All</w:t>
      </w:r>
      <w:r w:rsidR="00F0601B" w:rsidRPr="00F0601B">
        <w:rPr>
          <w:rFonts w:ascii="Times New Roman" w:hAnsi="Times New Roman" w:cs="Times New Roman"/>
          <w:sz w:val="24"/>
          <w:szCs w:val="24"/>
        </w:rPr>
        <w:t xml:space="preserve"> s</w:t>
      </w:r>
      <w:r w:rsidR="00F0601B">
        <w:rPr>
          <w:rFonts w:ascii="Times New Roman" w:hAnsi="Times New Roman" w:cs="Times New Roman"/>
          <w:sz w:val="24"/>
          <w:szCs w:val="24"/>
        </w:rPr>
        <w:t xml:space="preserve">amples were pre-sintered via FAST/SPS at </w:t>
      </w:r>
      <w:r w:rsidR="001A7743">
        <w:rPr>
          <w:rFonts w:ascii="Times New Roman" w:hAnsi="Times New Roman" w:cs="Times New Roman"/>
          <w:sz w:val="24"/>
          <w:szCs w:val="24"/>
        </w:rPr>
        <w:t>low temperature</w:t>
      </w:r>
      <w:r w:rsidR="00F0601B">
        <w:rPr>
          <w:rFonts w:ascii="Times New Roman" w:hAnsi="Times New Roman" w:cs="Times New Roman"/>
          <w:sz w:val="24"/>
          <w:szCs w:val="24"/>
        </w:rPr>
        <w:t xml:space="preserve"> (500°C, 50 MPa, 30 s)</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F403B7">
        <w:rPr>
          <w:rFonts w:ascii="Times New Roman" w:hAnsi="Times New Roman" w:cs="Times New Roman"/>
          <w:sz w:val="24"/>
          <w:szCs w:val="24"/>
        </w:rPr>
        <w:t xml:space="preserve">to ensure </w:t>
      </w:r>
      <w:r w:rsidR="00F403B7" w:rsidRPr="00F403B7">
        <w:rPr>
          <w:rFonts w:ascii="Times New Roman" w:hAnsi="Times New Roman" w:cs="Times New Roman"/>
          <w:color w:val="0000FF"/>
          <w:sz w:val="24"/>
          <w:szCs w:val="24"/>
        </w:rPr>
        <w:t xml:space="preserve">that no transient liquid phase is formed at this </w:t>
      </w:r>
      <w:r w:rsidR="00F403B7">
        <w:rPr>
          <w:rFonts w:ascii="Times New Roman" w:hAnsi="Times New Roman" w:cs="Times New Roman"/>
          <w:color w:val="0000FF"/>
          <w:sz w:val="24"/>
          <w:szCs w:val="24"/>
        </w:rPr>
        <w:t xml:space="preserve">processing </w:t>
      </w:r>
      <w:r w:rsidR="00F403B7" w:rsidRPr="00F403B7">
        <w:rPr>
          <w:rFonts w:ascii="Times New Roman" w:hAnsi="Times New Roman" w:cs="Times New Roman"/>
          <w:color w:val="0000FF"/>
          <w:sz w:val="24"/>
          <w:szCs w:val="24"/>
        </w:rPr>
        <w:t>stage</w:t>
      </w:r>
      <w:r w:rsidR="00F403B7" w:rsidRPr="00F403B7">
        <w:rPr>
          <w:rFonts w:ascii="Times New Roman" w:hAnsi="Times New Roman" w:cs="Times New Roman"/>
          <w:sz w:val="24"/>
          <w:szCs w:val="24"/>
        </w:rPr>
        <w:t xml:space="preserve"> </w:t>
      </w:r>
      <w:r w:rsidR="00F403B7">
        <w:rPr>
          <w:rFonts w:ascii="Times New Roman" w:hAnsi="Times New Roman" w:cs="Times New Roman"/>
          <w:sz w:val="24"/>
          <w:szCs w:val="24"/>
        </w:rPr>
        <w:t>and the</w:t>
      </w:r>
      <w:r>
        <w:rPr>
          <w:rFonts w:ascii="Times New Roman" w:hAnsi="Times New Roman" w:cs="Times New Roman"/>
          <w:sz w:val="24"/>
          <w:szCs w:val="24"/>
        </w:rPr>
        <w:t xml:space="preserve"> </w:t>
      </w:r>
      <w:r w:rsidR="00F0601B">
        <w:rPr>
          <w:rFonts w:ascii="Times New Roman" w:hAnsi="Times New Roman" w:cs="Times New Roman"/>
          <w:sz w:val="24"/>
          <w:szCs w:val="24"/>
        </w:rPr>
        <w:t xml:space="preserve">growth of the nano crystalline grains </w:t>
      </w:r>
      <w:r w:rsidR="00F403B7">
        <w:rPr>
          <w:rFonts w:ascii="Times New Roman" w:hAnsi="Times New Roman" w:cs="Times New Roman"/>
          <w:sz w:val="24"/>
          <w:szCs w:val="24"/>
        </w:rPr>
        <w:t>would be minimal enough to be neglected</w:t>
      </w:r>
      <w:r w:rsidR="00F0601B">
        <w:rPr>
          <w:rFonts w:ascii="Times New Roman" w:hAnsi="Times New Roman" w:cs="Times New Roman"/>
          <w:sz w:val="24"/>
          <w:szCs w:val="24"/>
        </w:rPr>
        <w:t xml:space="preserve">. This is confirmed by similar magnetic properties of MQU-F starting powder and pre-sintered samples </w:t>
      </w:r>
      <w:r>
        <w:rPr>
          <w:rFonts w:ascii="Times New Roman" w:hAnsi="Times New Roman" w:cs="Times New Roman"/>
          <w:sz w:val="24"/>
          <w:szCs w:val="24"/>
        </w:rPr>
        <w:t xml:space="preserve">(see </w:t>
      </w:r>
      <w:r w:rsidRPr="0071583F">
        <w:rPr>
          <w:rFonts w:ascii="Times New Roman" w:hAnsi="Times New Roman" w:cs="Times New Roman"/>
          <w:b/>
          <w:bCs/>
          <w:sz w:val="24"/>
          <w:szCs w:val="24"/>
        </w:rPr>
        <w:t>Table 4</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D04C29">
        <w:rPr>
          <w:rFonts w:ascii="Times New Roman" w:hAnsi="Times New Roman" w:cs="Times New Roman"/>
          <w:sz w:val="24"/>
          <w:szCs w:val="24"/>
        </w:rPr>
        <w:t>For initiating anisotropic grain growth</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 pre-sintered samples were placed in the FAST/SPS, pre-loaded with 32 MPa and then heated</w:t>
      </w:r>
      <w:r w:rsidR="00F10B1C">
        <w:rPr>
          <w:rFonts w:ascii="Times New Roman" w:hAnsi="Times New Roman" w:cs="Times New Roman"/>
          <w:sz w:val="24"/>
          <w:szCs w:val="24"/>
        </w:rPr>
        <w:t xml:space="preserve"> with 100°C</w:t>
      </w:r>
      <w:r w:rsidR="00F10B1C">
        <w:rPr>
          <w:rFonts w:ascii="Times New Roman" w:hAnsi="Times New Roman" w:cs="Times New Roman"/>
          <w:sz w:val="24"/>
          <w:szCs w:val="24"/>
        </w:rPr>
        <w:sym w:font="Symbol" w:char="F0D7"/>
      </w:r>
      <w:r w:rsidR="00F10B1C">
        <w:rPr>
          <w:rFonts w:ascii="Times New Roman" w:hAnsi="Times New Roman" w:cs="Times New Roman"/>
          <w:sz w:val="24"/>
          <w:szCs w:val="24"/>
        </w:rPr>
        <w:t>min</w:t>
      </w:r>
      <w:r w:rsidR="00F10B1C" w:rsidRPr="00F10B1C">
        <w:rPr>
          <w:rFonts w:ascii="Times New Roman" w:hAnsi="Times New Roman" w:cs="Times New Roman"/>
          <w:sz w:val="24"/>
          <w:szCs w:val="24"/>
          <w:vertAlign w:val="superscript"/>
        </w:rPr>
        <w:t>-1</w:t>
      </w:r>
      <w:r w:rsidR="00F10B1C">
        <w:rPr>
          <w:rFonts w:ascii="Times New Roman" w:hAnsi="Times New Roman" w:cs="Times New Roman"/>
          <w:sz w:val="24"/>
          <w:szCs w:val="24"/>
        </w:rPr>
        <w:t xml:space="preserve"> to the aspired temperature (700°C, 750°C, 800°C)</w:t>
      </w:r>
      <w:r w:rsidR="00D04C29">
        <w:rPr>
          <w:rFonts w:ascii="Times New Roman" w:hAnsi="Times New Roman" w:cs="Times New Roman"/>
          <w:sz w:val="24"/>
          <w:szCs w:val="24"/>
        </w:rPr>
        <w:t>.</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Then,</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a</w:t>
      </w:r>
      <w:r w:rsidR="00F10B1C">
        <w:rPr>
          <w:rFonts w:ascii="Times New Roman" w:hAnsi="Times New Roman" w:cs="Times New Roman"/>
          <w:sz w:val="24"/>
          <w:szCs w:val="24"/>
        </w:rPr>
        <w:t xml:space="preserve"> higher load in the range of 50 – 500 MPa </w:t>
      </w:r>
      <w:r w:rsidR="00394608">
        <w:rPr>
          <w:rFonts w:ascii="Times New Roman" w:hAnsi="Times New Roman" w:cs="Times New Roman"/>
          <w:sz w:val="24"/>
          <w:szCs w:val="24"/>
        </w:rPr>
        <w:t xml:space="preserve">(related to the diameter of the pre-sintered compact) </w:t>
      </w:r>
      <w:r w:rsidR="00D04C29">
        <w:rPr>
          <w:rFonts w:ascii="Times New Roman" w:hAnsi="Times New Roman" w:cs="Times New Roman"/>
          <w:sz w:val="24"/>
          <w:szCs w:val="24"/>
        </w:rPr>
        <w:t xml:space="preserve">was applied </w:t>
      </w:r>
      <w:r w:rsidR="00F10B1C">
        <w:rPr>
          <w:rFonts w:ascii="Times New Roman" w:hAnsi="Times New Roman" w:cs="Times New Roman"/>
          <w:sz w:val="24"/>
          <w:szCs w:val="24"/>
        </w:rPr>
        <w:t>to terminate the deformation. After reaching this load</w:t>
      </w:r>
      <w:r>
        <w:rPr>
          <w:rFonts w:ascii="Times New Roman" w:hAnsi="Times New Roman" w:cs="Times New Roman"/>
          <w:sz w:val="24"/>
          <w:szCs w:val="24"/>
        </w:rPr>
        <w:t xml:space="preserve"> followed by a short dwell time of 10 s</w:t>
      </w:r>
      <w:r w:rsidR="00F10B1C">
        <w:rPr>
          <w:rFonts w:ascii="Times New Roman" w:hAnsi="Times New Roman" w:cs="Times New Roman"/>
          <w:sz w:val="24"/>
          <w:szCs w:val="24"/>
        </w:rPr>
        <w:t xml:space="preserve">, the current was turned off. </w:t>
      </w:r>
    </w:p>
    <w:p w14:paraId="5E82C124" w14:textId="77777777" w:rsidR="00394608" w:rsidRDefault="00394608" w:rsidP="0088578B">
      <w:pPr>
        <w:spacing w:after="0" w:line="360" w:lineRule="auto"/>
        <w:jc w:val="both"/>
        <w:rPr>
          <w:rFonts w:ascii="Times New Roman" w:hAnsi="Times New Roman" w:cs="Times New Roman"/>
          <w:sz w:val="24"/>
          <w:szCs w:val="24"/>
        </w:rPr>
      </w:pPr>
    </w:p>
    <w:p w14:paraId="19BDDF60" w14:textId="4E33CA11" w:rsidR="00D92DC8" w:rsidRPr="00F0601B" w:rsidRDefault="00394608" w:rsidP="0088578B">
      <w:pPr>
        <w:spacing w:after="0" w:line="360" w:lineRule="auto"/>
        <w:jc w:val="both"/>
        <w:rPr>
          <w:rFonts w:ascii="Times New Roman" w:hAnsi="Times New Roman" w:cs="Times New Roman"/>
          <w:sz w:val="24"/>
          <w:szCs w:val="24"/>
        </w:rPr>
      </w:pPr>
      <w:r w:rsidRPr="00314482">
        <w:rPr>
          <w:rFonts w:ascii="Times New Roman" w:hAnsi="Times New Roman" w:cs="Times New Roman"/>
          <w:sz w:val="24"/>
          <w:szCs w:val="24"/>
        </w:rPr>
        <w:t xml:space="preserve">As </w:t>
      </w:r>
      <w:r>
        <w:rPr>
          <w:rFonts w:ascii="Times New Roman" w:hAnsi="Times New Roman" w:cs="Times New Roman"/>
          <w:sz w:val="24"/>
          <w:szCs w:val="24"/>
        </w:rPr>
        <w:t xml:space="preserve">expected, densification improved with increase of temperature and increase of pressure (see </w:t>
      </w:r>
      <w:r w:rsidRPr="00394608">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sz w:val="24"/>
          <w:szCs w:val="24"/>
        </w:rPr>
        <w:t xml:space="preserve">). </w:t>
      </w:r>
      <w:r w:rsidRPr="00314482">
        <w:rPr>
          <w:rFonts w:ascii="Times New Roman" w:hAnsi="Times New Roman" w:cs="Times New Roman"/>
          <w:sz w:val="24"/>
          <w:szCs w:val="24"/>
        </w:rPr>
        <w:t>The lowest height reduction of 57 % occurred at 700°C and 50 MPa.</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Since </w:t>
      </w:r>
      <w:r w:rsidR="00D51399">
        <w:rPr>
          <w:rFonts w:ascii="Times New Roman" w:hAnsi="Times New Roman" w:cs="Times New Roman"/>
          <w:sz w:val="24"/>
          <w:szCs w:val="24"/>
        </w:rPr>
        <w:t>higher</w:t>
      </w:r>
      <w:r w:rsidR="00D51399" w:rsidRPr="003D2FE0">
        <w:rPr>
          <w:rFonts w:ascii="Times New Roman" w:hAnsi="Times New Roman" w:cs="Times New Roman"/>
          <w:sz w:val="24"/>
          <w:szCs w:val="24"/>
        </w:rPr>
        <w:t xml:space="preserve"> </w:t>
      </w:r>
      <w:r w:rsidRPr="003D2FE0">
        <w:rPr>
          <w:rFonts w:ascii="Times New Roman" w:hAnsi="Times New Roman" w:cs="Times New Roman"/>
          <w:sz w:val="24"/>
          <w:szCs w:val="24"/>
        </w:rPr>
        <w:t xml:space="preserve">deformation </w:t>
      </w:r>
      <w:r w:rsidR="001A7743">
        <w:rPr>
          <w:rFonts w:ascii="Times New Roman" w:hAnsi="Times New Roman" w:cs="Times New Roman"/>
          <w:sz w:val="24"/>
          <w:szCs w:val="24"/>
        </w:rPr>
        <w:t>degrees</w:t>
      </w:r>
      <w:r w:rsidRPr="003D2FE0">
        <w:rPr>
          <w:rFonts w:ascii="Times New Roman" w:hAnsi="Times New Roman" w:cs="Times New Roman"/>
          <w:sz w:val="24"/>
          <w:szCs w:val="24"/>
        </w:rPr>
        <w:t xml:space="preserve"> were obtained at 800</w:t>
      </w:r>
      <w:r>
        <w:rPr>
          <w:rFonts w:ascii="Times New Roman" w:hAnsi="Times New Roman" w:cs="Times New Roman"/>
          <w:sz w:val="24"/>
          <w:szCs w:val="24"/>
        </w:rPr>
        <w:t xml:space="preserve"> °</w:t>
      </w:r>
      <w:r w:rsidRPr="003D2FE0">
        <w:rPr>
          <w:rFonts w:ascii="Times New Roman" w:hAnsi="Times New Roman" w:cs="Times New Roman"/>
          <w:sz w:val="24"/>
          <w:szCs w:val="24"/>
        </w:rPr>
        <w:t>C compared to 700</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C and 750 </w:t>
      </w:r>
      <w:r>
        <w:rPr>
          <w:rFonts w:ascii="Times New Roman" w:hAnsi="Times New Roman" w:cs="Times New Roman"/>
          <w:sz w:val="24"/>
          <w:szCs w:val="24"/>
        </w:rPr>
        <w:t>°</w:t>
      </w:r>
      <w:r w:rsidRPr="003D2FE0">
        <w:rPr>
          <w:rFonts w:ascii="Times New Roman" w:hAnsi="Times New Roman" w:cs="Times New Roman"/>
          <w:sz w:val="24"/>
          <w:szCs w:val="24"/>
        </w:rPr>
        <w:t xml:space="preserve">C, further deformation studies </w:t>
      </w:r>
      <w:r>
        <w:rPr>
          <w:rFonts w:ascii="Times New Roman" w:hAnsi="Times New Roman" w:cs="Times New Roman"/>
          <w:sz w:val="24"/>
          <w:szCs w:val="24"/>
        </w:rPr>
        <w:t xml:space="preserve">with varying pressure </w:t>
      </w:r>
      <w:r w:rsidRPr="003D2FE0">
        <w:rPr>
          <w:rFonts w:ascii="Times New Roman" w:hAnsi="Times New Roman" w:cs="Times New Roman"/>
          <w:sz w:val="24"/>
          <w:szCs w:val="24"/>
        </w:rPr>
        <w:t xml:space="preserve">(100, 200, 500 MPa) were carried </w:t>
      </w:r>
      <w:r>
        <w:rPr>
          <w:rFonts w:ascii="Times New Roman" w:hAnsi="Times New Roman" w:cs="Times New Roman"/>
          <w:sz w:val="24"/>
          <w:szCs w:val="24"/>
        </w:rPr>
        <w:t xml:space="preserve">out </w:t>
      </w:r>
      <w:r w:rsidRPr="003D2FE0">
        <w:rPr>
          <w:rFonts w:ascii="Times New Roman" w:hAnsi="Times New Roman" w:cs="Times New Roman"/>
          <w:sz w:val="24"/>
          <w:szCs w:val="24"/>
        </w:rPr>
        <w:t>at this temperature.</w:t>
      </w:r>
      <w:r>
        <w:rPr>
          <w:rFonts w:ascii="Times New Roman" w:hAnsi="Times New Roman" w:cs="Times New Roman"/>
          <w:sz w:val="24"/>
          <w:szCs w:val="24"/>
        </w:rPr>
        <w:t xml:space="preserve"> </w:t>
      </w:r>
      <w:r w:rsidR="00F10B1C" w:rsidRPr="00F10B1C">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del w:id="30" w:author="Bram, Martin" w:date="2023-12-11T20:49:00Z">
        <w:r w:rsidR="00F10B1C" w:rsidDel="00F403B7">
          <w:rPr>
            <w:rFonts w:ascii="Times New Roman" w:hAnsi="Times New Roman" w:cs="Times New Roman"/>
            <w:sz w:val="24"/>
            <w:szCs w:val="24"/>
          </w:rPr>
          <w:delText xml:space="preserve"> </w:delText>
        </w:r>
      </w:del>
      <w:r w:rsidR="00F10B1C">
        <w:rPr>
          <w:rFonts w:ascii="Times New Roman" w:hAnsi="Times New Roman" w:cs="Times New Roman"/>
          <w:sz w:val="24"/>
          <w:szCs w:val="24"/>
        </w:rPr>
        <w:t xml:space="preserve">shows the related deformation curves for the case of doing the main deformation step </w:t>
      </w:r>
      <w:r>
        <w:rPr>
          <w:rFonts w:ascii="Times New Roman" w:hAnsi="Times New Roman" w:cs="Times New Roman"/>
          <w:sz w:val="24"/>
          <w:szCs w:val="24"/>
        </w:rPr>
        <w:t xml:space="preserve">with a pressure of </w:t>
      </w:r>
      <w:r w:rsidR="0071583F">
        <w:rPr>
          <w:rFonts w:ascii="Times New Roman" w:hAnsi="Times New Roman" w:cs="Times New Roman"/>
          <w:sz w:val="24"/>
          <w:szCs w:val="24"/>
        </w:rPr>
        <w:t xml:space="preserve">either </w:t>
      </w:r>
      <w:r w:rsidR="00F10B1C">
        <w:rPr>
          <w:rFonts w:ascii="Times New Roman" w:hAnsi="Times New Roman" w:cs="Times New Roman"/>
          <w:sz w:val="24"/>
          <w:szCs w:val="24"/>
        </w:rPr>
        <w:t xml:space="preserve">100 MPa </w:t>
      </w:r>
      <w:r w:rsidR="0071583F">
        <w:rPr>
          <w:rFonts w:ascii="Times New Roman" w:hAnsi="Times New Roman" w:cs="Times New Roman"/>
          <w:sz w:val="24"/>
          <w:szCs w:val="24"/>
        </w:rPr>
        <w:t>(</w:t>
      </w:r>
      <w:r w:rsidR="0071583F" w:rsidRPr="0071583F">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r w:rsidR="0071583F" w:rsidRPr="0071583F">
        <w:rPr>
          <w:rFonts w:ascii="Times New Roman" w:hAnsi="Times New Roman" w:cs="Times New Roman"/>
          <w:b/>
          <w:bCs/>
          <w:sz w:val="24"/>
          <w:szCs w:val="24"/>
        </w:rPr>
        <w:t>a</w:t>
      </w:r>
      <w:r w:rsidR="0071583F">
        <w:rPr>
          <w:rFonts w:ascii="Times New Roman" w:hAnsi="Times New Roman" w:cs="Times New Roman"/>
          <w:sz w:val="24"/>
          <w:szCs w:val="24"/>
        </w:rPr>
        <w:t>) or</w:t>
      </w:r>
      <w:r w:rsidR="00F10B1C">
        <w:rPr>
          <w:rFonts w:ascii="Times New Roman" w:hAnsi="Times New Roman" w:cs="Times New Roman"/>
          <w:sz w:val="24"/>
          <w:szCs w:val="24"/>
        </w:rPr>
        <w:t xml:space="preserve"> 500 MPa</w:t>
      </w:r>
      <w:r w:rsidR="0071583F">
        <w:rPr>
          <w:rFonts w:ascii="Times New Roman" w:hAnsi="Times New Roman" w:cs="Times New Roman"/>
          <w:sz w:val="24"/>
          <w:szCs w:val="24"/>
        </w:rPr>
        <w:t xml:space="preserve"> (</w:t>
      </w:r>
      <w:r w:rsidR="0071583F" w:rsidRPr="0071583F">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r w:rsidR="0071583F" w:rsidRPr="0071583F">
        <w:rPr>
          <w:rFonts w:ascii="Times New Roman" w:hAnsi="Times New Roman" w:cs="Times New Roman"/>
          <w:b/>
          <w:bCs/>
          <w:sz w:val="24"/>
          <w:szCs w:val="24"/>
        </w:rPr>
        <w:t>b</w:t>
      </w:r>
      <w:r w:rsidR="0071583F">
        <w:rPr>
          <w:rFonts w:ascii="Times New Roman" w:hAnsi="Times New Roman" w:cs="Times New Roman"/>
          <w:sz w:val="24"/>
          <w:szCs w:val="24"/>
        </w:rPr>
        <w:t>)</w:t>
      </w:r>
      <w:r w:rsidR="00F10B1C">
        <w:rPr>
          <w:rFonts w:ascii="Times New Roman" w:hAnsi="Times New Roman" w:cs="Times New Roman"/>
          <w:sz w:val="24"/>
          <w:szCs w:val="24"/>
        </w:rPr>
        <w:t>.</w:t>
      </w:r>
      <w:r>
        <w:rPr>
          <w:rFonts w:ascii="Times New Roman" w:hAnsi="Times New Roman" w:cs="Times New Roman"/>
          <w:sz w:val="24"/>
          <w:szCs w:val="24"/>
        </w:rPr>
        <w:t xml:space="preserve"> </w:t>
      </w:r>
      <w:r w:rsidR="00F04CB1">
        <w:rPr>
          <w:rFonts w:ascii="Times New Roman" w:hAnsi="Times New Roman" w:cs="Times New Roman"/>
          <w:sz w:val="24"/>
          <w:szCs w:val="24"/>
        </w:rPr>
        <w:t>With increase of pressure, the height reduction increased from 60 to 65 % (</w:t>
      </w:r>
      <w:r w:rsidR="00F04CB1" w:rsidRPr="00F04CB1">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sidR="00F04CB1">
        <w:rPr>
          <w:rFonts w:ascii="Times New Roman" w:hAnsi="Times New Roman" w:cs="Times New Roman"/>
          <w:sz w:val="24"/>
          <w:szCs w:val="24"/>
        </w:rPr>
        <w:t xml:space="preserve">). </w:t>
      </w:r>
      <w:r w:rsidRPr="003D2FE0">
        <w:rPr>
          <w:rFonts w:ascii="Times New Roman" w:hAnsi="Times New Roman" w:cs="Times New Roman"/>
          <w:sz w:val="24"/>
          <w:szCs w:val="24"/>
        </w:rPr>
        <w:t xml:space="preserve">The black line in the graphs show the relative movement of the punch </w:t>
      </w:r>
      <w:r w:rsidR="001A7743">
        <w:rPr>
          <w:rFonts w:ascii="Times New Roman" w:hAnsi="Times New Roman" w:cs="Times New Roman"/>
          <w:sz w:val="24"/>
          <w:szCs w:val="24"/>
        </w:rPr>
        <w:t>along with</w:t>
      </w:r>
      <w:r w:rsidRPr="003D2FE0">
        <w:rPr>
          <w:rFonts w:ascii="Times New Roman" w:hAnsi="Times New Roman" w:cs="Times New Roman"/>
          <w:sz w:val="24"/>
          <w:szCs w:val="24"/>
        </w:rPr>
        <w:t xml:space="preserve"> the deformation process. </w:t>
      </w:r>
      <w:r w:rsidR="001A7743">
        <w:rPr>
          <w:rFonts w:ascii="Times New Roman" w:hAnsi="Times New Roman" w:cs="Times New Roman"/>
          <w:sz w:val="24"/>
          <w:szCs w:val="24"/>
        </w:rPr>
        <w:t>It must be considered that t</w:t>
      </w:r>
      <w:r w:rsidR="00F04CB1">
        <w:rPr>
          <w:rFonts w:ascii="Times New Roman" w:hAnsi="Times New Roman" w:cs="Times New Roman"/>
          <w:sz w:val="24"/>
          <w:szCs w:val="24"/>
        </w:rPr>
        <w:t xml:space="preserve">he displacement curve </w:t>
      </w:r>
      <w:r w:rsidRPr="003D2FE0">
        <w:rPr>
          <w:rFonts w:ascii="Times New Roman" w:hAnsi="Times New Roman" w:cs="Times New Roman"/>
          <w:sz w:val="24"/>
          <w:szCs w:val="24"/>
        </w:rPr>
        <w:t>is affected by</w:t>
      </w:r>
      <w:r>
        <w:rPr>
          <w:rFonts w:ascii="Times New Roman" w:hAnsi="Times New Roman" w:cs="Times New Roman"/>
          <w:sz w:val="24"/>
          <w:szCs w:val="24"/>
        </w:rPr>
        <w:t xml:space="preserve"> the</w:t>
      </w:r>
      <w:r w:rsidRPr="003D2FE0">
        <w:rPr>
          <w:rFonts w:ascii="Times New Roman" w:hAnsi="Times New Roman" w:cs="Times New Roman"/>
          <w:sz w:val="24"/>
          <w:szCs w:val="24"/>
        </w:rPr>
        <w:t xml:space="preserve"> </w:t>
      </w:r>
      <w:commentRangeStart w:id="31"/>
      <w:r w:rsidRPr="003D2FE0">
        <w:rPr>
          <w:rFonts w:ascii="Times New Roman" w:hAnsi="Times New Roman" w:cs="Times New Roman"/>
          <w:sz w:val="24"/>
          <w:szCs w:val="24"/>
        </w:rPr>
        <w:t xml:space="preserve">thermal expansion </w:t>
      </w:r>
      <w:commentRangeEnd w:id="31"/>
      <w:r>
        <w:rPr>
          <w:rStyle w:val="CommentReference"/>
          <w:lang w:val="tr-TR"/>
        </w:rPr>
        <w:commentReference w:id="31"/>
      </w:r>
      <w:r w:rsidRPr="003D2FE0">
        <w:rPr>
          <w:rFonts w:ascii="Times New Roman" w:hAnsi="Times New Roman" w:cs="Times New Roman"/>
          <w:sz w:val="24"/>
          <w:szCs w:val="24"/>
        </w:rPr>
        <w:t>of punches and densification of samples.</w:t>
      </w:r>
      <w:r w:rsidR="001A7743">
        <w:rPr>
          <w:rFonts w:ascii="Times New Roman" w:hAnsi="Times New Roman" w:cs="Times New Roman"/>
          <w:sz w:val="24"/>
          <w:szCs w:val="24"/>
        </w:rPr>
        <w:t xml:space="preserve"> Nevertheless, the main trends are </w:t>
      </w:r>
      <w:r w:rsidR="0071583F">
        <w:rPr>
          <w:rFonts w:ascii="Times New Roman" w:hAnsi="Times New Roman" w:cs="Times New Roman"/>
          <w:sz w:val="24"/>
          <w:szCs w:val="24"/>
        </w:rPr>
        <w:t>obvious</w:t>
      </w:r>
      <w:r w:rsidR="001A7743">
        <w:rPr>
          <w:rFonts w:ascii="Times New Roman" w:hAnsi="Times New Roman" w:cs="Times New Roman"/>
          <w:sz w:val="24"/>
          <w:szCs w:val="24"/>
        </w:rPr>
        <w:t xml:space="preserve">. </w:t>
      </w:r>
      <w:commentRangeStart w:id="32"/>
      <w:r w:rsidR="00715C44">
        <w:rPr>
          <w:rFonts w:ascii="Times New Roman" w:hAnsi="Times New Roman" w:cs="Times New Roman"/>
          <w:sz w:val="24"/>
          <w:szCs w:val="24"/>
        </w:rPr>
        <w:t xml:space="preserve">Not unexpected, deformation starts already under the pre-load at a temperature of around 500°C. When exceeding a temperature of around 650°C deformation stops at a height reduction of around xx %. The plateau of the deformation curve indicates that the samples </w:t>
      </w:r>
      <w:r w:rsidR="0071583F">
        <w:rPr>
          <w:rFonts w:ascii="Times New Roman" w:hAnsi="Times New Roman" w:cs="Times New Roman"/>
          <w:sz w:val="24"/>
          <w:szCs w:val="24"/>
        </w:rPr>
        <w:t>were</w:t>
      </w:r>
      <w:r w:rsidR="00715C44">
        <w:rPr>
          <w:rFonts w:ascii="Times New Roman" w:hAnsi="Times New Roman" w:cs="Times New Roman"/>
          <w:sz w:val="24"/>
          <w:szCs w:val="24"/>
        </w:rPr>
        <w:t xml:space="preserve"> deformed to a degree, where contact to die walls and onset of wall friction appear</w:t>
      </w:r>
      <w:r w:rsidR="0071583F">
        <w:rPr>
          <w:rFonts w:ascii="Times New Roman" w:hAnsi="Times New Roman" w:cs="Times New Roman"/>
          <w:sz w:val="24"/>
          <w:szCs w:val="24"/>
        </w:rPr>
        <w:t>ed</w:t>
      </w:r>
      <w:r w:rsidR="00715C44">
        <w:rPr>
          <w:rFonts w:ascii="Times New Roman" w:hAnsi="Times New Roman" w:cs="Times New Roman"/>
          <w:sz w:val="24"/>
          <w:szCs w:val="24"/>
        </w:rPr>
        <w:t xml:space="preserve">. When further increasing the load, deformation proceeds, but at a lower rate. Even in the cooling phase, where the load was released linearly, deformation still </w:t>
      </w:r>
      <w:r w:rsidR="008379D9">
        <w:rPr>
          <w:rFonts w:ascii="Times New Roman" w:hAnsi="Times New Roman" w:cs="Times New Roman"/>
          <w:sz w:val="24"/>
          <w:szCs w:val="24"/>
        </w:rPr>
        <w:t>continues</w:t>
      </w:r>
      <w:r w:rsidR="00715C44">
        <w:rPr>
          <w:rFonts w:ascii="Times New Roman" w:hAnsi="Times New Roman" w:cs="Times New Roman"/>
          <w:sz w:val="24"/>
          <w:szCs w:val="24"/>
        </w:rPr>
        <w:t xml:space="preserve">. </w:t>
      </w:r>
      <w:commentRangeEnd w:id="32"/>
      <w:r w:rsidR="008379D9">
        <w:rPr>
          <w:rStyle w:val="CommentReference"/>
          <w:lang w:val="tr-TR"/>
        </w:rPr>
        <w:commentReference w:id="32"/>
      </w:r>
    </w:p>
    <w:p w14:paraId="3DA4869A" w14:textId="08AE1FA9" w:rsidR="00D92DC8" w:rsidRDefault="00D92DC8"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10B1C" w14:paraId="37C5E7BD" w14:textId="77777777" w:rsidTr="00F10B1C">
        <w:tc>
          <w:tcPr>
            <w:tcW w:w="9396" w:type="dxa"/>
          </w:tcPr>
          <w:p w14:paraId="7D36BB8C" w14:textId="185BA6F1" w:rsidR="00F10B1C" w:rsidRDefault="00F10B1C"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F20283F" wp14:editId="1BC5F7FB">
                  <wp:extent cx="5760000" cy="16704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1B0145FA" w14:textId="1B3DE65C" w:rsidR="00F10B1C" w:rsidRPr="0096044A" w:rsidRDefault="00F10B1C" w:rsidP="0088578B">
      <w:pPr>
        <w:spacing w:after="0" w:line="360" w:lineRule="auto"/>
        <w:jc w:val="both"/>
        <w:rPr>
          <w:rFonts w:ascii="Times New Roman" w:hAnsi="Times New Roman" w:cs="Times New Roman"/>
          <w:i/>
          <w:iCs/>
          <w:sz w:val="24"/>
          <w:szCs w:val="24"/>
        </w:rPr>
      </w:pPr>
      <w:r w:rsidRPr="0096044A">
        <w:rPr>
          <w:rFonts w:ascii="Times New Roman" w:hAnsi="Times New Roman" w:cs="Times New Roman"/>
          <w:b/>
          <w:bCs/>
          <w:i/>
          <w:iCs/>
          <w:sz w:val="24"/>
          <w:szCs w:val="24"/>
        </w:rPr>
        <w:t xml:space="preserve">Figure </w:t>
      </w:r>
      <w:r w:rsidR="00664308">
        <w:rPr>
          <w:rFonts w:ascii="Times New Roman" w:hAnsi="Times New Roman" w:cs="Times New Roman"/>
          <w:b/>
          <w:bCs/>
          <w:i/>
          <w:iCs/>
          <w:sz w:val="24"/>
          <w:szCs w:val="24"/>
        </w:rPr>
        <w:t>8</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Hot deformation of </w:t>
      </w:r>
      <w:r w:rsidR="008379D9" w:rsidRPr="0096044A">
        <w:rPr>
          <w:rFonts w:ascii="Times New Roman" w:hAnsi="Times New Roman" w:cs="Times New Roman"/>
          <w:i/>
          <w:iCs/>
          <w:sz w:val="24"/>
          <w:szCs w:val="24"/>
        </w:rPr>
        <w:t>pre-sintered</w:t>
      </w:r>
      <w:r w:rsidR="00A558A2" w:rsidRPr="0096044A">
        <w:rPr>
          <w:rFonts w:ascii="Times New Roman" w:hAnsi="Times New Roman" w:cs="Times New Roman"/>
          <w:i/>
          <w:iCs/>
          <w:sz w:val="24"/>
          <w:szCs w:val="24"/>
        </w:rPr>
        <w:t>, porous</w:t>
      </w:r>
      <w:r w:rsidR="008379D9"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Nd-Fe-B </w:t>
      </w:r>
      <w:r w:rsidR="008379D9" w:rsidRPr="0096044A">
        <w:rPr>
          <w:rFonts w:ascii="Times New Roman" w:hAnsi="Times New Roman" w:cs="Times New Roman"/>
          <w:i/>
          <w:iCs/>
          <w:sz w:val="24"/>
          <w:szCs w:val="24"/>
        </w:rPr>
        <w:t xml:space="preserve">samples </w:t>
      </w:r>
      <w:r w:rsidR="00F65425" w:rsidRPr="0096044A">
        <w:rPr>
          <w:rFonts w:ascii="Times New Roman" w:hAnsi="Times New Roman" w:cs="Times New Roman"/>
          <w:i/>
          <w:iCs/>
          <w:sz w:val="24"/>
          <w:szCs w:val="24"/>
        </w:rPr>
        <w:t xml:space="preserve">(500°C, 50 MPa, 30s) via FAST/SPS. </w:t>
      </w:r>
      <w:r w:rsidR="00A558A2"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re-heating with 100°C</w:t>
      </w:r>
      <w:r w:rsidR="008379D9" w:rsidRPr="0096044A">
        <w:rPr>
          <w:rFonts w:ascii="Times New Roman" w:hAnsi="Times New Roman" w:cs="Times New Roman"/>
          <w:i/>
          <w:iCs/>
          <w:sz w:val="24"/>
          <w:szCs w:val="24"/>
        </w:rPr>
        <w:sym w:font="Symbol" w:char="F0D7"/>
      </w:r>
      <w:r w:rsidR="008379D9" w:rsidRPr="0096044A">
        <w:rPr>
          <w:rFonts w:ascii="Times New Roman" w:hAnsi="Times New Roman" w:cs="Times New Roman"/>
          <w:i/>
          <w:iCs/>
          <w:sz w:val="24"/>
          <w:szCs w:val="24"/>
        </w:rPr>
        <w:t>min</w:t>
      </w:r>
      <w:r w:rsidR="008379D9" w:rsidRPr="0096044A">
        <w:rPr>
          <w:rFonts w:ascii="Times New Roman" w:hAnsi="Times New Roman" w:cs="Times New Roman"/>
          <w:i/>
          <w:iCs/>
          <w:sz w:val="24"/>
          <w:szCs w:val="24"/>
          <w:vertAlign w:val="superscript"/>
        </w:rPr>
        <w:t>-1</w:t>
      </w:r>
      <w:r w:rsidR="008379D9" w:rsidRPr="0096044A">
        <w:rPr>
          <w:rFonts w:ascii="Times New Roman" w:hAnsi="Times New Roman" w:cs="Times New Roman"/>
          <w:i/>
          <w:iCs/>
          <w:sz w:val="24"/>
          <w:szCs w:val="24"/>
        </w:rPr>
        <w:t xml:space="preserve"> to 800°C and pre-loading with 32 MPa </w:t>
      </w:r>
      <w:r w:rsidR="00A558A2" w:rsidRPr="0096044A">
        <w:rPr>
          <w:rFonts w:ascii="Times New Roman" w:hAnsi="Times New Roman" w:cs="Times New Roman"/>
          <w:i/>
          <w:iCs/>
          <w:sz w:val="24"/>
          <w:szCs w:val="24"/>
        </w:rPr>
        <w:t xml:space="preserve">before applying the main pressure of </w:t>
      </w:r>
      <w:r w:rsidR="00394608" w:rsidRPr="0096044A">
        <w:rPr>
          <w:rFonts w:ascii="Times New Roman" w:hAnsi="Times New Roman" w:cs="Times New Roman"/>
          <w:b/>
          <w:bCs/>
          <w:i/>
          <w:iCs/>
          <w:sz w:val="24"/>
          <w:szCs w:val="24"/>
        </w:rPr>
        <w:t>a.)</w:t>
      </w:r>
      <w:r w:rsidR="00394608" w:rsidRPr="0096044A">
        <w:rPr>
          <w:rFonts w:ascii="Times New Roman" w:hAnsi="Times New Roman" w:cs="Times New Roman"/>
          <w:i/>
          <w:iCs/>
          <w:sz w:val="24"/>
          <w:szCs w:val="24"/>
        </w:rPr>
        <w:t xml:space="preserve"> 100 MPa </w:t>
      </w:r>
      <w:r w:rsidR="00394608" w:rsidRPr="0096044A">
        <w:rPr>
          <w:rFonts w:ascii="Times New Roman" w:hAnsi="Times New Roman" w:cs="Times New Roman"/>
          <w:b/>
          <w:bCs/>
          <w:i/>
          <w:iCs/>
          <w:sz w:val="24"/>
          <w:szCs w:val="24"/>
        </w:rPr>
        <w:t>b.)</w:t>
      </w:r>
      <w:r w:rsidR="00394608" w:rsidRPr="0096044A">
        <w:rPr>
          <w:rFonts w:ascii="Times New Roman" w:hAnsi="Times New Roman" w:cs="Times New Roman"/>
          <w:i/>
          <w:iCs/>
          <w:sz w:val="24"/>
          <w:szCs w:val="24"/>
        </w:rPr>
        <w:t xml:space="preserve"> 500 MPa</w:t>
      </w:r>
      <w:r w:rsidR="00A558A2" w:rsidRPr="0096044A">
        <w:rPr>
          <w:rFonts w:ascii="Times New Roman" w:hAnsi="Times New Roman" w:cs="Times New Roman"/>
          <w:i/>
          <w:iCs/>
          <w:sz w:val="24"/>
          <w:szCs w:val="24"/>
        </w:rPr>
        <w:t xml:space="preserve"> (Pressure related to the initial </w:t>
      </w:r>
      <w:r w:rsidR="0096044A">
        <w:rPr>
          <w:rFonts w:ascii="Times New Roman" w:hAnsi="Times New Roman" w:cs="Times New Roman"/>
          <w:i/>
          <w:iCs/>
          <w:sz w:val="24"/>
          <w:szCs w:val="24"/>
        </w:rPr>
        <w:t xml:space="preserve">sample </w:t>
      </w:r>
      <w:r w:rsidR="00A558A2" w:rsidRPr="0096044A">
        <w:rPr>
          <w:rFonts w:ascii="Times New Roman" w:hAnsi="Times New Roman" w:cs="Times New Roman"/>
          <w:i/>
          <w:iCs/>
          <w:sz w:val="24"/>
          <w:szCs w:val="24"/>
        </w:rPr>
        <w:t>diameter</w:t>
      </w:r>
      <w:r w:rsidR="0096044A">
        <w:rPr>
          <w:rFonts w:ascii="Times New Roman" w:hAnsi="Times New Roman" w:cs="Times New Roman"/>
          <w:i/>
          <w:iCs/>
          <w:sz w:val="24"/>
          <w:szCs w:val="24"/>
        </w:rPr>
        <w:t xml:space="preserve"> of 20 mm</w:t>
      </w:r>
      <w:r w:rsidR="00A558A2" w:rsidRPr="0096044A">
        <w:rPr>
          <w:rFonts w:ascii="Times New Roman" w:hAnsi="Times New Roman" w:cs="Times New Roman"/>
          <w:i/>
          <w:iCs/>
          <w:sz w:val="24"/>
          <w:szCs w:val="24"/>
        </w:rPr>
        <w:t>)</w:t>
      </w:r>
      <w:r w:rsidR="00394608" w:rsidRPr="0096044A">
        <w:rPr>
          <w:rFonts w:ascii="Times New Roman" w:hAnsi="Times New Roman" w:cs="Times New Roman"/>
          <w:i/>
          <w:iCs/>
          <w:sz w:val="24"/>
          <w:szCs w:val="24"/>
        </w:rPr>
        <w:t>.</w:t>
      </w:r>
    </w:p>
    <w:p w14:paraId="21A1354A" w14:textId="77777777" w:rsidR="00D92DC8" w:rsidRPr="00F0601B" w:rsidRDefault="00D92DC8" w:rsidP="0088578B">
      <w:pPr>
        <w:spacing w:after="0" w:line="360" w:lineRule="auto"/>
        <w:jc w:val="both"/>
        <w:rPr>
          <w:rFonts w:ascii="Times New Roman" w:hAnsi="Times New Roman" w:cs="Times New Roman"/>
          <w:sz w:val="24"/>
          <w:szCs w:val="24"/>
        </w:rPr>
      </w:pPr>
    </w:p>
    <w:p w14:paraId="74D18D53" w14:textId="7A36C474" w:rsidR="005E00AA" w:rsidRDefault="008379D9" w:rsidP="005E00A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experimental approach, t</w:t>
      </w:r>
      <w:r w:rsidR="005E00AA" w:rsidRPr="00412072">
        <w:rPr>
          <w:rFonts w:ascii="Times New Roman" w:hAnsi="Times New Roman" w:cs="Times New Roman"/>
          <w:sz w:val="24"/>
          <w:szCs w:val="24"/>
        </w:rPr>
        <w:t>he highest remanence value (1.25</w:t>
      </w:r>
      <w:r w:rsidR="00352335">
        <w:rPr>
          <w:rFonts w:ascii="Times New Roman" w:hAnsi="Times New Roman" w:cs="Times New Roman"/>
          <w:sz w:val="24"/>
          <w:szCs w:val="24"/>
        </w:rPr>
        <w:t xml:space="preserve"> </w:t>
      </w:r>
      <w:r w:rsidR="005E00AA" w:rsidRPr="00412072">
        <w:rPr>
          <w:rFonts w:ascii="Times New Roman" w:hAnsi="Times New Roman" w:cs="Times New Roman"/>
          <w:sz w:val="24"/>
          <w:szCs w:val="24"/>
        </w:rPr>
        <w:t xml:space="preserve">T) was obtained from the experiment with </w:t>
      </w:r>
      <w:r>
        <w:rPr>
          <w:rFonts w:ascii="Times New Roman" w:hAnsi="Times New Roman" w:cs="Times New Roman"/>
          <w:sz w:val="24"/>
          <w:szCs w:val="24"/>
        </w:rPr>
        <w:t xml:space="preserve">the </w:t>
      </w:r>
      <w:r w:rsidR="005E00AA" w:rsidRPr="00412072">
        <w:rPr>
          <w:rFonts w:ascii="Times New Roman" w:hAnsi="Times New Roman" w:cs="Times New Roman"/>
          <w:sz w:val="24"/>
          <w:szCs w:val="24"/>
        </w:rPr>
        <w:t xml:space="preserve">maximum applied pressure of 500 MPa. In addition, the highest density and </w:t>
      </w:r>
      <w:r>
        <w:rPr>
          <w:rFonts w:ascii="Times New Roman" w:hAnsi="Times New Roman" w:cs="Times New Roman"/>
          <w:sz w:val="24"/>
          <w:szCs w:val="24"/>
        </w:rPr>
        <w:t xml:space="preserve">the largest </w:t>
      </w:r>
      <w:r w:rsidR="005E00AA" w:rsidRPr="00412072">
        <w:rPr>
          <w:rFonts w:ascii="Times New Roman" w:hAnsi="Times New Roman" w:cs="Times New Roman"/>
          <w:sz w:val="24"/>
          <w:szCs w:val="24"/>
        </w:rPr>
        <w:t xml:space="preserve">height reduction were obtained </w:t>
      </w:r>
      <w:r>
        <w:rPr>
          <w:rFonts w:ascii="Times New Roman" w:hAnsi="Times New Roman" w:cs="Times New Roman"/>
          <w:sz w:val="24"/>
          <w:szCs w:val="24"/>
        </w:rPr>
        <w:t>as well</w:t>
      </w:r>
      <w:r w:rsidR="005E00AA" w:rsidRPr="00412072">
        <w:rPr>
          <w:rFonts w:ascii="Times New Roman" w:hAnsi="Times New Roman" w:cs="Times New Roman"/>
          <w:sz w:val="24"/>
          <w:szCs w:val="24"/>
        </w:rPr>
        <w:t xml:space="preserve">. This </w:t>
      </w:r>
      <w:r>
        <w:rPr>
          <w:rFonts w:ascii="Times New Roman" w:hAnsi="Times New Roman" w:cs="Times New Roman"/>
          <w:sz w:val="24"/>
          <w:szCs w:val="24"/>
        </w:rPr>
        <w:t xml:space="preserve">result indicates that </w:t>
      </w:r>
      <w:r w:rsidR="00352335" w:rsidRPr="00352335">
        <w:rPr>
          <w:rFonts w:ascii="Times New Roman" w:hAnsi="Times New Roman" w:cs="Times New Roman"/>
          <w:color w:val="0000FF"/>
          <w:sz w:val="24"/>
          <w:szCs w:val="24"/>
        </w:rPr>
        <w:t xml:space="preserve">in general </w:t>
      </w:r>
      <w:r>
        <w:rPr>
          <w:rFonts w:ascii="Times New Roman" w:hAnsi="Times New Roman" w:cs="Times New Roman"/>
          <w:sz w:val="24"/>
          <w:szCs w:val="24"/>
        </w:rPr>
        <w:t xml:space="preserve">hot deformation at high pressure is advantageous </w:t>
      </w:r>
      <w:r w:rsidR="0096044A">
        <w:rPr>
          <w:rFonts w:ascii="Times New Roman" w:hAnsi="Times New Roman" w:cs="Times New Roman"/>
          <w:sz w:val="24"/>
          <w:szCs w:val="24"/>
        </w:rPr>
        <w:t xml:space="preserve">for texturing the grains, therefore </w:t>
      </w:r>
      <w:r>
        <w:rPr>
          <w:rFonts w:ascii="Times New Roman" w:hAnsi="Times New Roman" w:cs="Times New Roman"/>
          <w:sz w:val="24"/>
          <w:szCs w:val="24"/>
        </w:rPr>
        <w:t>achiev</w:t>
      </w:r>
      <w:r w:rsidR="0096044A">
        <w:rPr>
          <w:rFonts w:ascii="Times New Roman" w:hAnsi="Times New Roman" w:cs="Times New Roman"/>
          <w:sz w:val="24"/>
          <w:szCs w:val="24"/>
        </w:rPr>
        <w:t>ing</w:t>
      </w:r>
      <w:r>
        <w:rPr>
          <w:rFonts w:ascii="Times New Roman" w:hAnsi="Times New Roman" w:cs="Times New Roman"/>
          <w:sz w:val="24"/>
          <w:szCs w:val="24"/>
        </w:rPr>
        <w:t xml:space="preserve"> pronounced anisotropic magnetic properties. Similar trends were obs</w:t>
      </w:r>
      <w:r w:rsidR="0038235A">
        <w:rPr>
          <w:rFonts w:ascii="Times New Roman" w:hAnsi="Times New Roman" w:cs="Times New Roman"/>
          <w:sz w:val="24"/>
          <w:szCs w:val="24"/>
        </w:rPr>
        <w:t>er</w:t>
      </w:r>
      <w:r>
        <w:rPr>
          <w:rFonts w:ascii="Times New Roman" w:hAnsi="Times New Roman" w:cs="Times New Roman"/>
          <w:sz w:val="24"/>
          <w:szCs w:val="24"/>
        </w:rPr>
        <w:t>ved in the literature [</w:t>
      </w:r>
      <w:r w:rsidRPr="008379D9">
        <w:rPr>
          <w:rFonts w:ascii="Times New Roman" w:hAnsi="Times New Roman" w:cs="Times New Roman"/>
          <w:b/>
          <w:bCs/>
          <w:color w:val="0000FF"/>
          <w:sz w:val="24"/>
          <w:szCs w:val="24"/>
        </w:rPr>
        <w:t>Liu 2010, Wang 2015</w:t>
      </w:r>
      <w:r>
        <w:rPr>
          <w:rFonts w:ascii="Times New Roman" w:hAnsi="Times New Roman" w:cs="Times New Roman"/>
          <w:sz w:val="24"/>
          <w:szCs w:val="24"/>
        </w:rPr>
        <w:t>].</w:t>
      </w:r>
      <w:r w:rsidR="0038235A">
        <w:rPr>
          <w:rFonts w:ascii="Times New Roman" w:hAnsi="Times New Roman" w:cs="Times New Roman"/>
          <w:sz w:val="24"/>
          <w:szCs w:val="24"/>
        </w:rPr>
        <w:t xml:space="preserve"> Nevertheless, heating with </w:t>
      </w:r>
      <w:bookmarkStart w:id="33" w:name="_Hlk153220693"/>
      <w:r w:rsidR="0038235A">
        <w:rPr>
          <w:rFonts w:ascii="Times New Roman" w:hAnsi="Times New Roman" w:cs="Times New Roman"/>
          <w:sz w:val="24"/>
          <w:szCs w:val="24"/>
        </w:rPr>
        <w:t>100°C</w:t>
      </w:r>
      <w:r w:rsidR="00B842ED">
        <w:rPr>
          <w:rFonts w:ascii="Times New Roman" w:hAnsi="Times New Roman" w:cs="Times New Roman"/>
          <w:sz w:val="24"/>
          <w:szCs w:val="24"/>
        </w:rPr>
        <w:sym w:font="Symbol" w:char="F0D7"/>
      </w:r>
      <w:r w:rsidR="0038235A">
        <w:rPr>
          <w:rFonts w:ascii="Times New Roman" w:hAnsi="Times New Roman" w:cs="Times New Roman"/>
          <w:sz w:val="24"/>
          <w:szCs w:val="24"/>
        </w:rPr>
        <w:t>min</w:t>
      </w:r>
      <w:r w:rsidR="0038235A" w:rsidRPr="00B842ED">
        <w:rPr>
          <w:rFonts w:ascii="Times New Roman" w:hAnsi="Times New Roman" w:cs="Times New Roman"/>
          <w:sz w:val="24"/>
          <w:szCs w:val="24"/>
          <w:vertAlign w:val="superscript"/>
        </w:rPr>
        <w:t>-1</w:t>
      </w:r>
      <w:r w:rsidR="0038235A">
        <w:rPr>
          <w:rFonts w:ascii="Times New Roman" w:hAnsi="Times New Roman" w:cs="Times New Roman"/>
          <w:sz w:val="24"/>
          <w:szCs w:val="24"/>
        </w:rPr>
        <w:t xml:space="preserve"> </w:t>
      </w:r>
      <w:bookmarkEnd w:id="33"/>
      <w:r w:rsidR="0038235A">
        <w:rPr>
          <w:rFonts w:ascii="Times New Roman" w:hAnsi="Times New Roman" w:cs="Times New Roman"/>
          <w:sz w:val="24"/>
          <w:szCs w:val="24"/>
        </w:rPr>
        <w:t xml:space="preserve">to </w:t>
      </w:r>
      <w:r w:rsidR="002807C8">
        <w:rPr>
          <w:rFonts w:ascii="Times New Roman" w:hAnsi="Times New Roman" w:cs="Times New Roman"/>
          <w:sz w:val="24"/>
          <w:szCs w:val="24"/>
        </w:rPr>
        <w:t xml:space="preserve">the aspired </w:t>
      </w:r>
      <w:r w:rsidR="0038235A">
        <w:rPr>
          <w:rFonts w:ascii="Times New Roman" w:hAnsi="Times New Roman" w:cs="Times New Roman"/>
          <w:sz w:val="24"/>
          <w:szCs w:val="24"/>
        </w:rPr>
        <w:t xml:space="preserve">deformation temperature followed by another dwell time at this temperature </w:t>
      </w:r>
      <w:r w:rsidR="00B842ED">
        <w:rPr>
          <w:rFonts w:ascii="Times New Roman" w:hAnsi="Times New Roman" w:cs="Times New Roman"/>
          <w:sz w:val="24"/>
          <w:szCs w:val="24"/>
        </w:rPr>
        <w:t xml:space="preserve">until the main deformation load is achieved </w:t>
      </w:r>
      <w:r w:rsidR="0096044A">
        <w:rPr>
          <w:rFonts w:ascii="Times New Roman" w:hAnsi="Times New Roman" w:cs="Times New Roman"/>
          <w:sz w:val="24"/>
          <w:szCs w:val="24"/>
        </w:rPr>
        <w:t>took</w:t>
      </w:r>
      <w:r w:rsidR="00B842ED">
        <w:rPr>
          <w:rFonts w:ascii="Times New Roman" w:hAnsi="Times New Roman" w:cs="Times New Roman"/>
          <w:sz w:val="24"/>
          <w:szCs w:val="24"/>
        </w:rPr>
        <w:t xml:space="preserve"> </w:t>
      </w:r>
      <w:r w:rsidR="002807C8">
        <w:rPr>
          <w:rFonts w:ascii="Times New Roman" w:hAnsi="Times New Roman" w:cs="Times New Roman"/>
          <w:sz w:val="24"/>
          <w:szCs w:val="24"/>
        </w:rPr>
        <w:t xml:space="preserve">obviously </w:t>
      </w:r>
      <w:r w:rsidR="00B842ED">
        <w:rPr>
          <w:rFonts w:ascii="Times New Roman" w:hAnsi="Times New Roman" w:cs="Times New Roman"/>
          <w:sz w:val="24"/>
          <w:szCs w:val="24"/>
        </w:rPr>
        <w:t>too long to reliable avoid onset of anomalous grain growth. This assumption is confirmed when having a look on the related microstructures (</w:t>
      </w:r>
      <w:r w:rsidR="00B842ED" w:rsidRPr="00B842ED">
        <w:rPr>
          <w:rFonts w:ascii="Times New Roman" w:hAnsi="Times New Roman" w:cs="Times New Roman"/>
          <w:b/>
          <w:bCs/>
          <w:sz w:val="24"/>
          <w:szCs w:val="24"/>
        </w:rPr>
        <w:t xml:space="preserve">Figure </w:t>
      </w:r>
      <w:r w:rsidR="00352335">
        <w:rPr>
          <w:rFonts w:ascii="Times New Roman" w:hAnsi="Times New Roman" w:cs="Times New Roman"/>
          <w:b/>
          <w:bCs/>
          <w:sz w:val="24"/>
          <w:szCs w:val="24"/>
        </w:rPr>
        <w:t>9</w:t>
      </w:r>
      <w:r w:rsidR="00B842ED">
        <w:rPr>
          <w:rFonts w:ascii="Times New Roman" w:hAnsi="Times New Roman" w:cs="Times New Roman"/>
          <w:sz w:val="24"/>
          <w:szCs w:val="24"/>
        </w:rPr>
        <w:t>)</w:t>
      </w:r>
      <w:r w:rsidR="0096044A">
        <w:rPr>
          <w:rFonts w:ascii="Times New Roman" w:hAnsi="Times New Roman" w:cs="Times New Roman"/>
          <w:sz w:val="24"/>
          <w:szCs w:val="24"/>
        </w:rPr>
        <w:t>.</w:t>
      </w:r>
      <w:r w:rsidR="00B842ED">
        <w:rPr>
          <w:rFonts w:ascii="Times New Roman" w:hAnsi="Times New Roman" w:cs="Times New Roman"/>
          <w:sz w:val="24"/>
          <w:szCs w:val="24"/>
        </w:rPr>
        <w:t xml:space="preserve"> </w:t>
      </w:r>
      <w:r w:rsidR="0096044A">
        <w:rPr>
          <w:rFonts w:ascii="Times New Roman" w:hAnsi="Times New Roman" w:cs="Times New Roman"/>
          <w:sz w:val="24"/>
          <w:szCs w:val="24"/>
        </w:rPr>
        <w:t>Large amounts of grains with</w:t>
      </w:r>
      <w:r w:rsidR="00B842ED">
        <w:rPr>
          <w:rFonts w:ascii="Times New Roman" w:hAnsi="Times New Roman" w:cs="Times New Roman"/>
          <w:sz w:val="24"/>
          <w:szCs w:val="24"/>
        </w:rPr>
        <w:t xml:space="preserve"> sizes in the several micrometer </w:t>
      </w:r>
      <w:r w:rsidR="0096044A">
        <w:rPr>
          <w:rFonts w:ascii="Times New Roman" w:hAnsi="Times New Roman" w:cs="Times New Roman"/>
          <w:sz w:val="24"/>
          <w:szCs w:val="24"/>
        </w:rPr>
        <w:t xml:space="preserve">range </w:t>
      </w:r>
      <w:r w:rsidR="00B842ED">
        <w:rPr>
          <w:rFonts w:ascii="Times New Roman" w:hAnsi="Times New Roman" w:cs="Times New Roman"/>
          <w:sz w:val="24"/>
          <w:szCs w:val="24"/>
        </w:rPr>
        <w:t xml:space="preserve">are a clear indicator for explaining the low coercivity values. </w:t>
      </w:r>
      <w:r w:rsidR="00352335" w:rsidRPr="00352335">
        <w:rPr>
          <w:rFonts w:ascii="Times New Roman" w:hAnsi="Times New Roman" w:cs="Times New Roman"/>
          <w:color w:val="0000FF"/>
          <w:sz w:val="24"/>
          <w:szCs w:val="24"/>
        </w:rPr>
        <w:t xml:space="preserve">It is interesting to note that </w:t>
      </w:r>
      <w:r w:rsidR="00352335">
        <w:rPr>
          <w:rFonts w:ascii="Times New Roman" w:hAnsi="Times New Roman" w:cs="Times New Roman"/>
          <w:color w:val="0000FF"/>
          <w:sz w:val="24"/>
          <w:szCs w:val="24"/>
        </w:rPr>
        <w:t xml:space="preserve">at a given temperature (800°C) </w:t>
      </w:r>
      <w:r w:rsidR="00352335" w:rsidRPr="00352335">
        <w:rPr>
          <w:rFonts w:ascii="Times New Roman" w:hAnsi="Times New Roman" w:cs="Times New Roman"/>
          <w:color w:val="0000FF"/>
          <w:sz w:val="24"/>
          <w:szCs w:val="24"/>
        </w:rPr>
        <w:t>grain growth becomes more enhanced at the higher pressure</w:t>
      </w:r>
      <w:r w:rsidR="00352335">
        <w:rPr>
          <w:rFonts w:ascii="Times New Roman" w:hAnsi="Times New Roman" w:cs="Times New Roman"/>
          <w:color w:val="0000FF"/>
          <w:sz w:val="24"/>
          <w:szCs w:val="24"/>
        </w:rPr>
        <w:t>, which is in accordance with the observation</w:t>
      </w:r>
      <w:r w:rsidR="00315182">
        <w:rPr>
          <w:rFonts w:ascii="Times New Roman" w:hAnsi="Times New Roman" w:cs="Times New Roman"/>
          <w:color w:val="0000FF"/>
          <w:sz w:val="24"/>
          <w:szCs w:val="24"/>
        </w:rPr>
        <w:t>s</w:t>
      </w:r>
      <w:r w:rsidR="00352335">
        <w:rPr>
          <w:rFonts w:ascii="Times New Roman" w:hAnsi="Times New Roman" w:cs="Times New Roman"/>
          <w:color w:val="0000FF"/>
          <w:sz w:val="24"/>
          <w:szCs w:val="24"/>
        </w:rPr>
        <w:t xml:space="preserve"> at </w:t>
      </w:r>
      <w:r w:rsidR="00315182">
        <w:rPr>
          <w:rFonts w:ascii="Times New Roman" w:hAnsi="Times New Roman" w:cs="Times New Roman"/>
          <w:color w:val="0000FF"/>
          <w:sz w:val="24"/>
          <w:szCs w:val="24"/>
        </w:rPr>
        <w:t>Fraunhofer IWKS as discussed later</w:t>
      </w:r>
      <w:r w:rsidR="00352335" w:rsidRPr="00352335">
        <w:rPr>
          <w:rFonts w:ascii="Times New Roman" w:hAnsi="Times New Roman" w:cs="Times New Roman"/>
          <w:color w:val="0000FF"/>
          <w:sz w:val="24"/>
          <w:szCs w:val="24"/>
        </w:rPr>
        <w:t xml:space="preserve">. </w:t>
      </w:r>
      <w:r w:rsidR="00B842ED">
        <w:rPr>
          <w:rFonts w:ascii="Times New Roman" w:hAnsi="Times New Roman" w:cs="Times New Roman"/>
          <w:sz w:val="24"/>
          <w:szCs w:val="24"/>
        </w:rPr>
        <w:t xml:space="preserve">For </w:t>
      </w:r>
      <w:r w:rsidR="006C13F6">
        <w:rPr>
          <w:rFonts w:ascii="Times New Roman" w:hAnsi="Times New Roman" w:cs="Times New Roman"/>
          <w:sz w:val="24"/>
          <w:szCs w:val="24"/>
        </w:rPr>
        <w:t xml:space="preserve">taking advantage of high pressure and on the same time </w:t>
      </w:r>
      <w:r w:rsidR="00B842ED">
        <w:rPr>
          <w:rFonts w:ascii="Times New Roman" w:hAnsi="Times New Roman" w:cs="Times New Roman"/>
          <w:sz w:val="24"/>
          <w:szCs w:val="24"/>
        </w:rPr>
        <w:t xml:space="preserve">avoiding </w:t>
      </w:r>
      <w:r w:rsidR="0096044A">
        <w:rPr>
          <w:rFonts w:ascii="Times New Roman" w:hAnsi="Times New Roman" w:cs="Times New Roman"/>
          <w:sz w:val="24"/>
          <w:szCs w:val="24"/>
        </w:rPr>
        <w:t>anomalous</w:t>
      </w:r>
      <w:r w:rsidR="00B842ED">
        <w:rPr>
          <w:rFonts w:ascii="Times New Roman" w:hAnsi="Times New Roman" w:cs="Times New Roman"/>
          <w:sz w:val="24"/>
          <w:szCs w:val="24"/>
        </w:rPr>
        <w:t xml:space="preserve"> </w:t>
      </w:r>
      <w:r w:rsidR="006C13F6">
        <w:rPr>
          <w:rFonts w:ascii="Times New Roman" w:hAnsi="Times New Roman" w:cs="Times New Roman"/>
          <w:sz w:val="24"/>
          <w:szCs w:val="24"/>
        </w:rPr>
        <w:t xml:space="preserve">grain growth, </w:t>
      </w:r>
      <w:r w:rsidR="002807C8">
        <w:rPr>
          <w:rFonts w:ascii="Times New Roman" w:hAnsi="Times New Roman" w:cs="Times New Roman"/>
          <w:sz w:val="24"/>
          <w:szCs w:val="24"/>
        </w:rPr>
        <w:t>direct application of the high load seems to be the preferred option</w:t>
      </w:r>
      <w:r w:rsidR="0096044A">
        <w:rPr>
          <w:rFonts w:ascii="Times New Roman" w:hAnsi="Times New Roman" w:cs="Times New Roman"/>
          <w:sz w:val="24"/>
          <w:szCs w:val="24"/>
        </w:rPr>
        <w:t>,</w:t>
      </w:r>
      <w:r w:rsidR="002807C8">
        <w:rPr>
          <w:rFonts w:ascii="Times New Roman" w:hAnsi="Times New Roman" w:cs="Times New Roman"/>
          <w:sz w:val="24"/>
          <w:szCs w:val="24"/>
        </w:rPr>
        <w:t xml:space="preserve"> </w:t>
      </w:r>
      <w:r w:rsidR="0096044A">
        <w:rPr>
          <w:rFonts w:ascii="Times New Roman" w:hAnsi="Times New Roman" w:cs="Times New Roman"/>
          <w:sz w:val="24"/>
          <w:szCs w:val="24"/>
        </w:rPr>
        <w:t>but</w:t>
      </w:r>
      <w:r w:rsidR="002807C8">
        <w:rPr>
          <w:rFonts w:ascii="Times New Roman" w:hAnsi="Times New Roman" w:cs="Times New Roman"/>
          <w:sz w:val="24"/>
          <w:szCs w:val="24"/>
        </w:rPr>
        <w:t xml:space="preserve"> sufficient stability of </w:t>
      </w:r>
      <w:r w:rsidR="0096044A">
        <w:rPr>
          <w:rFonts w:ascii="Times New Roman" w:hAnsi="Times New Roman" w:cs="Times New Roman"/>
          <w:sz w:val="24"/>
          <w:szCs w:val="24"/>
        </w:rPr>
        <w:t>our</w:t>
      </w:r>
      <w:r w:rsidR="002807C8">
        <w:rPr>
          <w:rFonts w:ascii="Times New Roman" w:hAnsi="Times New Roman" w:cs="Times New Roman"/>
          <w:sz w:val="24"/>
          <w:szCs w:val="24"/>
        </w:rPr>
        <w:t xml:space="preserve"> pre-sintered</w:t>
      </w:r>
      <w:r w:rsidR="0096044A">
        <w:rPr>
          <w:rFonts w:ascii="Times New Roman" w:hAnsi="Times New Roman" w:cs="Times New Roman"/>
          <w:sz w:val="24"/>
          <w:szCs w:val="24"/>
        </w:rPr>
        <w:t>, porous</w:t>
      </w:r>
      <w:r w:rsidR="002807C8">
        <w:rPr>
          <w:rFonts w:ascii="Times New Roman" w:hAnsi="Times New Roman" w:cs="Times New Roman"/>
          <w:sz w:val="24"/>
          <w:szCs w:val="24"/>
        </w:rPr>
        <w:t xml:space="preserve"> compacts is questionable in this case.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D1077" w14:paraId="658C1AEE" w14:textId="77777777" w:rsidTr="00FD1077">
        <w:tc>
          <w:tcPr>
            <w:tcW w:w="9396" w:type="dxa"/>
          </w:tcPr>
          <w:p w14:paraId="10609DA2" w14:textId="56763F7A" w:rsidR="00FD1077" w:rsidRDefault="00FD1077" w:rsidP="005E00AA">
            <w:pPr>
              <w:spacing w:line="360" w:lineRule="auto"/>
              <w:jc w:val="both"/>
            </w:pPr>
            <w:r>
              <w:rPr>
                <w:noProof/>
              </w:rPr>
              <w:lastRenderedPageBreak/>
              <w:drawing>
                <wp:inline distT="0" distB="0" distL="0" distR="0" wp14:anchorId="7665CBEA" wp14:editId="116E0098">
                  <wp:extent cx="5760000" cy="21744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2174400"/>
                          </a:xfrm>
                          <a:prstGeom prst="rect">
                            <a:avLst/>
                          </a:prstGeom>
                          <a:noFill/>
                        </pic:spPr>
                      </pic:pic>
                    </a:graphicData>
                  </a:graphic>
                </wp:inline>
              </w:drawing>
            </w:r>
          </w:p>
        </w:tc>
      </w:tr>
    </w:tbl>
    <w:p w14:paraId="5F0789C6" w14:textId="06479631" w:rsidR="00FD1077" w:rsidRDefault="00FD1077" w:rsidP="00FD1077">
      <w:pPr>
        <w:spacing w:after="0" w:line="360" w:lineRule="auto"/>
        <w:jc w:val="both"/>
        <w:rPr>
          <w:rFonts w:ascii="Times New Roman" w:hAnsi="Times New Roman" w:cs="Times New Roman"/>
          <w:i/>
          <w:iCs/>
          <w:sz w:val="24"/>
          <w:szCs w:val="24"/>
        </w:rPr>
      </w:pPr>
      <w:r w:rsidRPr="00352335">
        <w:rPr>
          <w:rFonts w:ascii="Times New Roman" w:hAnsi="Times New Roman" w:cs="Times New Roman"/>
          <w:b/>
          <w:bCs/>
          <w:i/>
          <w:iCs/>
          <w:sz w:val="24"/>
          <w:szCs w:val="24"/>
        </w:rPr>
        <w:t xml:space="preserve">Figure </w:t>
      </w:r>
      <w:r w:rsidR="00352335">
        <w:rPr>
          <w:rFonts w:ascii="Times New Roman" w:hAnsi="Times New Roman" w:cs="Times New Roman"/>
          <w:b/>
          <w:bCs/>
          <w:i/>
          <w:iCs/>
          <w:sz w:val="24"/>
          <w:szCs w:val="24"/>
        </w:rPr>
        <w:t xml:space="preserve">9: </w:t>
      </w:r>
      <w:r w:rsidRPr="00352335">
        <w:rPr>
          <w:rFonts w:ascii="Times New Roman" w:hAnsi="Times New Roman" w:cs="Times New Roman"/>
          <w:i/>
          <w:iCs/>
          <w:sz w:val="24"/>
          <w:szCs w:val="24"/>
        </w:rPr>
        <w:t>Samples</w:t>
      </w:r>
      <w:r w:rsidRPr="0096044A">
        <w:rPr>
          <w:rFonts w:ascii="Times New Roman" w:hAnsi="Times New Roman" w:cs="Times New Roman"/>
          <w:i/>
          <w:iCs/>
          <w:sz w:val="24"/>
          <w:szCs w:val="24"/>
        </w:rPr>
        <w:t xml:space="preserve"> </w:t>
      </w:r>
      <w:r w:rsidR="00352335">
        <w:rPr>
          <w:rFonts w:ascii="Times New Roman" w:hAnsi="Times New Roman" w:cs="Times New Roman"/>
          <w:i/>
          <w:iCs/>
          <w:sz w:val="24"/>
          <w:szCs w:val="24"/>
        </w:rPr>
        <w:t xml:space="preserve">hot </w:t>
      </w:r>
      <w:r w:rsidRPr="0096044A">
        <w:rPr>
          <w:rFonts w:ascii="Times New Roman" w:hAnsi="Times New Roman" w:cs="Times New Roman"/>
          <w:i/>
          <w:iCs/>
          <w:sz w:val="24"/>
          <w:szCs w:val="24"/>
        </w:rPr>
        <w:t xml:space="preserve">deformed </w:t>
      </w:r>
      <w:r w:rsidR="00352335">
        <w:rPr>
          <w:rFonts w:ascii="Times New Roman" w:hAnsi="Times New Roman" w:cs="Times New Roman"/>
          <w:i/>
          <w:iCs/>
          <w:sz w:val="24"/>
          <w:szCs w:val="24"/>
        </w:rPr>
        <w:t xml:space="preserve">via FAST/SPS </w:t>
      </w:r>
      <w:r w:rsidRPr="00352335">
        <w:rPr>
          <w:rFonts w:ascii="Times New Roman" w:hAnsi="Times New Roman" w:cs="Times New Roman"/>
          <w:i/>
          <w:iCs/>
          <w:color w:val="0000FF"/>
          <w:sz w:val="24"/>
          <w:szCs w:val="24"/>
        </w:rPr>
        <w:t xml:space="preserve">at </w:t>
      </w:r>
      <w:r w:rsidR="00352335" w:rsidRPr="00352335">
        <w:rPr>
          <w:rFonts w:ascii="Times New Roman" w:hAnsi="Times New Roman" w:cs="Times New Roman"/>
          <w:i/>
          <w:iCs/>
          <w:color w:val="0000FF"/>
          <w:sz w:val="24"/>
          <w:szCs w:val="24"/>
        </w:rPr>
        <w:t>given heating rate (100°C</w:t>
      </w:r>
      <w:r w:rsidR="00352335" w:rsidRPr="00352335">
        <w:rPr>
          <w:rFonts w:ascii="Times New Roman" w:hAnsi="Times New Roman" w:cs="Times New Roman"/>
          <w:i/>
          <w:iCs/>
          <w:color w:val="0000FF"/>
          <w:sz w:val="24"/>
          <w:szCs w:val="24"/>
        </w:rPr>
        <w:sym w:font="Symbol" w:char="F0D7"/>
      </w:r>
      <w:r w:rsidR="00352335" w:rsidRPr="00352335">
        <w:rPr>
          <w:rFonts w:ascii="Times New Roman" w:hAnsi="Times New Roman" w:cs="Times New Roman"/>
          <w:i/>
          <w:iCs/>
          <w:color w:val="0000FF"/>
          <w:sz w:val="24"/>
          <w:szCs w:val="24"/>
        </w:rPr>
        <w:t>min</w:t>
      </w:r>
      <w:r w:rsidR="00352335" w:rsidRPr="00352335">
        <w:rPr>
          <w:rFonts w:ascii="Times New Roman" w:hAnsi="Times New Roman" w:cs="Times New Roman"/>
          <w:i/>
          <w:iCs/>
          <w:color w:val="0000FF"/>
          <w:sz w:val="24"/>
          <w:szCs w:val="24"/>
          <w:vertAlign w:val="superscript"/>
        </w:rPr>
        <w:t>-1</w:t>
      </w:r>
      <w:r w:rsidR="00352335" w:rsidRPr="00352335">
        <w:rPr>
          <w:rFonts w:ascii="Times New Roman" w:hAnsi="Times New Roman" w:cs="Times New Roman"/>
          <w:i/>
          <w:iCs/>
          <w:color w:val="0000FF"/>
          <w:sz w:val="24"/>
          <w:szCs w:val="24"/>
        </w:rPr>
        <w:t xml:space="preserve">) and temperature (800°C), but </w:t>
      </w:r>
      <w:r w:rsidRPr="00352335">
        <w:rPr>
          <w:rFonts w:ascii="Times New Roman" w:hAnsi="Times New Roman" w:cs="Times New Roman"/>
          <w:i/>
          <w:iCs/>
          <w:color w:val="0000FF"/>
          <w:sz w:val="24"/>
          <w:szCs w:val="24"/>
        </w:rPr>
        <w:t xml:space="preserve">different maximum pressure </w:t>
      </w:r>
      <w:r w:rsidRPr="00352335">
        <w:rPr>
          <w:rFonts w:ascii="Times New Roman" w:hAnsi="Times New Roman" w:cs="Times New Roman"/>
          <w:b/>
          <w:bCs/>
          <w:i/>
          <w:iCs/>
          <w:sz w:val="24"/>
          <w:szCs w:val="24"/>
        </w:rPr>
        <w:t>a.)</w:t>
      </w:r>
      <w:r>
        <w:rPr>
          <w:rFonts w:ascii="Times New Roman" w:hAnsi="Times New Roman" w:cs="Times New Roman"/>
          <w:i/>
          <w:iCs/>
          <w:sz w:val="24"/>
          <w:szCs w:val="24"/>
        </w:rPr>
        <w:t xml:space="preserve"> 100 MPa and </w:t>
      </w:r>
      <w:r w:rsidRPr="00352335">
        <w:rPr>
          <w:rFonts w:ascii="Times New Roman" w:hAnsi="Times New Roman" w:cs="Times New Roman"/>
          <w:b/>
          <w:bCs/>
          <w:i/>
          <w:iCs/>
          <w:sz w:val="24"/>
          <w:szCs w:val="24"/>
        </w:rPr>
        <w:t>b.)</w:t>
      </w:r>
      <w:r>
        <w:rPr>
          <w:rFonts w:ascii="Times New Roman" w:hAnsi="Times New Roman" w:cs="Times New Roman"/>
          <w:i/>
          <w:iCs/>
          <w:sz w:val="24"/>
          <w:szCs w:val="24"/>
        </w:rPr>
        <w:t xml:space="preserve"> 500 MPa</w:t>
      </w:r>
      <w:r w:rsidRPr="0096044A">
        <w:rPr>
          <w:rFonts w:ascii="Times New Roman" w:hAnsi="Times New Roman" w:cs="Times New Roman"/>
          <w:i/>
          <w:iCs/>
          <w:sz w:val="24"/>
          <w:szCs w:val="24"/>
        </w:rPr>
        <w:t>. The sample deformed at</w:t>
      </w:r>
      <w:r>
        <w:rPr>
          <w:rFonts w:ascii="Times New Roman" w:hAnsi="Times New Roman" w:cs="Times New Roman"/>
          <w:i/>
          <w:iCs/>
          <w:sz w:val="24"/>
          <w:szCs w:val="24"/>
        </w:rPr>
        <w:t xml:space="preserve"> </w:t>
      </w:r>
      <w:r w:rsidRPr="0096044A">
        <w:rPr>
          <w:rFonts w:ascii="Times New Roman" w:hAnsi="Times New Roman" w:cs="Times New Roman"/>
          <w:i/>
          <w:iCs/>
          <w:sz w:val="24"/>
          <w:szCs w:val="24"/>
        </w:rPr>
        <w:t>100 MPa displays significantly less alignment than the sample deformed at</w:t>
      </w:r>
      <w:r>
        <w:rPr>
          <w:rFonts w:ascii="Times New Roman" w:hAnsi="Times New Roman" w:cs="Times New Roman"/>
          <w:i/>
          <w:iCs/>
          <w:sz w:val="24"/>
          <w:szCs w:val="24"/>
        </w:rPr>
        <w:t xml:space="preserve"> </w:t>
      </w:r>
      <w:r w:rsidRPr="0096044A">
        <w:rPr>
          <w:rFonts w:ascii="Times New Roman" w:hAnsi="Times New Roman" w:cs="Times New Roman"/>
          <w:i/>
          <w:iCs/>
          <w:sz w:val="24"/>
          <w:szCs w:val="24"/>
        </w:rPr>
        <w:t>500 MPa</w:t>
      </w:r>
      <w:r>
        <w:rPr>
          <w:rFonts w:ascii="Times New Roman" w:hAnsi="Times New Roman" w:cs="Times New Roman"/>
          <w:i/>
          <w:iCs/>
          <w:sz w:val="24"/>
          <w:szCs w:val="24"/>
        </w:rPr>
        <w:t xml:space="preserve">. </w:t>
      </w:r>
      <w:r w:rsidRPr="0096044A">
        <w:rPr>
          <w:rFonts w:ascii="Times New Roman" w:hAnsi="Times New Roman" w:cs="Times New Roman"/>
          <w:i/>
          <w:iCs/>
          <w:sz w:val="24"/>
          <w:szCs w:val="24"/>
        </w:rPr>
        <w:t xml:space="preserve">The 500 MPa sample also displays much </w:t>
      </w:r>
      <w:commentRangeStart w:id="34"/>
      <w:r w:rsidRPr="0096044A">
        <w:rPr>
          <w:rFonts w:ascii="Times New Roman" w:hAnsi="Times New Roman" w:cs="Times New Roman"/>
          <w:i/>
          <w:iCs/>
          <w:sz w:val="24"/>
          <w:szCs w:val="24"/>
        </w:rPr>
        <w:t>larger grains</w:t>
      </w:r>
      <w:commentRangeEnd w:id="34"/>
      <w:r w:rsidR="00352335">
        <w:rPr>
          <w:rStyle w:val="CommentReference"/>
          <w:lang w:val="tr-TR"/>
        </w:rPr>
        <w:commentReference w:id="34"/>
      </w:r>
      <w:r w:rsidRPr="0096044A">
        <w:rPr>
          <w:rFonts w:ascii="Times New Roman" w:hAnsi="Times New Roman" w:cs="Times New Roman"/>
          <w:i/>
          <w:iCs/>
          <w:sz w:val="24"/>
          <w:szCs w:val="24"/>
        </w:rPr>
        <w:t>.</w:t>
      </w:r>
    </w:p>
    <w:p w14:paraId="691C22CB" w14:textId="2F76A022" w:rsidR="00102080" w:rsidRDefault="00102080" w:rsidP="0088578B">
      <w:pPr>
        <w:spacing w:after="0" w:line="360" w:lineRule="auto"/>
        <w:jc w:val="both"/>
        <w:rPr>
          <w:rFonts w:ascii="Times New Roman" w:hAnsi="Times New Roman" w:cs="Times New Roman"/>
          <w:sz w:val="24"/>
          <w:szCs w:val="24"/>
        </w:rPr>
      </w:pPr>
    </w:p>
    <w:p w14:paraId="74EA1675" w14:textId="77777777" w:rsidR="00352335" w:rsidRDefault="00352335" w:rsidP="0088578B">
      <w:pPr>
        <w:spacing w:after="0" w:line="360" w:lineRule="auto"/>
        <w:jc w:val="both"/>
        <w:rPr>
          <w:rFonts w:ascii="Times New Roman" w:hAnsi="Times New Roman" w:cs="Times New Roman"/>
          <w:sz w:val="24"/>
          <w:szCs w:val="24"/>
        </w:rPr>
      </w:pPr>
    </w:p>
    <w:p w14:paraId="6B2C8F0A" w14:textId="6350FF6B" w:rsidR="00C70278" w:rsidRPr="005930AC" w:rsidRDefault="00C70278" w:rsidP="00C70278">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3.</w:t>
      </w:r>
      <w:r>
        <w:rPr>
          <w:rFonts w:ascii="Times New Roman" w:hAnsi="Times New Roman" w:cs="Times New Roman"/>
          <w:b/>
          <w:bCs/>
          <w:sz w:val="24"/>
          <w:szCs w:val="24"/>
        </w:rPr>
        <w:t>2</w:t>
      </w:r>
      <w:r w:rsidRPr="005930AC">
        <w:rPr>
          <w:rFonts w:ascii="Times New Roman" w:hAnsi="Times New Roman" w:cs="Times New Roman"/>
          <w:b/>
          <w:bCs/>
          <w:sz w:val="24"/>
          <w:szCs w:val="24"/>
        </w:rPr>
        <w:t xml:space="preserve"> Hot deformation </w:t>
      </w:r>
      <w:r>
        <w:rPr>
          <w:rFonts w:ascii="Times New Roman" w:hAnsi="Times New Roman" w:cs="Times New Roman"/>
          <w:b/>
          <w:bCs/>
          <w:sz w:val="24"/>
          <w:szCs w:val="24"/>
        </w:rPr>
        <w:t>of pre-sintered, dense compacts by</w:t>
      </w:r>
      <w:r w:rsidRPr="005930AC">
        <w:rPr>
          <w:rFonts w:ascii="Times New Roman" w:hAnsi="Times New Roman" w:cs="Times New Roman"/>
          <w:b/>
          <w:bCs/>
          <w:sz w:val="24"/>
          <w:szCs w:val="24"/>
        </w:rPr>
        <w:t xml:space="preserve"> FAST/SPS</w:t>
      </w:r>
    </w:p>
    <w:p w14:paraId="72D927BC" w14:textId="1621A2C0" w:rsidR="00505976" w:rsidRPr="00315182" w:rsidRDefault="0096044A" w:rsidP="00822C6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increasing the stability of the pre-sintered compacts and for improving the ability to produce net-shaped magnets with homogeneous microstructure, in this experimental series all samples were pre-sintered by FAST/SPS to almost theoretical density. This approach is in accordance with established magnet production by hot pressing and die-upsetting </w:t>
      </w:r>
      <w:r w:rsidR="00690415">
        <w:rPr>
          <w:rFonts w:ascii="Times New Roman" w:hAnsi="Times New Roman" w:cs="Times New Roman"/>
          <w:sz w:val="24"/>
          <w:szCs w:val="24"/>
        </w:rPr>
        <w:t>[</w:t>
      </w:r>
      <w:r w:rsidR="00690415" w:rsidRPr="00690415">
        <w:rPr>
          <w:rFonts w:ascii="Times New Roman" w:hAnsi="Times New Roman" w:cs="Times New Roman"/>
          <w:b/>
          <w:bCs/>
          <w:color w:val="0000FF"/>
          <w:sz w:val="24"/>
          <w:szCs w:val="24"/>
        </w:rPr>
        <w:t>Croat 2018</w:t>
      </w:r>
      <w:r w:rsidR="00690415">
        <w:rPr>
          <w:rFonts w:ascii="Times New Roman" w:hAnsi="Times New Roman" w:cs="Times New Roman"/>
          <w:sz w:val="24"/>
          <w:szCs w:val="24"/>
        </w:rPr>
        <w:t>].</w:t>
      </w:r>
      <w:r>
        <w:rPr>
          <w:rFonts w:ascii="Times New Roman" w:hAnsi="Times New Roman" w:cs="Times New Roman"/>
          <w:sz w:val="24"/>
          <w:szCs w:val="24"/>
        </w:rPr>
        <w:t xml:space="preserve"> </w:t>
      </w:r>
      <w:r w:rsidR="000522C8" w:rsidRPr="00315182">
        <w:rPr>
          <w:rFonts w:ascii="Times New Roman" w:hAnsi="Times New Roman" w:cs="Times New Roman"/>
          <w:b/>
          <w:bCs/>
          <w:sz w:val="24"/>
          <w:szCs w:val="24"/>
        </w:rPr>
        <w:t xml:space="preserve">Figure </w:t>
      </w:r>
      <w:r w:rsidR="00315182" w:rsidRPr="00315182">
        <w:rPr>
          <w:rFonts w:ascii="Times New Roman" w:hAnsi="Times New Roman" w:cs="Times New Roman"/>
          <w:b/>
          <w:bCs/>
          <w:sz w:val="24"/>
          <w:szCs w:val="24"/>
        </w:rPr>
        <w:t>10</w:t>
      </w:r>
      <w:r w:rsidR="000522C8" w:rsidRPr="00315182">
        <w:rPr>
          <w:rFonts w:ascii="Times New Roman" w:hAnsi="Times New Roman" w:cs="Times New Roman"/>
          <w:sz w:val="24"/>
          <w:szCs w:val="24"/>
        </w:rPr>
        <w:t xml:space="preserve"> shows the typical FAST/SPS cycles used for production of hot compacted</w:t>
      </w:r>
      <w:r w:rsidR="00315182">
        <w:rPr>
          <w:rFonts w:ascii="Times New Roman" w:hAnsi="Times New Roman" w:cs="Times New Roman"/>
          <w:sz w:val="24"/>
          <w:szCs w:val="24"/>
        </w:rPr>
        <w:t xml:space="preserve"> </w:t>
      </w:r>
      <w:r w:rsidR="000522C8" w:rsidRPr="00315182">
        <w:rPr>
          <w:rFonts w:ascii="Times New Roman" w:hAnsi="Times New Roman" w:cs="Times New Roman"/>
          <w:sz w:val="24"/>
          <w:szCs w:val="24"/>
        </w:rPr>
        <w:t>(</w:t>
      </w:r>
      <w:r w:rsidR="000522C8"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w:t>
      </w:r>
      <w:r w:rsidR="000522C8" w:rsidRPr="00315182">
        <w:rPr>
          <w:rFonts w:ascii="Times New Roman" w:hAnsi="Times New Roman" w:cs="Times New Roman"/>
          <w:b/>
          <w:bCs/>
          <w:sz w:val="24"/>
          <w:szCs w:val="24"/>
        </w:rPr>
        <w:t xml:space="preserve"> </w:t>
      </w:r>
      <w:r w:rsidR="00315182">
        <w:rPr>
          <w:rFonts w:ascii="Times New Roman" w:hAnsi="Times New Roman" w:cs="Times New Roman"/>
          <w:b/>
          <w:bCs/>
          <w:sz w:val="24"/>
          <w:szCs w:val="24"/>
        </w:rPr>
        <w:t>10</w:t>
      </w:r>
      <w:r w:rsidR="000522C8" w:rsidRPr="00315182">
        <w:rPr>
          <w:rFonts w:ascii="Times New Roman" w:hAnsi="Times New Roman" w:cs="Times New Roman"/>
          <w:b/>
          <w:bCs/>
          <w:sz w:val="24"/>
          <w:szCs w:val="24"/>
        </w:rPr>
        <w:t>a</w:t>
      </w:r>
      <w:r w:rsidR="000522C8" w:rsidRPr="00315182">
        <w:rPr>
          <w:rFonts w:ascii="Times New Roman" w:hAnsi="Times New Roman" w:cs="Times New Roman"/>
          <w:sz w:val="24"/>
          <w:szCs w:val="24"/>
        </w:rPr>
        <w:t>) and hot deformed (</w:t>
      </w:r>
      <w:r w:rsidR="000522C8"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w:t>
      </w:r>
      <w:r w:rsidR="000522C8" w:rsidRPr="00315182">
        <w:rPr>
          <w:rFonts w:ascii="Times New Roman" w:hAnsi="Times New Roman" w:cs="Times New Roman"/>
          <w:b/>
          <w:bCs/>
          <w:sz w:val="24"/>
          <w:szCs w:val="24"/>
        </w:rPr>
        <w:t xml:space="preserve"> </w:t>
      </w:r>
      <w:r w:rsidR="00315182" w:rsidRPr="00315182">
        <w:rPr>
          <w:rFonts w:ascii="Times New Roman" w:hAnsi="Times New Roman" w:cs="Times New Roman"/>
          <w:b/>
          <w:bCs/>
          <w:sz w:val="24"/>
          <w:szCs w:val="24"/>
        </w:rPr>
        <w:t>10</w:t>
      </w:r>
      <w:r w:rsidR="000522C8" w:rsidRPr="00315182">
        <w:rPr>
          <w:rFonts w:ascii="Times New Roman" w:hAnsi="Times New Roman" w:cs="Times New Roman"/>
          <w:b/>
          <w:bCs/>
          <w:sz w:val="24"/>
          <w:szCs w:val="24"/>
        </w:rPr>
        <w:t>b</w:t>
      </w:r>
      <w:r w:rsidR="000522C8" w:rsidRPr="00315182">
        <w:rPr>
          <w:rFonts w:ascii="Times New Roman" w:hAnsi="Times New Roman" w:cs="Times New Roman"/>
          <w:sz w:val="24"/>
          <w:szCs w:val="24"/>
        </w:rPr>
        <w:t xml:space="preserve">) </w:t>
      </w:r>
      <w:r w:rsidR="00822C67" w:rsidRPr="00315182">
        <w:rPr>
          <w:rFonts w:ascii="Times New Roman" w:hAnsi="Times New Roman" w:cs="Times New Roman"/>
          <w:sz w:val="24"/>
          <w:szCs w:val="24"/>
        </w:rPr>
        <w:t>Nd-Fe-B samples</w:t>
      </w:r>
      <w:r w:rsidR="000522C8" w:rsidRPr="00315182">
        <w:rPr>
          <w:rFonts w:ascii="Times New Roman" w:hAnsi="Times New Roman" w:cs="Times New Roman"/>
          <w:sz w:val="24"/>
          <w:szCs w:val="24"/>
        </w:rPr>
        <w:t>. For the hot deformation</w:t>
      </w:r>
      <w:r w:rsidR="00315182">
        <w:rPr>
          <w:rFonts w:ascii="Times New Roman" w:hAnsi="Times New Roman" w:cs="Times New Roman"/>
          <w:sz w:val="24"/>
          <w:szCs w:val="24"/>
        </w:rPr>
        <w:t>,</w:t>
      </w:r>
      <w:r w:rsidR="000522C8" w:rsidRPr="00315182">
        <w:rPr>
          <w:rFonts w:ascii="Times New Roman" w:hAnsi="Times New Roman" w:cs="Times New Roman"/>
          <w:sz w:val="24"/>
          <w:szCs w:val="24"/>
        </w:rPr>
        <w:t xml:space="preserve"> contact pressure of 10 MPa (calculated for the 20 mm die) was applied and temperature was increased up </w:t>
      </w:r>
      <w:r w:rsidR="005D3FD7" w:rsidRPr="00315182">
        <w:rPr>
          <w:rFonts w:ascii="Times New Roman" w:hAnsi="Times New Roman" w:cs="Times New Roman"/>
          <w:sz w:val="24"/>
          <w:szCs w:val="24"/>
        </w:rPr>
        <w:t xml:space="preserve">to </w:t>
      </w:r>
      <w:r w:rsidR="000522C8" w:rsidRPr="00315182">
        <w:rPr>
          <w:rFonts w:ascii="Times New Roman" w:hAnsi="Times New Roman" w:cs="Times New Roman"/>
          <w:sz w:val="24"/>
          <w:szCs w:val="24"/>
        </w:rPr>
        <w:t>75</w:t>
      </w:r>
      <w:r w:rsidR="005D3FD7" w:rsidRPr="00315182">
        <w:rPr>
          <w:rFonts w:ascii="Times New Roman" w:hAnsi="Times New Roman" w:cs="Times New Roman"/>
          <w:sz w:val="24"/>
          <w:szCs w:val="24"/>
        </w:rPr>
        <w:t>0 °C with heating rate of 75</w:t>
      </w:r>
      <w:r w:rsidR="00315182">
        <w:rPr>
          <w:rFonts w:ascii="Times New Roman" w:hAnsi="Times New Roman" w:cs="Times New Roman"/>
          <w:sz w:val="24"/>
          <w:szCs w:val="24"/>
        </w:rPr>
        <w:t xml:space="preserve"> </w:t>
      </w:r>
      <w:r w:rsidR="005D3FD7" w:rsidRPr="00315182">
        <w:rPr>
          <w:rFonts w:ascii="Times New Roman" w:hAnsi="Times New Roman" w:cs="Times New Roman"/>
          <w:sz w:val="24"/>
          <w:szCs w:val="24"/>
        </w:rPr>
        <w:t>°C</w:t>
      </w:r>
      <w:r w:rsidR="00315182">
        <w:rPr>
          <w:rFonts w:ascii="Times New Roman" w:hAnsi="Times New Roman" w:cs="Times New Roman"/>
          <w:sz w:val="24"/>
          <w:szCs w:val="24"/>
        </w:rPr>
        <w:sym w:font="Symbol" w:char="F0D7"/>
      </w:r>
      <w:r w:rsidR="005D3FD7" w:rsidRPr="00315182">
        <w:rPr>
          <w:rFonts w:ascii="Times New Roman" w:hAnsi="Times New Roman" w:cs="Times New Roman"/>
          <w:sz w:val="24"/>
          <w:szCs w:val="24"/>
        </w:rPr>
        <w:t>min</w:t>
      </w:r>
      <w:r w:rsidR="00315182" w:rsidRPr="00315182">
        <w:rPr>
          <w:rFonts w:ascii="Times New Roman" w:hAnsi="Times New Roman" w:cs="Times New Roman"/>
          <w:sz w:val="24"/>
          <w:szCs w:val="24"/>
          <w:vertAlign w:val="superscript"/>
        </w:rPr>
        <w:t>-1</w:t>
      </w:r>
      <w:r w:rsidR="000522C8" w:rsidRPr="00315182">
        <w:rPr>
          <w:rFonts w:ascii="Times New Roman" w:hAnsi="Times New Roman" w:cs="Times New Roman"/>
          <w:sz w:val="24"/>
          <w:szCs w:val="24"/>
        </w:rPr>
        <w:t>. Once the sample temperature reached 600°C</w:t>
      </w:r>
      <w:r w:rsidR="002D1AA6" w:rsidRPr="00315182">
        <w:rPr>
          <w:rFonts w:ascii="Times New Roman" w:hAnsi="Times New Roman" w:cs="Times New Roman"/>
          <w:sz w:val="24"/>
          <w:szCs w:val="24"/>
        </w:rPr>
        <w:t>,</w:t>
      </w:r>
      <w:r w:rsidR="000522C8" w:rsidRPr="00315182">
        <w:rPr>
          <w:rFonts w:ascii="Times New Roman" w:hAnsi="Times New Roman" w:cs="Times New Roman"/>
          <w:sz w:val="24"/>
          <w:szCs w:val="24"/>
        </w:rPr>
        <w:t xml:space="preserve"> pressure</w:t>
      </w:r>
      <w:r w:rsidR="002D1AA6" w:rsidRPr="00315182">
        <w:rPr>
          <w:rFonts w:ascii="Times New Roman" w:hAnsi="Times New Roman" w:cs="Times New Roman"/>
          <w:sz w:val="24"/>
          <w:szCs w:val="24"/>
        </w:rPr>
        <w:t xml:space="preserve"> and temperature</w:t>
      </w:r>
      <w:r w:rsidR="000522C8" w:rsidRPr="00315182">
        <w:rPr>
          <w:rFonts w:ascii="Times New Roman" w:hAnsi="Times New Roman" w:cs="Times New Roman"/>
          <w:sz w:val="24"/>
          <w:szCs w:val="24"/>
        </w:rPr>
        <w:t xml:space="preserve"> </w:t>
      </w:r>
      <w:r w:rsidR="002D1AA6" w:rsidRPr="00315182">
        <w:rPr>
          <w:rFonts w:ascii="Times New Roman" w:hAnsi="Times New Roman" w:cs="Times New Roman"/>
          <w:sz w:val="24"/>
          <w:szCs w:val="24"/>
        </w:rPr>
        <w:t xml:space="preserve">were increased simultaneously </w:t>
      </w:r>
      <w:r w:rsidR="00315182" w:rsidRPr="00315182">
        <w:rPr>
          <w:rFonts w:ascii="Times New Roman" w:hAnsi="Times New Roman" w:cs="Times New Roman"/>
          <w:color w:val="0000FF"/>
          <w:sz w:val="24"/>
          <w:szCs w:val="24"/>
        </w:rPr>
        <w:t>until</w:t>
      </w:r>
      <w:r w:rsidR="002D1AA6" w:rsidRPr="00315182">
        <w:rPr>
          <w:rFonts w:ascii="Times New Roman" w:hAnsi="Times New Roman" w:cs="Times New Roman"/>
          <w:color w:val="0000FF"/>
          <w:sz w:val="24"/>
          <w:szCs w:val="24"/>
        </w:rPr>
        <w:t xml:space="preserve"> reach</w:t>
      </w:r>
      <w:r w:rsidR="00315182" w:rsidRPr="00315182">
        <w:rPr>
          <w:rFonts w:ascii="Times New Roman" w:hAnsi="Times New Roman" w:cs="Times New Roman"/>
          <w:color w:val="0000FF"/>
          <w:sz w:val="24"/>
          <w:szCs w:val="24"/>
        </w:rPr>
        <w:t>ing</w:t>
      </w:r>
      <w:r w:rsidR="002D1AA6" w:rsidRPr="00315182">
        <w:rPr>
          <w:rFonts w:ascii="Times New Roman" w:hAnsi="Times New Roman" w:cs="Times New Roman"/>
          <w:color w:val="0000FF"/>
          <w:sz w:val="24"/>
          <w:szCs w:val="24"/>
        </w:rPr>
        <w:t xml:space="preserve"> </w:t>
      </w:r>
      <w:r w:rsidR="002D1AA6" w:rsidRPr="00315182">
        <w:rPr>
          <w:rFonts w:ascii="Times New Roman" w:hAnsi="Times New Roman" w:cs="Times New Roman"/>
          <w:sz w:val="24"/>
          <w:szCs w:val="24"/>
        </w:rPr>
        <w:t>50</w:t>
      </w:r>
      <w:r w:rsidR="000522C8" w:rsidRPr="00315182">
        <w:rPr>
          <w:rFonts w:ascii="Times New Roman" w:hAnsi="Times New Roman" w:cs="Times New Roman"/>
          <w:sz w:val="24"/>
          <w:szCs w:val="24"/>
        </w:rPr>
        <w:t xml:space="preserve"> MPa</w:t>
      </w:r>
      <w:r w:rsidR="002D1AA6" w:rsidRPr="00315182">
        <w:rPr>
          <w:rFonts w:ascii="Times New Roman" w:hAnsi="Times New Roman" w:cs="Times New Roman"/>
          <w:sz w:val="24"/>
          <w:szCs w:val="24"/>
        </w:rPr>
        <w:t xml:space="preserve"> at 750°C. The pressure was further increased during the 60 seconds dwelling step at 750°C</w:t>
      </w:r>
      <w:r w:rsidR="000522C8" w:rsidRPr="00315182">
        <w:rPr>
          <w:rFonts w:ascii="Times New Roman" w:hAnsi="Times New Roman" w:cs="Times New Roman"/>
          <w:sz w:val="24"/>
          <w:szCs w:val="24"/>
        </w:rPr>
        <w:t xml:space="preserve"> </w:t>
      </w:r>
      <w:r w:rsidR="005D3FD7" w:rsidRPr="00315182">
        <w:rPr>
          <w:rFonts w:ascii="Times New Roman" w:hAnsi="Times New Roman" w:cs="Times New Roman"/>
          <w:sz w:val="24"/>
          <w:szCs w:val="24"/>
        </w:rPr>
        <w:t xml:space="preserve">(See </w:t>
      </w:r>
      <w:r w:rsidR="005D3FD7"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 10</w:t>
      </w:r>
      <w:r w:rsidR="005D3FD7" w:rsidRPr="00315182">
        <w:rPr>
          <w:rFonts w:ascii="Times New Roman" w:hAnsi="Times New Roman" w:cs="Times New Roman"/>
          <w:sz w:val="24"/>
          <w:szCs w:val="24"/>
        </w:rPr>
        <w:t>).</w:t>
      </w:r>
    </w:p>
    <w:p w14:paraId="2BB6E8F5" w14:textId="77777777" w:rsidR="00505976" w:rsidRPr="00315182" w:rsidRDefault="00505976" w:rsidP="00822C67">
      <w:pPr>
        <w:spacing w:after="0" w:line="360" w:lineRule="auto"/>
        <w:jc w:val="both"/>
        <w:rPr>
          <w:rFonts w:ascii="Times New Roman" w:hAnsi="Times New Roman" w:cs="Times New Roman"/>
          <w:sz w:val="24"/>
          <w:szCs w:val="24"/>
        </w:rPr>
      </w:pPr>
    </w:p>
    <w:p w14:paraId="721B2E43" w14:textId="17CAA3FF" w:rsidR="00F65425" w:rsidRPr="00315182" w:rsidRDefault="00F65425"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65425" w14:paraId="2A5A2486" w14:textId="77777777" w:rsidTr="00315182">
        <w:tc>
          <w:tcPr>
            <w:tcW w:w="9396" w:type="dxa"/>
          </w:tcPr>
          <w:p w14:paraId="7665617E" w14:textId="4F769B1F" w:rsidR="00F65425" w:rsidRDefault="00FB63FF" w:rsidP="0088578B">
            <w:pPr>
              <w:spacing w:line="360" w:lineRule="auto"/>
              <w:jc w:val="both"/>
              <w:rPr>
                <w:rFonts w:ascii="Times New Roman" w:hAnsi="Times New Roman" w:cs="Times New Roman"/>
                <w:color w:val="00B050"/>
                <w:sz w:val="24"/>
                <w:szCs w:val="24"/>
              </w:rPr>
            </w:pPr>
            <w:r>
              <w:rPr>
                <w:rFonts w:ascii="Times New Roman" w:hAnsi="Times New Roman" w:cs="Times New Roman"/>
                <w:noProof/>
                <w:color w:val="00B050"/>
                <w:sz w:val="24"/>
                <w:szCs w:val="24"/>
              </w:rPr>
              <w:lastRenderedPageBreak/>
              <w:drawing>
                <wp:inline distT="0" distB="0" distL="0" distR="0" wp14:anchorId="1AC9497D" wp14:editId="12EF8677">
                  <wp:extent cx="5669357" cy="21297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6528" cy="2136241"/>
                          </a:xfrm>
                          <a:prstGeom prst="rect">
                            <a:avLst/>
                          </a:prstGeom>
                          <a:noFill/>
                        </pic:spPr>
                      </pic:pic>
                    </a:graphicData>
                  </a:graphic>
                </wp:inline>
              </w:drawing>
            </w:r>
          </w:p>
        </w:tc>
      </w:tr>
    </w:tbl>
    <w:p w14:paraId="70EDDAA3" w14:textId="6F570E2E" w:rsidR="006F25C0" w:rsidRPr="00315182" w:rsidRDefault="00F65425" w:rsidP="006F25C0">
      <w:pPr>
        <w:spacing w:after="0" w:line="360" w:lineRule="auto"/>
        <w:jc w:val="both"/>
        <w:rPr>
          <w:rFonts w:ascii="Times New Roman" w:hAnsi="Times New Roman" w:cs="Times New Roman"/>
          <w:i/>
          <w:iCs/>
          <w:sz w:val="24"/>
          <w:szCs w:val="24"/>
        </w:rPr>
      </w:pPr>
      <w:commentRangeStart w:id="35"/>
      <w:commentRangeStart w:id="36"/>
      <w:r w:rsidRPr="00315182">
        <w:rPr>
          <w:rFonts w:ascii="Times New Roman" w:hAnsi="Times New Roman" w:cs="Times New Roman"/>
          <w:b/>
          <w:bCs/>
          <w:i/>
          <w:iCs/>
          <w:sz w:val="24"/>
          <w:szCs w:val="24"/>
        </w:rPr>
        <w:t xml:space="preserve">Figure </w:t>
      </w:r>
      <w:r w:rsidR="00315182" w:rsidRPr="00315182">
        <w:rPr>
          <w:rFonts w:ascii="Times New Roman" w:hAnsi="Times New Roman" w:cs="Times New Roman"/>
          <w:b/>
          <w:bCs/>
          <w:i/>
          <w:iCs/>
          <w:sz w:val="24"/>
          <w:szCs w:val="24"/>
        </w:rPr>
        <w:t>10</w:t>
      </w:r>
      <w:r w:rsidRPr="00315182">
        <w:rPr>
          <w:rFonts w:ascii="Times New Roman" w:hAnsi="Times New Roman" w:cs="Times New Roman"/>
          <w:b/>
          <w:bCs/>
          <w:i/>
          <w:iCs/>
          <w:sz w:val="24"/>
          <w:szCs w:val="24"/>
        </w:rPr>
        <w:t>:</w:t>
      </w:r>
      <w:r w:rsidRPr="00315182">
        <w:rPr>
          <w:rFonts w:ascii="Times New Roman" w:hAnsi="Times New Roman" w:cs="Times New Roman"/>
          <w:i/>
          <w:iCs/>
          <w:sz w:val="24"/>
          <w:szCs w:val="24"/>
        </w:rPr>
        <w:t xml:space="preserve"> </w:t>
      </w:r>
      <w:commentRangeEnd w:id="35"/>
      <w:r w:rsidR="00315182">
        <w:rPr>
          <w:rStyle w:val="CommentReference"/>
          <w:lang w:val="tr-TR"/>
        </w:rPr>
        <w:commentReference w:id="35"/>
      </w:r>
      <w:commentRangeEnd w:id="36"/>
      <w:r w:rsidR="00771B16">
        <w:rPr>
          <w:rStyle w:val="CommentReference"/>
          <w:lang w:val="tr-TR"/>
        </w:rPr>
        <w:commentReference w:id="36"/>
      </w:r>
      <w:r w:rsidR="006F25C0" w:rsidRPr="00315182">
        <w:rPr>
          <w:rFonts w:ascii="Times New Roman" w:hAnsi="Times New Roman" w:cs="Times New Roman"/>
          <w:b/>
          <w:bCs/>
          <w:i/>
          <w:iCs/>
          <w:sz w:val="24"/>
          <w:szCs w:val="24"/>
        </w:rPr>
        <w:t>a</w:t>
      </w:r>
      <w:r w:rsidR="00315182" w:rsidRPr="00315182">
        <w:rPr>
          <w:rFonts w:ascii="Times New Roman" w:hAnsi="Times New Roman" w:cs="Times New Roman"/>
          <w:b/>
          <w:bCs/>
          <w:i/>
          <w:iCs/>
          <w:sz w:val="24"/>
          <w:szCs w:val="24"/>
        </w:rPr>
        <w:t>.</w:t>
      </w:r>
      <w:r w:rsidR="006F25C0" w:rsidRPr="00315182">
        <w:rPr>
          <w:rFonts w:ascii="Times New Roman" w:hAnsi="Times New Roman" w:cs="Times New Roman"/>
          <w:b/>
          <w:bCs/>
          <w:i/>
          <w:iCs/>
          <w:sz w:val="24"/>
          <w:szCs w:val="24"/>
        </w:rPr>
        <w:t>)</w:t>
      </w:r>
      <w:r w:rsidR="006F25C0" w:rsidRPr="00315182">
        <w:rPr>
          <w:rFonts w:ascii="Times New Roman" w:hAnsi="Times New Roman" w:cs="Times New Roman"/>
          <w:i/>
          <w:iCs/>
          <w:sz w:val="24"/>
          <w:szCs w:val="24"/>
        </w:rPr>
        <w:t xml:space="preserve"> Hot compaction </w:t>
      </w:r>
      <w:r w:rsidR="00315182" w:rsidRPr="00315182">
        <w:rPr>
          <w:rFonts w:ascii="Times New Roman" w:hAnsi="Times New Roman" w:cs="Times New Roman"/>
          <w:i/>
          <w:iCs/>
          <w:color w:val="0000FF"/>
          <w:sz w:val="24"/>
          <w:szCs w:val="24"/>
        </w:rPr>
        <w:t xml:space="preserve">(= pre-sintering) </w:t>
      </w:r>
      <w:r w:rsidR="006F25C0" w:rsidRPr="00315182">
        <w:rPr>
          <w:rFonts w:ascii="Times New Roman" w:hAnsi="Times New Roman" w:cs="Times New Roman"/>
          <w:i/>
          <w:iCs/>
          <w:sz w:val="24"/>
          <w:szCs w:val="24"/>
        </w:rPr>
        <w:t xml:space="preserve">cycle of Nd-Fe-B </w:t>
      </w:r>
      <w:r w:rsidR="00C71C8E" w:rsidRPr="00315182">
        <w:rPr>
          <w:rFonts w:ascii="Times New Roman" w:hAnsi="Times New Roman" w:cs="Times New Roman"/>
          <w:i/>
          <w:iCs/>
          <w:sz w:val="24"/>
          <w:szCs w:val="24"/>
        </w:rPr>
        <w:t>powder</w:t>
      </w:r>
      <w:r w:rsidR="006F25C0" w:rsidRPr="00315182">
        <w:rPr>
          <w:rFonts w:ascii="Times New Roman" w:hAnsi="Times New Roman" w:cs="Times New Roman"/>
          <w:i/>
          <w:iCs/>
          <w:sz w:val="24"/>
          <w:szCs w:val="24"/>
        </w:rPr>
        <w:t xml:space="preserve"> (725°C, </w:t>
      </w:r>
      <w:commentRangeStart w:id="37"/>
      <w:commentRangeStart w:id="38"/>
      <w:r w:rsidR="006F25C0" w:rsidRPr="00315182">
        <w:rPr>
          <w:rFonts w:ascii="Times New Roman" w:hAnsi="Times New Roman" w:cs="Times New Roman"/>
          <w:i/>
          <w:iCs/>
          <w:sz w:val="24"/>
          <w:szCs w:val="24"/>
        </w:rPr>
        <w:t>48</w:t>
      </w:r>
      <w:commentRangeEnd w:id="37"/>
      <w:r w:rsidR="00315182">
        <w:rPr>
          <w:rStyle w:val="CommentReference"/>
          <w:lang w:val="tr-TR"/>
        </w:rPr>
        <w:commentReference w:id="37"/>
      </w:r>
      <w:commentRangeEnd w:id="38"/>
      <w:r w:rsidR="00771B16">
        <w:rPr>
          <w:rStyle w:val="CommentReference"/>
          <w:lang w:val="tr-TR"/>
        </w:rPr>
        <w:commentReference w:id="38"/>
      </w:r>
      <w:r w:rsidR="006F25C0" w:rsidRPr="00315182">
        <w:rPr>
          <w:rFonts w:ascii="Times New Roman" w:hAnsi="Times New Roman" w:cs="Times New Roman"/>
          <w:i/>
          <w:iCs/>
          <w:sz w:val="24"/>
          <w:szCs w:val="24"/>
        </w:rPr>
        <w:t xml:space="preserve"> MPa, 60s) via FAST/SPS. </w:t>
      </w:r>
      <w:r w:rsidR="006F25C0" w:rsidRPr="00315182">
        <w:rPr>
          <w:rFonts w:ascii="Times New Roman" w:hAnsi="Times New Roman" w:cs="Times New Roman"/>
          <w:b/>
          <w:bCs/>
          <w:i/>
          <w:iCs/>
          <w:sz w:val="24"/>
          <w:szCs w:val="24"/>
        </w:rPr>
        <w:t>b</w:t>
      </w:r>
      <w:r w:rsidR="00315182" w:rsidRPr="00315182">
        <w:rPr>
          <w:rFonts w:ascii="Times New Roman" w:hAnsi="Times New Roman" w:cs="Times New Roman"/>
          <w:b/>
          <w:bCs/>
          <w:i/>
          <w:iCs/>
          <w:sz w:val="24"/>
          <w:szCs w:val="24"/>
        </w:rPr>
        <w:t>.</w:t>
      </w:r>
      <w:r w:rsidR="006F25C0" w:rsidRPr="00315182">
        <w:rPr>
          <w:rFonts w:ascii="Times New Roman" w:hAnsi="Times New Roman" w:cs="Times New Roman"/>
          <w:b/>
          <w:bCs/>
          <w:i/>
          <w:iCs/>
          <w:sz w:val="24"/>
          <w:szCs w:val="24"/>
        </w:rPr>
        <w:t>)</w:t>
      </w:r>
      <w:r w:rsidR="006F25C0" w:rsidRPr="00315182">
        <w:rPr>
          <w:rFonts w:ascii="Times New Roman" w:hAnsi="Times New Roman" w:cs="Times New Roman"/>
          <w:i/>
          <w:iCs/>
          <w:sz w:val="24"/>
          <w:szCs w:val="24"/>
        </w:rPr>
        <w:t xml:space="preserve"> </w:t>
      </w:r>
      <w:r w:rsidR="00C71C8E" w:rsidRPr="00315182">
        <w:rPr>
          <w:rFonts w:ascii="Times New Roman" w:hAnsi="Times New Roman" w:cs="Times New Roman"/>
          <w:i/>
          <w:iCs/>
          <w:sz w:val="24"/>
          <w:szCs w:val="24"/>
        </w:rPr>
        <w:t xml:space="preserve">Hot deformation cycle of dense Nd-Fe-B samples: </w:t>
      </w:r>
      <w:r w:rsidR="00315182">
        <w:rPr>
          <w:rFonts w:ascii="Times New Roman" w:hAnsi="Times New Roman" w:cs="Times New Roman"/>
          <w:i/>
          <w:iCs/>
          <w:sz w:val="24"/>
          <w:szCs w:val="24"/>
        </w:rPr>
        <w:t>P</w:t>
      </w:r>
      <w:r w:rsidR="006F25C0" w:rsidRPr="00315182">
        <w:rPr>
          <w:rFonts w:ascii="Times New Roman" w:hAnsi="Times New Roman" w:cs="Times New Roman"/>
          <w:i/>
          <w:iCs/>
          <w:sz w:val="24"/>
          <w:szCs w:val="24"/>
        </w:rPr>
        <w:t xml:space="preserve">re-heating with </w:t>
      </w:r>
      <w:r w:rsidR="00C71C8E" w:rsidRPr="00315182">
        <w:rPr>
          <w:rFonts w:ascii="Times New Roman" w:hAnsi="Times New Roman" w:cs="Times New Roman"/>
          <w:i/>
          <w:iCs/>
          <w:sz w:val="24"/>
          <w:szCs w:val="24"/>
        </w:rPr>
        <w:t>75</w:t>
      </w:r>
      <w:r w:rsidR="006F25C0" w:rsidRPr="00315182">
        <w:rPr>
          <w:rFonts w:ascii="Times New Roman" w:hAnsi="Times New Roman" w:cs="Times New Roman"/>
          <w:i/>
          <w:iCs/>
          <w:sz w:val="24"/>
          <w:szCs w:val="24"/>
        </w:rPr>
        <w:t>°C</w:t>
      </w:r>
      <w:r w:rsidR="006F25C0" w:rsidRPr="00315182">
        <w:rPr>
          <w:rFonts w:ascii="Times New Roman" w:hAnsi="Times New Roman" w:cs="Times New Roman"/>
          <w:i/>
          <w:iCs/>
          <w:sz w:val="24"/>
          <w:szCs w:val="24"/>
        </w:rPr>
        <w:sym w:font="Symbol" w:char="F0D7"/>
      </w:r>
      <w:r w:rsidR="006F25C0" w:rsidRPr="00315182">
        <w:rPr>
          <w:rFonts w:ascii="Times New Roman" w:hAnsi="Times New Roman" w:cs="Times New Roman"/>
          <w:i/>
          <w:iCs/>
          <w:sz w:val="24"/>
          <w:szCs w:val="24"/>
        </w:rPr>
        <w:t>min</w:t>
      </w:r>
      <w:r w:rsidR="006F25C0" w:rsidRPr="00315182">
        <w:rPr>
          <w:rFonts w:ascii="Times New Roman" w:hAnsi="Times New Roman" w:cs="Times New Roman"/>
          <w:i/>
          <w:iCs/>
          <w:sz w:val="24"/>
          <w:szCs w:val="24"/>
          <w:vertAlign w:val="superscript"/>
        </w:rPr>
        <w:t>-1</w:t>
      </w:r>
      <w:r w:rsidR="006F25C0" w:rsidRPr="00315182">
        <w:rPr>
          <w:rFonts w:ascii="Times New Roman" w:hAnsi="Times New Roman" w:cs="Times New Roman"/>
          <w:i/>
          <w:iCs/>
          <w:sz w:val="24"/>
          <w:szCs w:val="24"/>
        </w:rPr>
        <w:t xml:space="preserve"> to </w:t>
      </w:r>
      <w:r w:rsidR="00AA366E" w:rsidRPr="00315182">
        <w:rPr>
          <w:rFonts w:ascii="Times New Roman" w:hAnsi="Times New Roman" w:cs="Times New Roman"/>
          <w:i/>
          <w:iCs/>
          <w:sz w:val="24"/>
          <w:szCs w:val="24"/>
        </w:rPr>
        <w:t>6</w:t>
      </w:r>
      <w:r w:rsidR="006F25C0" w:rsidRPr="00315182">
        <w:rPr>
          <w:rFonts w:ascii="Times New Roman" w:hAnsi="Times New Roman" w:cs="Times New Roman"/>
          <w:i/>
          <w:iCs/>
          <w:sz w:val="24"/>
          <w:szCs w:val="24"/>
        </w:rPr>
        <w:t>00°C and pre-</w:t>
      </w:r>
      <w:r w:rsidR="006F25C0" w:rsidRPr="00315182">
        <w:rPr>
          <w:rFonts w:ascii="Times New Roman" w:hAnsi="Times New Roman" w:cs="Times New Roman"/>
          <w:i/>
          <w:iCs/>
          <w:color w:val="0000FF"/>
          <w:sz w:val="24"/>
          <w:szCs w:val="24"/>
        </w:rPr>
        <w:t>load</w:t>
      </w:r>
      <w:r w:rsidR="00315182" w:rsidRPr="00315182">
        <w:rPr>
          <w:rFonts w:ascii="Times New Roman" w:hAnsi="Times New Roman" w:cs="Times New Roman"/>
          <w:i/>
          <w:iCs/>
          <w:color w:val="0000FF"/>
          <w:sz w:val="24"/>
          <w:szCs w:val="24"/>
        </w:rPr>
        <w:t>ing</w:t>
      </w:r>
      <w:r w:rsidR="006F25C0" w:rsidRPr="00315182">
        <w:rPr>
          <w:rFonts w:ascii="Times New Roman" w:hAnsi="Times New Roman" w:cs="Times New Roman"/>
          <w:i/>
          <w:iCs/>
          <w:sz w:val="24"/>
          <w:szCs w:val="24"/>
        </w:rPr>
        <w:t xml:space="preserve"> with </w:t>
      </w:r>
      <w:r w:rsidR="00AA366E" w:rsidRPr="00315182">
        <w:rPr>
          <w:rFonts w:ascii="Times New Roman" w:hAnsi="Times New Roman" w:cs="Times New Roman"/>
          <w:i/>
          <w:iCs/>
          <w:sz w:val="24"/>
          <w:szCs w:val="24"/>
        </w:rPr>
        <w:t>10</w:t>
      </w:r>
      <w:r w:rsidR="006F25C0" w:rsidRPr="00315182">
        <w:rPr>
          <w:rFonts w:ascii="Times New Roman" w:hAnsi="Times New Roman" w:cs="Times New Roman"/>
          <w:i/>
          <w:iCs/>
          <w:sz w:val="24"/>
          <w:szCs w:val="24"/>
        </w:rPr>
        <w:t xml:space="preserve"> MPa before applying the main pressure of </w:t>
      </w:r>
      <w:r w:rsidR="00AA366E" w:rsidRPr="00315182">
        <w:rPr>
          <w:rFonts w:ascii="Times New Roman" w:hAnsi="Times New Roman" w:cs="Times New Roman"/>
          <w:b/>
          <w:bCs/>
          <w:i/>
          <w:iCs/>
          <w:sz w:val="24"/>
          <w:szCs w:val="24"/>
        </w:rPr>
        <w:t>7</w:t>
      </w:r>
      <w:r w:rsidR="006F25C0" w:rsidRPr="00315182">
        <w:rPr>
          <w:rFonts w:ascii="Times New Roman" w:hAnsi="Times New Roman" w:cs="Times New Roman"/>
          <w:i/>
          <w:iCs/>
          <w:sz w:val="24"/>
          <w:szCs w:val="24"/>
        </w:rPr>
        <w:t xml:space="preserve">0 MPa </w:t>
      </w:r>
      <w:r w:rsidR="00AA366E" w:rsidRPr="00315182">
        <w:rPr>
          <w:rFonts w:ascii="Times New Roman" w:hAnsi="Times New Roman" w:cs="Times New Roman"/>
          <w:i/>
          <w:iCs/>
          <w:sz w:val="24"/>
          <w:szCs w:val="24"/>
        </w:rPr>
        <w:t>and temperature of 75</w:t>
      </w:r>
      <w:r w:rsidR="006F25C0" w:rsidRPr="00315182">
        <w:rPr>
          <w:rFonts w:ascii="Times New Roman" w:hAnsi="Times New Roman" w:cs="Times New Roman"/>
          <w:i/>
          <w:iCs/>
          <w:sz w:val="24"/>
          <w:szCs w:val="24"/>
        </w:rPr>
        <w:t>0</w:t>
      </w:r>
      <w:r w:rsidR="00AA366E" w:rsidRPr="00315182">
        <w:rPr>
          <w:rFonts w:ascii="Times New Roman" w:hAnsi="Times New Roman" w:cs="Times New Roman"/>
          <w:i/>
          <w:iCs/>
          <w:sz w:val="24"/>
          <w:szCs w:val="24"/>
        </w:rPr>
        <w:t>°C</w:t>
      </w:r>
      <w:r w:rsidR="006F25C0" w:rsidRPr="00315182">
        <w:rPr>
          <w:rFonts w:ascii="Times New Roman" w:hAnsi="Times New Roman" w:cs="Times New Roman"/>
          <w:i/>
          <w:iCs/>
          <w:sz w:val="24"/>
          <w:szCs w:val="24"/>
        </w:rPr>
        <w:t>.</w:t>
      </w:r>
    </w:p>
    <w:p w14:paraId="0DBD4C9F" w14:textId="77777777" w:rsidR="00732F1F" w:rsidRPr="00315182" w:rsidRDefault="00732F1F" w:rsidP="00505976">
      <w:pPr>
        <w:spacing w:after="0" w:line="360" w:lineRule="auto"/>
        <w:jc w:val="both"/>
        <w:rPr>
          <w:rFonts w:ascii="Times New Roman" w:hAnsi="Times New Roman" w:cs="Times New Roman"/>
          <w:sz w:val="24"/>
          <w:szCs w:val="24"/>
        </w:rPr>
      </w:pPr>
    </w:p>
    <w:p w14:paraId="55140783" w14:textId="029EEC11" w:rsidR="00505976" w:rsidRPr="00315182" w:rsidRDefault="00F27181" w:rsidP="00562321">
      <w:pPr>
        <w:spacing w:after="0" w:line="360" w:lineRule="auto"/>
        <w:jc w:val="both"/>
        <w:rPr>
          <w:rFonts w:ascii="Times New Roman" w:hAnsi="Times New Roman" w:cs="Times New Roman"/>
          <w:sz w:val="24"/>
          <w:szCs w:val="24"/>
        </w:rPr>
      </w:pPr>
      <w:r w:rsidRPr="00315182">
        <w:rPr>
          <w:rFonts w:ascii="Times New Roman" w:hAnsi="Times New Roman" w:cs="Times New Roman"/>
          <w:sz w:val="24"/>
          <w:szCs w:val="24"/>
        </w:rPr>
        <w:t xml:space="preserve">The pressure during the dwelling step </w:t>
      </w:r>
      <w:r w:rsidR="00505976" w:rsidRPr="00315182">
        <w:rPr>
          <w:rFonts w:ascii="Times New Roman" w:hAnsi="Times New Roman" w:cs="Times New Roman"/>
          <w:sz w:val="24"/>
          <w:szCs w:val="24"/>
        </w:rPr>
        <w:t>was varied between 50 and 80 MPa</w:t>
      </w:r>
      <w:r w:rsidRPr="00315182">
        <w:rPr>
          <w:rFonts w:ascii="Times New Roman" w:hAnsi="Times New Roman" w:cs="Times New Roman"/>
          <w:sz w:val="24"/>
          <w:szCs w:val="24"/>
        </w:rPr>
        <w:t xml:space="preserve"> in order to obtain better deformation and alignment of the nanocrystalline grains as shown in </w:t>
      </w:r>
      <w:r w:rsidR="00315182" w:rsidRPr="00315182">
        <w:rPr>
          <w:rFonts w:ascii="Times New Roman" w:hAnsi="Times New Roman" w:cs="Times New Roman"/>
          <w:b/>
          <w:bCs/>
          <w:sz w:val="24"/>
          <w:szCs w:val="24"/>
        </w:rPr>
        <w:t>Figure 6</w:t>
      </w:r>
      <w:r w:rsidR="00505976" w:rsidRPr="00315182">
        <w:rPr>
          <w:rFonts w:ascii="Times New Roman" w:hAnsi="Times New Roman" w:cs="Times New Roman"/>
          <w:sz w:val="24"/>
          <w:szCs w:val="24"/>
        </w:rPr>
        <w:t xml:space="preserve">. Based on the obtained </w:t>
      </w:r>
      <w:r w:rsidR="00664308">
        <w:rPr>
          <w:rFonts w:ascii="Times New Roman" w:hAnsi="Times New Roman" w:cs="Times New Roman"/>
          <w:sz w:val="24"/>
          <w:szCs w:val="24"/>
        </w:rPr>
        <w:t>results</w:t>
      </w:r>
      <w:r w:rsidR="00505976" w:rsidRPr="00315182">
        <w:rPr>
          <w:rFonts w:ascii="Times New Roman" w:hAnsi="Times New Roman" w:cs="Times New Roman"/>
          <w:sz w:val="24"/>
          <w:szCs w:val="24"/>
        </w:rPr>
        <w:t xml:space="preserve">, it was found, that the </w:t>
      </w:r>
      <w:r w:rsidRPr="00315182">
        <w:rPr>
          <w:rFonts w:ascii="Times New Roman" w:hAnsi="Times New Roman" w:cs="Times New Roman"/>
          <w:sz w:val="24"/>
          <w:szCs w:val="24"/>
        </w:rPr>
        <w:t xml:space="preserve">pressure of 50 MPa is not enough to fulfil the deformation (only 70% </w:t>
      </w:r>
      <w:r w:rsidRPr="00C620E5">
        <w:rPr>
          <w:rFonts w:ascii="Times New Roman" w:hAnsi="Times New Roman" w:cs="Times New Roman"/>
          <w:color w:val="0000FF"/>
          <w:sz w:val="24"/>
          <w:szCs w:val="24"/>
        </w:rPr>
        <w:t>h</w:t>
      </w:r>
      <w:r w:rsidR="00C620E5" w:rsidRPr="00C620E5">
        <w:rPr>
          <w:rFonts w:ascii="Times New Roman" w:hAnsi="Times New Roman" w:cs="Times New Roman"/>
          <w:color w:val="0000FF"/>
          <w:sz w:val="24"/>
          <w:szCs w:val="24"/>
        </w:rPr>
        <w:t>e</w:t>
      </w:r>
      <w:r w:rsidRPr="00C620E5">
        <w:rPr>
          <w:rFonts w:ascii="Times New Roman" w:hAnsi="Times New Roman" w:cs="Times New Roman"/>
          <w:color w:val="0000FF"/>
          <w:sz w:val="24"/>
          <w:szCs w:val="24"/>
        </w:rPr>
        <w:t xml:space="preserve">ight </w:t>
      </w:r>
      <w:r w:rsidRPr="00315182">
        <w:rPr>
          <w:rFonts w:ascii="Times New Roman" w:hAnsi="Times New Roman" w:cs="Times New Roman"/>
          <w:sz w:val="24"/>
          <w:szCs w:val="24"/>
        </w:rPr>
        <w:t>reduction by aimed 75%). The sample obtained at 50 MPa has well</w:t>
      </w:r>
      <w:r w:rsidR="00C620E5">
        <w:rPr>
          <w:rFonts w:ascii="Times New Roman" w:hAnsi="Times New Roman" w:cs="Times New Roman"/>
          <w:sz w:val="24"/>
          <w:szCs w:val="24"/>
        </w:rPr>
        <w:t>-</w:t>
      </w:r>
      <w:r w:rsidRPr="00315182">
        <w:rPr>
          <w:rFonts w:ascii="Times New Roman" w:hAnsi="Times New Roman" w:cs="Times New Roman"/>
          <w:sz w:val="24"/>
          <w:szCs w:val="24"/>
        </w:rPr>
        <w:t xml:space="preserve">aligned microstructure in the centre, but high degree of misalignment and cracks </w:t>
      </w:r>
      <w:r w:rsidR="00B37A65" w:rsidRPr="00315182">
        <w:rPr>
          <w:rFonts w:ascii="Times New Roman" w:hAnsi="Times New Roman" w:cs="Times New Roman"/>
          <w:sz w:val="24"/>
          <w:szCs w:val="24"/>
        </w:rPr>
        <w:t>i</w:t>
      </w:r>
      <w:r w:rsidRPr="00315182">
        <w:rPr>
          <w:rFonts w:ascii="Times New Roman" w:hAnsi="Times New Roman" w:cs="Times New Roman"/>
          <w:sz w:val="24"/>
          <w:szCs w:val="24"/>
        </w:rPr>
        <w:t xml:space="preserve">n the </w:t>
      </w:r>
      <w:r w:rsidR="00B37A65" w:rsidRPr="00315182">
        <w:rPr>
          <w:rFonts w:ascii="Times New Roman" w:hAnsi="Times New Roman" w:cs="Times New Roman"/>
          <w:sz w:val="24"/>
          <w:szCs w:val="24"/>
        </w:rPr>
        <w:t xml:space="preserve">outer </w:t>
      </w:r>
      <w:r w:rsidRPr="00315182">
        <w:rPr>
          <w:rFonts w:ascii="Times New Roman" w:hAnsi="Times New Roman" w:cs="Times New Roman"/>
          <w:sz w:val="24"/>
          <w:szCs w:val="24"/>
        </w:rPr>
        <w:t xml:space="preserve">edge area. The sample obtained </w:t>
      </w:r>
      <w:r w:rsidR="006C366E" w:rsidRPr="006C366E">
        <w:rPr>
          <w:rFonts w:ascii="Times New Roman" w:hAnsi="Times New Roman" w:cs="Times New Roman"/>
          <w:color w:val="0000FF"/>
          <w:sz w:val="24"/>
          <w:szCs w:val="24"/>
        </w:rPr>
        <w:t xml:space="preserve">with </w:t>
      </w:r>
      <w:r w:rsidRPr="006C366E">
        <w:rPr>
          <w:rFonts w:ascii="Times New Roman" w:hAnsi="Times New Roman" w:cs="Times New Roman"/>
          <w:color w:val="0000FF"/>
          <w:sz w:val="24"/>
          <w:szCs w:val="24"/>
        </w:rPr>
        <w:t xml:space="preserve">60 MPa </w:t>
      </w:r>
      <w:r w:rsidR="006C366E" w:rsidRPr="006C366E">
        <w:rPr>
          <w:rFonts w:ascii="Times New Roman" w:hAnsi="Times New Roman" w:cs="Times New Roman"/>
          <w:color w:val="0000FF"/>
          <w:sz w:val="24"/>
          <w:szCs w:val="24"/>
        </w:rPr>
        <w:t xml:space="preserve">applied pressure </w:t>
      </w:r>
      <w:r w:rsidRPr="00315182">
        <w:rPr>
          <w:rFonts w:ascii="Times New Roman" w:hAnsi="Times New Roman" w:cs="Times New Roman"/>
          <w:sz w:val="24"/>
          <w:szCs w:val="24"/>
        </w:rPr>
        <w:t>has 73 % h</w:t>
      </w:r>
      <w:r w:rsidR="00C620E5">
        <w:rPr>
          <w:rFonts w:ascii="Times New Roman" w:hAnsi="Times New Roman" w:cs="Times New Roman"/>
          <w:sz w:val="24"/>
          <w:szCs w:val="24"/>
        </w:rPr>
        <w:t>e</w:t>
      </w:r>
      <w:r w:rsidRPr="00315182">
        <w:rPr>
          <w:rFonts w:ascii="Times New Roman" w:hAnsi="Times New Roman" w:cs="Times New Roman"/>
          <w:sz w:val="24"/>
          <w:szCs w:val="24"/>
        </w:rPr>
        <w:t>ight reduction</w:t>
      </w:r>
      <w:r w:rsidR="00B37A65" w:rsidRPr="00315182">
        <w:rPr>
          <w:rFonts w:ascii="Times New Roman" w:hAnsi="Times New Roman" w:cs="Times New Roman"/>
          <w:sz w:val="24"/>
          <w:szCs w:val="24"/>
        </w:rPr>
        <w:t xml:space="preserve"> and well</w:t>
      </w:r>
      <w:r w:rsidR="00C620E5">
        <w:rPr>
          <w:rFonts w:ascii="Times New Roman" w:hAnsi="Times New Roman" w:cs="Times New Roman"/>
          <w:sz w:val="24"/>
          <w:szCs w:val="24"/>
        </w:rPr>
        <w:t>-</w:t>
      </w:r>
      <w:r w:rsidR="00B37A65" w:rsidRPr="00315182">
        <w:rPr>
          <w:rFonts w:ascii="Times New Roman" w:hAnsi="Times New Roman" w:cs="Times New Roman"/>
          <w:sz w:val="24"/>
          <w:szCs w:val="24"/>
        </w:rPr>
        <w:t xml:space="preserve">aligned microstructure in most of the volume with small misalignment areas close to the edge. The sample obtained </w:t>
      </w:r>
      <w:r w:rsidR="006C366E" w:rsidRPr="006C366E">
        <w:rPr>
          <w:rFonts w:ascii="Times New Roman" w:hAnsi="Times New Roman" w:cs="Times New Roman"/>
          <w:color w:val="0000FF"/>
          <w:sz w:val="24"/>
          <w:szCs w:val="24"/>
        </w:rPr>
        <w:t>with</w:t>
      </w:r>
      <w:r w:rsidR="00B37A65" w:rsidRPr="006C366E">
        <w:rPr>
          <w:rFonts w:ascii="Times New Roman" w:hAnsi="Times New Roman" w:cs="Times New Roman"/>
          <w:color w:val="0000FF"/>
          <w:sz w:val="24"/>
          <w:szCs w:val="24"/>
        </w:rPr>
        <w:t xml:space="preserve"> 70 MPa </w:t>
      </w:r>
      <w:r w:rsidR="006C366E" w:rsidRPr="006C366E">
        <w:rPr>
          <w:rFonts w:ascii="Times New Roman" w:hAnsi="Times New Roman" w:cs="Times New Roman"/>
          <w:color w:val="0000FF"/>
          <w:sz w:val="24"/>
          <w:szCs w:val="24"/>
        </w:rPr>
        <w:t xml:space="preserve">applied pressure </w:t>
      </w:r>
      <w:r w:rsidR="00B37A65" w:rsidRPr="00315182">
        <w:rPr>
          <w:rFonts w:ascii="Times New Roman" w:hAnsi="Times New Roman" w:cs="Times New Roman"/>
          <w:sz w:val="24"/>
          <w:szCs w:val="24"/>
        </w:rPr>
        <w:t>has 75 % h</w:t>
      </w:r>
      <w:r w:rsidR="00C620E5">
        <w:rPr>
          <w:rFonts w:ascii="Times New Roman" w:hAnsi="Times New Roman" w:cs="Times New Roman"/>
          <w:sz w:val="24"/>
          <w:szCs w:val="24"/>
        </w:rPr>
        <w:t>e</w:t>
      </w:r>
      <w:r w:rsidR="00B37A65" w:rsidRPr="00315182">
        <w:rPr>
          <w:rFonts w:ascii="Times New Roman" w:hAnsi="Times New Roman" w:cs="Times New Roman"/>
          <w:sz w:val="24"/>
          <w:szCs w:val="24"/>
        </w:rPr>
        <w:t>ight reduction and well</w:t>
      </w:r>
      <w:r w:rsidR="00C620E5">
        <w:rPr>
          <w:rFonts w:ascii="Times New Roman" w:hAnsi="Times New Roman" w:cs="Times New Roman"/>
          <w:sz w:val="24"/>
          <w:szCs w:val="24"/>
        </w:rPr>
        <w:t>-</w:t>
      </w:r>
      <w:r w:rsidR="00B37A65" w:rsidRPr="00315182">
        <w:rPr>
          <w:rFonts w:ascii="Times New Roman" w:hAnsi="Times New Roman" w:cs="Times New Roman"/>
          <w:sz w:val="24"/>
          <w:szCs w:val="24"/>
        </w:rPr>
        <w:t>aligned microstructure in the whole sample volume</w:t>
      </w:r>
      <w:r w:rsidR="00C47D1B" w:rsidRPr="00315182">
        <w:rPr>
          <w:rFonts w:ascii="Times New Roman" w:hAnsi="Times New Roman" w:cs="Times New Roman"/>
          <w:sz w:val="24"/>
          <w:szCs w:val="24"/>
        </w:rPr>
        <w:t xml:space="preserve">, while the grain growth remains on </w:t>
      </w:r>
      <w:r w:rsidR="006C366E" w:rsidRPr="006C366E">
        <w:rPr>
          <w:rFonts w:ascii="Times New Roman" w:hAnsi="Times New Roman" w:cs="Times New Roman"/>
          <w:color w:val="0000FF"/>
          <w:sz w:val="24"/>
          <w:szCs w:val="24"/>
        </w:rPr>
        <w:t>a low</w:t>
      </w:r>
      <w:r w:rsidR="00C47D1B" w:rsidRPr="006C366E">
        <w:rPr>
          <w:rFonts w:ascii="Times New Roman" w:hAnsi="Times New Roman" w:cs="Times New Roman"/>
          <w:color w:val="0000FF"/>
          <w:sz w:val="24"/>
          <w:szCs w:val="24"/>
        </w:rPr>
        <w:t xml:space="preserve"> </w:t>
      </w:r>
      <w:r w:rsidR="00C47D1B" w:rsidRPr="00315182">
        <w:rPr>
          <w:rFonts w:ascii="Times New Roman" w:hAnsi="Times New Roman" w:cs="Times New Roman"/>
          <w:sz w:val="24"/>
          <w:szCs w:val="24"/>
        </w:rPr>
        <w:t>level</w:t>
      </w:r>
      <w:r w:rsidR="00B37A65" w:rsidRPr="00315182">
        <w:rPr>
          <w:rFonts w:ascii="Times New Roman" w:hAnsi="Times New Roman" w:cs="Times New Roman"/>
          <w:sz w:val="24"/>
          <w:szCs w:val="24"/>
        </w:rPr>
        <w:t xml:space="preserve"> (</w:t>
      </w:r>
      <w:r w:rsidR="00C620E5">
        <w:rPr>
          <w:rFonts w:ascii="Times New Roman" w:hAnsi="Times New Roman" w:cs="Times New Roman"/>
          <w:sz w:val="24"/>
          <w:szCs w:val="24"/>
        </w:rPr>
        <w:t>s</w:t>
      </w:r>
      <w:r w:rsidR="00B37A65" w:rsidRPr="00315182">
        <w:rPr>
          <w:rFonts w:ascii="Times New Roman" w:hAnsi="Times New Roman" w:cs="Times New Roman"/>
          <w:sz w:val="24"/>
          <w:szCs w:val="24"/>
        </w:rPr>
        <w:t xml:space="preserve">ee </w:t>
      </w:r>
      <w:r w:rsidR="00B37A65" w:rsidRPr="00C620E5">
        <w:rPr>
          <w:rFonts w:ascii="Times New Roman" w:hAnsi="Times New Roman" w:cs="Times New Roman"/>
          <w:b/>
          <w:bCs/>
          <w:sz w:val="24"/>
          <w:szCs w:val="24"/>
        </w:rPr>
        <w:t>Fig</w:t>
      </w:r>
      <w:r w:rsidR="00C620E5" w:rsidRPr="00C620E5">
        <w:rPr>
          <w:rFonts w:ascii="Times New Roman" w:hAnsi="Times New Roman" w:cs="Times New Roman"/>
          <w:b/>
          <w:bCs/>
          <w:sz w:val="24"/>
          <w:szCs w:val="24"/>
        </w:rPr>
        <w:t>ure</w:t>
      </w:r>
      <w:r w:rsidR="00B37A65" w:rsidRPr="00C620E5">
        <w:rPr>
          <w:rFonts w:ascii="Times New Roman" w:hAnsi="Times New Roman" w:cs="Times New Roman"/>
          <w:b/>
          <w:bCs/>
          <w:sz w:val="24"/>
          <w:szCs w:val="24"/>
        </w:rPr>
        <w:t xml:space="preserve"> </w:t>
      </w:r>
      <w:r w:rsidR="00C620E5" w:rsidRPr="00C620E5">
        <w:rPr>
          <w:rFonts w:ascii="Times New Roman" w:hAnsi="Times New Roman" w:cs="Times New Roman"/>
          <w:b/>
          <w:bCs/>
          <w:sz w:val="24"/>
          <w:szCs w:val="24"/>
        </w:rPr>
        <w:t>11</w:t>
      </w:r>
      <w:r w:rsidR="00DA7B45" w:rsidRPr="00C620E5">
        <w:rPr>
          <w:rFonts w:ascii="Times New Roman" w:hAnsi="Times New Roman" w:cs="Times New Roman"/>
          <w:b/>
          <w:bCs/>
          <w:sz w:val="24"/>
          <w:szCs w:val="24"/>
        </w:rPr>
        <w:t>a</w:t>
      </w:r>
      <w:r w:rsidR="00B37A65" w:rsidRPr="00315182">
        <w:rPr>
          <w:rFonts w:ascii="Times New Roman" w:hAnsi="Times New Roman" w:cs="Times New Roman"/>
          <w:sz w:val="24"/>
          <w:szCs w:val="24"/>
        </w:rPr>
        <w:t>)</w:t>
      </w:r>
      <w:r w:rsidR="00DA7B45" w:rsidRPr="00315182">
        <w:rPr>
          <w:rFonts w:ascii="Times New Roman" w:hAnsi="Times New Roman" w:cs="Times New Roman"/>
          <w:sz w:val="24"/>
          <w:szCs w:val="24"/>
        </w:rPr>
        <w:t>.</w:t>
      </w:r>
      <w:r w:rsidR="00C620E5">
        <w:rPr>
          <w:rFonts w:ascii="Times New Roman" w:hAnsi="Times New Roman" w:cs="Times New Roman"/>
          <w:sz w:val="24"/>
          <w:szCs w:val="24"/>
        </w:rPr>
        <w:t xml:space="preserve"> </w:t>
      </w:r>
      <w:r w:rsidR="00BC6D7D" w:rsidRPr="00315182">
        <w:rPr>
          <w:rFonts w:ascii="Times New Roman" w:hAnsi="Times New Roman" w:cs="Times New Roman"/>
          <w:sz w:val="24"/>
          <w:szCs w:val="24"/>
        </w:rPr>
        <w:t xml:space="preserve">The sample obtained </w:t>
      </w:r>
      <w:r w:rsidR="006C366E" w:rsidRPr="006C366E">
        <w:rPr>
          <w:rFonts w:ascii="Times New Roman" w:hAnsi="Times New Roman" w:cs="Times New Roman"/>
          <w:color w:val="0000FF"/>
          <w:sz w:val="24"/>
          <w:szCs w:val="24"/>
        </w:rPr>
        <w:t xml:space="preserve">with </w:t>
      </w:r>
      <w:r w:rsidR="00BC6D7D" w:rsidRPr="006C366E">
        <w:rPr>
          <w:rFonts w:ascii="Times New Roman" w:hAnsi="Times New Roman" w:cs="Times New Roman"/>
          <w:color w:val="0000FF"/>
          <w:sz w:val="24"/>
          <w:szCs w:val="24"/>
        </w:rPr>
        <w:t xml:space="preserve">80 MPa </w:t>
      </w:r>
      <w:r w:rsidR="006C366E" w:rsidRPr="006C366E">
        <w:rPr>
          <w:rFonts w:ascii="Times New Roman" w:hAnsi="Times New Roman" w:cs="Times New Roman"/>
          <w:color w:val="0000FF"/>
          <w:sz w:val="24"/>
          <w:szCs w:val="24"/>
        </w:rPr>
        <w:t xml:space="preserve">applied pressure </w:t>
      </w:r>
      <w:r w:rsidR="00BC6D7D" w:rsidRPr="00315182">
        <w:rPr>
          <w:rFonts w:ascii="Times New Roman" w:hAnsi="Times New Roman" w:cs="Times New Roman"/>
          <w:sz w:val="24"/>
          <w:szCs w:val="24"/>
        </w:rPr>
        <w:t xml:space="preserve">shows a well-aligned but significantly </w:t>
      </w:r>
      <w:r w:rsidR="00BC6D7D" w:rsidRPr="00C620E5">
        <w:rPr>
          <w:rFonts w:ascii="Times New Roman" w:hAnsi="Times New Roman" w:cs="Times New Roman"/>
          <w:color w:val="0000FF"/>
          <w:sz w:val="24"/>
          <w:szCs w:val="24"/>
        </w:rPr>
        <w:t>coarse</w:t>
      </w:r>
      <w:r w:rsidR="00C620E5" w:rsidRPr="00C620E5">
        <w:rPr>
          <w:rFonts w:ascii="Times New Roman" w:hAnsi="Times New Roman" w:cs="Times New Roman"/>
          <w:color w:val="0000FF"/>
          <w:sz w:val="24"/>
          <w:szCs w:val="24"/>
        </w:rPr>
        <w:t>ned</w:t>
      </w:r>
      <w:r w:rsidR="00BC6D7D" w:rsidRPr="00C620E5">
        <w:rPr>
          <w:rFonts w:ascii="Times New Roman" w:hAnsi="Times New Roman" w:cs="Times New Roman"/>
          <w:color w:val="0000FF"/>
          <w:sz w:val="24"/>
          <w:szCs w:val="24"/>
        </w:rPr>
        <w:t xml:space="preserve"> </w:t>
      </w:r>
      <w:r w:rsidR="00BC6D7D" w:rsidRPr="00315182">
        <w:rPr>
          <w:rFonts w:ascii="Times New Roman" w:hAnsi="Times New Roman" w:cs="Times New Roman"/>
          <w:sz w:val="24"/>
          <w:szCs w:val="24"/>
        </w:rPr>
        <w:t xml:space="preserve">microstructure due to accelerated grain growth </w:t>
      </w:r>
      <w:r w:rsidR="00C47D1B" w:rsidRPr="00315182">
        <w:rPr>
          <w:rFonts w:ascii="Times New Roman" w:hAnsi="Times New Roman" w:cs="Times New Roman"/>
          <w:sz w:val="24"/>
          <w:szCs w:val="24"/>
        </w:rPr>
        <w:t xml:space="preserve">possibly </w:t>
      </w:r>
      <w:r w:rsidR="00BC6D7D" w:rsidRPr="00315182">
        <w:rPr>
          <w:rFonts w:ascii="Times New Roman" w:hAnsi="Times New Roman" w:cs="Times New Roman"/>
          <w:sz w:val="24"/>
          <w:szCs w:val="24"/>
        </w:rPr>
        <w:t>enhanced by</w:t>
      </w:r>
      <w:r w:rsidR="00C47D1B" w:rsidRPr="00315182">
        <w:rPr>
          <w:rFonts w:ascii="Times New Roman" w:hAnsi="Times New Roman" w:cs="Times New Roman"/>
          <w:sz w:val="24"/>
          <w:szCs w:val="24"/>
        </w:rPr>
        <w:t xml:space="preserve"> the improved </w:t>
      </w:r>
      <w:r w:rsidR="00BC6D7D" w:rsidRPr="00315182">
        <w:rPr>
          <w:rFonts w:ascii="Times New Roman" w:hAnsi="Times New Roman" w:cs="Times New Roman"/>
          <w:sz w:val="24"/>
          <w:szCs w:val="24"/>
        </w:rPr>
        <w:t xml:space="preserve">grains </w:t>
      </w:r>
      <w:r w:rsidR="00C47D1B" w:rsidRPr="00315182">
        <w:rPr>
          <w:rFonts w:ascii="Times New Roman" w:hAnsi="Times New Roman" w:cs="Times New Roman"/>
          <w:sz w:val="24"/>
          <w:szCs w:val="24"/>
        </w:rPr>
        <w:t>contact and thermal conductivity.</w:t>
      </w:r>
      <w:r w:rsidR="00BC6D7D" w:rsidRPr="00315182">
        <w:rPr>
          <w:rFonts w:ascii="Times New Roman" w:hAnsi="Times New Roman" w:cs="Times New Roman"/>
          <w:sz w:val="24"/>
          <w:szCs w:val="24"/>
        </w:rPr>
        <w:t xml:space="preserve"> </w:t>
      </w:r>
      <w:r w:rsidR="00033ABB" w:rsidRPr="00315182">
        <w:rPr>
          <w:rFonts w:ascii="Times New Roman" w:hAnsi="Times New Roman" w:cs="Times New Roman"/>
          <w:sz w:val="24"/>
          <w:szCs w:val="24"/>
        </w:rPr>
        <w:t xml:space="preserve">Samples hot deformed </w:t>
      </w:r>
      <w:r w:rsidR="00562321" w:rsidRPr="00315182">
        <w:rPr>
          <w:rFonts w:ascii="Times New Roman" w:hAnsi="Times New Roman" w:cs="Times New Roman"/>
          <w:sz w:val="24"/>
          <w:szCs w:val="24"/>
        </w:rPr>
        <w:t>with</w:t>
      </w:r>
      <w:r w:rsidR="00033ABB" w:rsidRPr="00315182">
        <w:rPr>
          <w:rFonts w:ascii="Times New Roman" w:hAnsi="Times New Roman" w:cs="Times New Roman"/>
          <w:sz w:val="24"/>
          <w:szCs w:val="24"/>
        </w:rPr>
        <w:t xml:space="preserve"> 80 MPa at lower temperature (</w:t>
      </w:r>
      <w:r w:rsidR="00033ABB" w:rsidRPr="00C620E5">
        <w:rPr>
          <w:rFonts w:ascii="Times New Roman" w:hAnsi="Times New Roman" w:cs="Times New Roman"/>
          <w:color w:val="0000FF"/>
          <w:sz w:val="24"/>
          <w:szCs w:val="24"/>
        </w:rPr>
        <w:t xml:space="preserve">see </w:t>
      </w:r>
      <w:r w:rsidR="00033ABB" w:rsidRPr="00C620E5">
        <w:rPr>
          <w:rFonts w:ascii="Times New Roman" w:hAnsi="Times New Roman" w:cs="Times New Roman"/>
          <w:b/>
          <w:bCs/>
          <w:color w:val="0000FF"/>
          <w:sz w:val="24"/>
          <w:szCs w:val="24"/>
        </w:rPr>
        <w:t>Table</w:t>
      </w:r>
      <w:r w:rsidR="00C620E5" w:rsidRPr="00C620E5">
        <w:rPr>
          <w:rFonts w:ascii="Times New Roman" w:hAnsi="Times New Roman" w:cs="Times New Roman"/>
          <w:b/>
          <w:bCs/>
          <w:color w:val="0000FF"/>
          <w:sz w:val="24"/>
          <w:szCs w:val="24"/>
        </w:rPr>
        <w:t xml:space="preserve"> </w:t>
      </w:r>
      <w:r w:rsidR="00033ABB" w:rsidRPr="00C620E5">
        <w:rPr>
          <w:rFonts w:ascii="Times New Roman" w:hAnsi="Times New Roman" w:cs="Times New Roman"/>
          <w:b/>
          <w:bCs/>
          <w:color w:val="0000FF"/>
          <w:sz w:val="24"/>
          <w:szCs w:val="24"/>
        </w:rPr>
        <w:t>2</w:t>
      </w:r>
      <w:r w:rsidR="00C620E5" w:rsidRPr="00C620E5">
        <w:rPr>
          <w:rFonts w:ascii="Times New Roman" w:hAnsi="Times New Roman" w:cs="Times New Roman"/>
          <w:color w:val="0000FF"/>
          <w:sz w:val="24"/>
          <w:szCs w:val="24"/>
        </w:rPr>
        <w:t>, sample</w:t>
      </w:r>
      <w:r w:rsidR="00033ABB" w:rsidRPr="00C620E5">
        <w:rPr>
          <w:rFonts w:ascii="Times New Roman" w:hAnsi="Times New Roman" w:cs="Times New Roman"/>
          <w:color w:val="0000FF"/>
          <w:sz w:val="24"/>
          <w:szCs w:val="24"/>
        </w:rPr>
        <w:t xml:space="preserve"> </w:t>
      </w:r>
      <w:r w:rsidR="00562321" w:rsidRPr="00C620E5">
        <w:rPr>
          <w:rFonts w:ascii="Times New Roman" w:hAnsi="Times New Roman" w:cs="Times New Roman"/>
          <w:color w:val="0000FF"/>
          <w:sz w:val="24"/>
          <w:szCs w:val="24"/>
        </w:rPr>
        <w:t>HDS802</w:t>
      </w:r>
      <w:r w:rsidR="00562321" w:rsidRPr="00315182">
        <w:rPr>
          <w:rFonts w:ascii="Times New Roman" w:hAnsi="Times New Roman" w:cs="Times New Roman"/>
          <w:sz w:val="24"/>
          <w:szCs w:val="24"/>
        </w:rPr>
        <w:t>)</w:t>
      </w:r>
      <w:r w:rsidR="00033ABB" w:rsidRPr="00315182">
        <w:rPr>
          <w:rFonts w:ascii="Times New Roman" w:hAnsi="Times New Roman" w:cs="Times New Roman"/>
          <w:sz w:val="24"/>
          <w:szCs w:val="24"/>
        </w:rPr>
        <w:t xml:space="preserve"> </w:t>
      </w:r>
      <w:r w:rsidR="00562321" w:rsidRPr="00315182">
        <w:rPr>
          <w:rFonts w:ascii="Times New Roman" w:hAnsi="Times New Roman" w:cs="Times New Roman"/>
          <w:sz w:val="24"/>
          <w:szCs w:val="24"/>
        </w:rPr>
        <w:t xml:space="preserve">demonstrate that </w:t>
      </w:r>
      <w:r w:rsidR="00033ABB" w:rsidRPr="00315182">
        <w:rPr>
          <w:rFonts w:ascii="Times New Roman" w:hAnsi="Times New Roman" w:cs="Times New Roman"/>
          <w:sz w:val="24"/>
          <w:szCs w:val="24"/>
        </w:rPr>
        <w:t xml:space="preserve">grain growth </w:t>
      </w:r>
      <w:r w:rsidR="00562321" w:rsidRPr="00315182">
        <w:rPr>
          <w:rFonts w:ascii="Times New Roman" w:hAnsi="Times New Roman" w:cs="Times New Roman"/>
          <w:sz w:val="24"/>
          <w:szCs w:val="24"/>
        </w:rPr>
        <w:t xml:space="preserve">can be controlled by the proper selection of the processing parameters. </w:t>
      </w:r>
      <w:r w:rsidR="009E06D5" w:rsidRPr="00315182">
        <w:rPr>
          <w:rFonts w:ascii="Times New Roman" w:hAnsi="Times New Roman" w:cs="Times New Roman"/>
          <w:sz w:val="24"/>
          <w:szCs w:val="24"/>
        </w:rPr>
        <w:t>However,</w:t>
      </w:r>
      <w:r w:rsidR="00562321" w:rsidRPr="00315182">
        <w:rPr>
          <w:rFonts w:ascii="Times New Roman" w:hAnsi="Times New Roman" w:cs="Times New Roman"/>
          <w:sz w:val="24"/>
          <w:szCs w:val="24"/>
        </w:rPr>
        <w:t xml:space="preserve"> this topic was not further investigated </w:t>
      </w:r>
      <w:r w:rsidR="00505976" w:rsidRPr="00315182">
        <w:rPr>
          <w:rFonts w:ascii="Times New Roman" w:hAnsi="Times New Roman" w:cs="Times New Roman"/>
          <w:sz w:val="24"/>
          <w:szCs w:val="24"/>
        </w:rPr>
        <w:t xml:space="preserve">leaving room for </w:t>
      </w:r>
      <w:r w:rsidR="009E06D5" w:rsidRPr="00315182">
        <w:rPr>
          <w:rFonts w:ascii="Times New Roman" w:hAnsi="Times New Roman" w:cs="Times New Roman"/>
          <w:sz w:val="24"/>
          <w:szCs w:val="24"/>
        </w:rPr>
        <w:t>future</w:t>
      </w:r>
      <w:r w:rsidR="00505976" w:rsidRPr="00315182">
        <w:rPr>
          <w:rFonts w:ascii="Times New Roman" w:hAnsi="Times New Roman" w:cs="Times New Roman"/>
          <w:sz w:val="24"/>
          <w:szCs w:val="24"/>
        </w:rPr>
        <w:t xml:space="preserve"> improvemen</w:t>
      </w:r>
      <w:r w:rsidR="00562321" w:rsidRPr="00315182">
        <w:rPr>
          <w:rFonts w:ascii="Times New Roman" w:hAnsi="Times New Roman" w:cs="Times New Roman"/>
          <w:sz w:val="24"/>
          <w:szCs w:val="24"/>
        </w:rPr>
        <w:t>t.</w:t>
      </w:r>
    </w:p>
    <w:p w14:paraId="1D4555A5" w14:textId="77777777" w:rsidR="009E06D5" w:rsidRPr="00E16641" w:rsidRDefault="009E06D5" w:rsidP="00505976">
      <w:pPr>
        <w:spacing w:after="0" w:line="360" w:lineRule="auto"/>
        <w:jc w:val="both"/>
        <w:rPr>
          <w:rFonts w:ascii="Times New Roman" w:hAnsi="Times New Roman" w:cs="Times New Roman"/>
          <w:sz w:val="24"/>
          <w:szCs w:val="24"/>
        </w:rPr>
      </w:pPr>
    </w:p>
    <w:p w14:paraId="7C710BAC" w14:textId="5D4C9F12" w:rsidR="00505976" w:rsidRPr="00C20CD9" w:rsidRDefault="00562321" w:rsidP="00505976">
      <w:pPr>
        <w:spacing w:after="0" w:line="360" w:lineRule="auto"/>
        <w:jc w:val="both"/>
        <w:rPr>
          <w:rFonts w:ascii="Times New Roman" w:hAnsi="Times New Roman" w:cs="Times New Roman"/>
          <w:sz w:val="24"/>
          <w:szCs w:val="24"/>
        </w:rPr>
      </w:pPr>
      <w:r w:rsidRPr="00E16641">
        <w:rPr>
          <w:rFonts w:ascii="Times New Roman" w:hAnsi="Times New Roman" w:cs="Times New Roman"/>
          <w:sz w:val="24"/>
          <w:szCs w:val="24"/>
        </w:rPr>
        <w:t xml:space="preserve">To </w:t>
      </w:r>
      <w:r w:rsidR="009E06D5" w:rsidRPr="00E16641">
        <w:rPr>
          <w:rFonts w:ascii="Times New Roman" w:hAnsi="Times New Roman" w:cs="Times New Roman"/>
          <w:sz w:val="24"/>
          <w:szCs w:val="24"/>
        </w:rPr>
        <w:t>understand</w:t>
      </w:r>
      <w:r w:rsidRPr="00E16641">
        <w:rPr>
          <w:rFonts w:ascii="Times New Roman" w:hAnsi="Times New Roman" w:cs="Times New Roman"/>
          <w:sz w:val="24"/>
          <w:szCs w:val="24"/>
        </w:rPr>
        <w:t xml:space="preserve"> the </w:t>
      </w:r>
      <w:r w:rsidR="009E06D5" w:rsidRPr="00E16641">
        <w:rPr>
          <w:rFonts w:ascii="Times New Roman" w:hAnsi="Times New Roman" w:cs="Times New Roman"/>
          <w:sz w:val="24"/>
          <w:szCs w:val="24"/>
        </w:rPr>
        <w:t xml:space="preserve">correlation between </w:t>
      </w:r>
      <w:r w:rsidRPr="00E16641">
        <w:rPr>
          <w:rFonts w:ascii="Times New Roman" w:hAnsi="Times New Roman" w:cs="Times New Roman"/>
          <w:sz w:val="24"/>
          <w:szCs w:val="24"/>
        </w:rPr>
        <w:t>the</w:t>
      </w:r>
      <w:r w:rsidR="009E06D5" w:rsidRPr="00E16641">
        <w:rPr>
          <w:rFonts w:ascii="Times New Roman" w:hAnsi="Times New Roman" w:cs="Times New Roman"/>
          <w:sz w:val="24"/>
          <w:szCs w:val="24"/>
        </w:rPr>
        <w:t xml:space="preserve"> initial</w:t>
      </w:r>
      <w:r w:rsidRPr="00E16641">
        <w:rPr>
          <w:rFonts w:ascii="Times New Roman" w:hAnsi="Times New Roman" w:cs="Times New Roman"/>
          <w:sz w:val="24"/>
          <w:szCs w:val="24"/>
        </w:rPr>
        <w:t xml:space="preserve"> sample density</w:t>
      </w:r>
      <w:r w:rsidR="009E06D5" w:rsidRPr="00E16641">
        <w:rPr>
          <w:rFonts w:ascii="Times New Roman" w:hAnsi="Times New Roman" w:cs="Times New Roman"/>
          <w:sz w:val="24"/>
          <w:szCs w:val="24"/>
        </w:rPr>
        <w:t xml:space="preserve"> and the resulting microstructure</w:t>
      </w:r>
      <w:r w:rsidRPr="00E16641">
        <w:rPr>
          <w:rFonts w:ascii="Times New Roman" w:hAnsi="Times New Roman" w:cs="Times New Roman"/>
          <w:sz w:val="24"/>
          <w:szCs w:val="24"/>
        </w:rPr>
        <w:t xml:space="preserve">, hot deformation was </w:t>
      </w:r>
      <w:r w:rsidR="00E16641" w:rsidRPr="00E16641">
        <w:rPr>
          <w:rFonts w:ascii="Times New Roman" w:hAnsi="Times New Roman" w:cs="Times New Roman"/>
          <w:sz w:val="24"/>
          <w:szCs w:val="24"/>
        </w:rPr>
        <w:t xml:space="preserve">also </w:t>
      </w:r>
      <w:r w:rsidRPr="00E16641">
        <w:rPr>
          <w:rFonts w:ascii="Times New Roman" w:hAnsi="Times New Roman" w:cs="Times New Roman"/>
          <w:sz w:val="24"/>
          <w:szCs w:val="24"/>
        </w:rPr>
        <w:t xml:space="preserve">performed on </w:t>
      </w:r>
      <w:r w:rsidR="00E16641" w:rsidRPr="00E16641">
        <w:rPr>
          <w:rFonts w:ascii="Times New Roman" w:hAnsi="Times New Roman" w:cs="Times New Roman"/>
          <w:color w:val="0000FF"/>
          <w:sz w:val="24"/>
          <w:szCs w:val="24"/>
        </w:rPr>
        <w:t>a pre-sintered</w:t>
      </w:r>
      <w:r w:rsidRPr="00E16641">
        <w:rPr>
          <w:rFonts w:ascii="Times New Roman" w:hAnsi="Times New Roman" w:cs="Times New Roman"/>
          <w:color w:val="0000FF"/>
          <w:sz w:val="24"/>
          <w:szCs w:val="24"/>
        </w:rPr>
        <w:t xml:space="preserve"> </w:t>
      </w:r>
      <w:r w:rsidRPr="00E16641">
        <w:rPr>
          <w:rFonts w:ascii="Times New Roman" w:hAnsi="Times New Roman" w:cs="Times New Roman"/>
          <w:sz w:val="24"/>
          <w:szCs w:val="24"/>
        </w:rPr>
        <w:t xml:space="preserve">sample with </w:t>
      </w:r>
      <w:r w:rsidR="009E06D5" w:rsidRPr="00E16641">
        <w:rPr>
          <w:rFonts w:ascii="Times New Roman" w:hAnsi="Times New Roman" w:cs="Times New Roman"/>
          <w:sz w:val="24"/>
          <w:szCs w:val="24"/>
        </w:rPr>
        <w:t xml:space="preserve">only </w:t>
      </w:r>
      <w:r w:rsidRPr="00E16641">
        <w:rPr>
          <w:rFonts w:ascii="Times New Roman" w:hAnsi="Times New Roman" w:cs="Times New Roman"/>
          <w:sz w:val="24"/>
          <w:szCs w:val="24"/>
        </w:rPr>
        <w:t xml:space="preserve">90 % density (see </w:t>
      </w:r>
      <w:r w:rsidR="00E16641">
        <w:rPr>
          <w:rFonts w:ascii="Times New Roman" w:hAnsi="Times New Roman" w:cs="Times New Roman"/>
          <w:sz w:val="24"/>
          <w:szCs w:val="24"/>
        </w:rPr>
        <w:t xml:space="preserve">related </w:t>
      </w:r>
      <w:r w:rsidR="00E16641">
        <w:rPr>
          <w:rFonts w:ascii="Times New Roman" w:hAnsi="Times New Roman" w:cs="Times New Roman"/>
          <w:sz w:val="24"/>
          <w:szCs w:val="24"/>
        </w:rPr>
        <w:lastRenderedPageBreak/>
        <w:t xml:space="preserve">microstructure in </w:t>
      </w:r>
      <w:r w:rsidRPr="00E16641">
        <w:rPr>
          <w:rFonts w:ascii="Times New Roman" w:hAnsi="Times New Roman" w:cs="Times New Roman"/>
          <w:b/>
          <w:bCs/>
          <w:sz w:val="24"/>
          <w:szCs w:val="24"/>
        </w:rPr>
        <w:t>Fig</w:t>
      </w:r>
      <w:r w:rsidR="00E16641" w:rsidRPr="00E16641">
        <w:rPr>
          <w:rFonts w:ascii="Times New Roman" w:hAnsi="Times New Roman" w:cs="Times New Roman"/>
          <w:b/>
          <w:bCs/>
          <w:sz w:val="24"/>
          <w:szCs w:val="24"/>
        </w:rPr>
        <w:t>ure</w:t>
      </w:r>
      <w:r w:rsidRPr="00E16641">
        <w:rPr>
          <w:rFonts w:ascii="Times New Roman" w:hAnsi="Times New Roman" w:cs="Times New Roman"/>
          <w:b/>
          <w:bCs/>
          <w:sz w:val="24"/>
          <w:szCs w:val="24"/>
        </w:rPr>
        <w:t xml:space="preserve"> 5a</w:t>
      </w:r>
      <w:r w:rsidRPr="00E16641">
        <w:rPr>
          <w:rFonts w:ascii="Times New Roman" w:hAnsi="Times New Roman" w:cs="Times New Roman"/>
          <w:sz w:val="24"/>
          <w:szCs w:val="24"/>
        </w:rPr>
        <w:t xml:space="preserve">). </w:t>
      </w:r>
      <w:r w:rsidR="001C05F2" w:rsidRPr="00C20CD9">
        <w:rPr>
          <w:rFonts w:ascii="Times New Roman" w:hAnsi="Times New Roman" w:cs="Times New Roman"/>
          <w:sz w:val="24"/>
          <w:szCs w:val="24"/>
        </w:rPr>
        <w:t xml:space="preserve">As already mentioned, </w:t>
      </w:r>
      <w:r w:rsidR="00DD1105" w:rsidRPr="00C20CD9">
        <w:rPr>
          <w:rFonts w:ascii="Times New Roman" w:hAnsi="Times New Roman" w:cs="Times New Roman"/>
          <w:sz w:val="24"/>
          <w:szCs w:val="24"/>
        </w:rPr>
        <w:t xml:space="preserve">the microstructure of dense hot compacted sample, hot deformed at 750°C, 70 MPa is shown </w:t>
      </w:r>
      <w:r w:rsidR="00C20CD9">
        <w:rPr>
          <w:rFonts w:ascii="Times New Roman" w:hAnsi="Times New Roman" w:cs="Times New Roman"/>
          <w:sz w:val="24"/>
          <w:szCs w:val="24"/>
        </w:rPr>
        <w:t>i</w:t>
      </w:r>
      <w:r w:rsidR="001C05F2" w:rsidRPr="00C20CD9">
        <w:rPr>
          <w:rFonts w:ascii="Times New Roman" w:hAnsi="Times New Roman" w:cs="Times New Roman"/>
          <w:sz w:val="24"/>
          <w:szCs w:val="24"/>
        </w:rPr>
        <w:t xml:space="preserve">n </w:t>
      </w:r>
      <w:r w:rsidR="001C05F2"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1C05F2" w:rsidRPr="00C20CD9">
        <w:rPr>
          <w:rFonts w:ascii="Times New Roman" w:hAnsi="Times New Roman" w:cs="Times New Roman"/>
          <w:b/>
          <w:bCs/>
          <w:sz w:val="24"/>
          <w:szCs w:val="24"/>
        </w:rPr>
        <w:t xml:space="preserve"> 1</w:t>
      </w:r>
      <w:r w:rsidR="00C20CD9" w:rsidRPr="00C20CD9">
        <w:rPr>
          <w:rFonts w:ascii="Times New Roman" w:hAnsi="Times New Roman" w:cs="Times New Roman"/>
          <w:b/>
          <w:bCs/>
          <w:sz w:val="24"/>
          <w:szCs w:val="24"/>
        </w:rPr>
        <w:t>1a</w:t>
      </w:r>
      <w:r w:rsidR="00DD1105" w:rsidRPr="00C20CD9">
        <w:rPr>
          <w:rFonts w:ascii="Times New Roman" w:hAnsi="Times New Roman" w:cs="Times New Roman"/>
          <w:sz w:val="24"/>
          <w:szCs w:val="24"/>
        </w:rPr>
        <w:t>. The alignment of the nanocrystalline grains (indicated by black arrows), as expected is, perpendicular to the pressing direction (indicated by white arrows)</w:t>
      </w:r>
      <w:r w:rsidR="003D0498" w:rsidRPr="00C20CD9">
        <w:rPr>
          <w:rFonts w:ascii="Times New Roman" w:hAnsi="Times New Roman" w:cs="Times New Roman"/>
          <w:sz w:val="24"/>
          <w:szCs w:val="24"/>
        </w:rPr>
        <w:t xml:space="preserve"> and parallel in both neighbouring flakes. Grain </w:t>
      </w:r>
      <w:r w:rsidR="003D0498" w:rsidRPr="0042037D">
        <w:rPr>
          <w:rFonts w:ascii="Times New Roman" w:hAnsi="Times New Roman" w:cs="Times New Roman"/>
          <w:color w:val="0000FF"/>
          <w:sz w:val="24"/>
          <w:szCs w:val="24"/>
        </w:rPr>
        <w:t>grow</w:t>
      </w:r>
      <w:r w:rsidR="0042037D" w:rsidRPr="0042037D">
        <w:rPr>
          <w:rFonts w:ascii="Times New Roman" w:hAnsi="Times New Roman" w:cs="Times New Roman"/>
          <w:color w:val="0000FF"/>
          <w:sz w:val="24"/>
          <w:szCs w:val="24"/>
        </w:rPr>
        <w:t>th</w:t>
      </w:r>
      <w:r w:rsidR="003D0498" w:rsidRPr="00C20CD9">
        <w:rPr>
          <w:rFonts w:ascii="Times New Roman" w:hAnsi="Times New Roman" w:cs="Times New Roman"/>
          <w:sz w:val="24"/>
          <w:szCs w:val="24"/>
        </w:rPr>
        <w:t xml:space="preserve"> is observed </w:t>
      </w:r>
      <w:r w:rsidR="005266C9" w:rsidRPr="005266C9">
        <w:rPr>
          <w:rFonts w:ascii="Times New Roman" w:hAnsi="Times New Roman" w:cs="Times New Roman"/>
          <w:color w:val="0000FF"/>
          <w:sz w:val="24"/>
          <w:szCs w:val="24"/>
        </w:rPr>
        <w:t xml:space="preserve">in the </w:t>
      </w:r>
      <w:r w:rsidR="003D0498" w:rsidRPr="00C20CD9">
        <w:rPr>
          <w:rFonts w:ascii="Times New Roman" w:hAnsi="Times New Roman" w:cs="Times New Roman"/>
          <w:sz w:val="24"/>
          <w:szCs w:val="24"/>
        </w:rPr>
        <w:t>boundary area</w:t>
      </w:r>
      <w:r w:rsidR="00C20CD9">
        <w:rPr>
          <w:rFonts w:ascii="Times New Roman" w:hAnsi="Times New Roman" w:cs="Times New Roman"/>
          <w:sz w:val="24"/>
          <w:szCs w:val="24"/>
        </w:rPr>
        <w:t xml:space="preserve"> </w:t>
      </w:r>
      <w:r w:rsidR="00C20CD9" w:rsidRPr="00C20CD9">
        <w:rPr>
          <w:rFonts w:ascii="Times New Roman" w:hAnsi="Times New Roman" w:cs="Times New Roman"/>
          <w:color w:val="0000FF"/>
          <w:sz w:val="24"/>
          <w:szCs w:val="24"/>
        </w:rPr>
        <w:t>of former powder flakes</w:t>
      </w:r>
      <w:r w:rsidR="003D0498" w:rsidRPr="00C20CD9">
        <w:rPr>
          <w:rFonts w:ascii="Times New Roman" w:hAnsi="Times New Roman" w:cs="Times New Roman"/>
          <w:sz w:val="24"/>
          <w:szCs w:val="24"/>
        </w:rPr>
        <w:t xml:space="preserve"> (indicated by dotted lines). </w:t>
      </w:r>
      <w:r w:rsidR="003D0498"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3D0498" w:rsidRPr="00C20CD9">
        <w:rPr>
          <w:rFonts w:ascii="Times New Roman" w:hAnsi="Times New Roman" w:cs="Times New Roman"/>
          <w:b/>
          <w:bCs/>
          <w:sz w:val="24"/>
          <w:szCs w:val="24"/>
        </w:rPr>
        <w:t xml:space="preserve"> 1</w:t>
      </w:r>
      <w:r w:rsidR="00C20CD9" w:rsidRPr="00C20CD9">
        <w:rPr>
          <w:rFonts w:ascii="Times New Roman" w:hAnsi="Times New Roman" w:cs="Times New Roman"/>
          <w:b/>
          <w:bCs/>
          <w:sz w:val="24"/>
          <w:szCs w:val="24"/>
        </w:rPr>
        <w:t>1</w:t>
      </w:r>
      <w:r w:rsidR="003D0498" w:rsidRPr="00C20CD9">
        <w:rPr>
          <w:rFonts w:ascii="Times New Roman" w:hAnsi="Times New Roman" w:cs="Times New Roman"/>
          <w:b/>
          <w:bCs/>
          <w:sz w:val="24"/>
          <w:szCs w:val="24"/>
        </w:rPr>
        <w:t>b</w:t>
      </w:r>
      <w:r w:rsidR="003D0498" w:rsidRPr="00C20CD9">
        <w:rPr>
          <w:rFonts w:ascii="Times New Roman" w:hAnsi="Times New Roman" w:cs="Times New Roman"/>
          <w:sz w:val="24"/>
          <w:szCs w:val="24"/>
        </w:rPr>
        <w:t xml:space="preserve"> represents the microstructure </w:t>
      </w:r>
      <w:r w:rsidR="002A1926" w:rsidRPr="00C20CD9">
        <w:rPr>
          <w:rFonts w:ascii="Times New Roman" w:hAnsi="Times New Roman" w:cs="Times New Roman"/>
          <w:sz w:val="24"/>
          <w:szCs w:val="24"/>
        </w:rPr>
        <w:t xml:space="preserve">of </w:t>
      </w:r>
      <w:r w:rsidR="005266C9" w:rsidRPr="005266C9">
        <w:rPr>
          <w:rFonts w:ascii="Times New Roman" w:hAnsi="Times New Roman" w:cs="Times New Roman"/>
          <w:color w:val="0000FF"/>
          <w:sz w:val="24"/>
          <w:szCs w:val="24"/>
        </w:rPr>
        <w:t xml:space="preserve">the </w:t>
      </w:r>
      <w:r w:rsidR="002A1926" w:rsidRPr="00C20CD9">
        <w:rPr>
          <w:rFonts w:ascii="Times New Roman" w:hAnsi="Times New Roman" w:cs="Times New Roman"/>
          <w:sz w:val="24"/>
          <w:szCs w:val="24"/>
        </w:rPr>
        <w:t>hot</w:t>
      </w:r>
      <w:r w:rsidR="003D0498" w:rsidRPr="00C20CD9">
        <w:rPr>
          <w:rFonts w:ascii="Times New Roman" w:hAnsi="Times New Roman" w:cs="Times New Roman"/>
          <w:sz w:val="24"/>
          <w:szCs w:val="24"/>
        </w:rPr>
        <w:t xml:space="preserve"> compacted sample with 90% density</w:t>
      </w:r>
      <w:r w:rsidR="00C20CD9">
        <w:rPr>
          <w:rFonts w:ascii="Times New Roman" w:hAnsi="Times New Roman" w:cs="Times New Roman"/>
          <w:sz w:val="24"/>
          <w:szCs w:val="24"/>
        </w:rPr>
        <w:t xml:space="preserve">, </w:t>
      </w:r>
      <w:r w:rsidR="00C20CD9" w:rsidRPr="00C20CD9">
        <w:rPr>
          <w:rFonts w:ascii="Times New Roman" w:hAnsi="Times New Roman" w:cs="Times New Roman"/>
          <w:color w:val="0000FF"/>
          <w:sz w:val="24"/>
          <w:szCs w:val="24"/>
        </w:rPr>
        <w:t>which</w:t>
      </w:r>
      <w:r w:rsidR="003D0498" w:rsidRPr="00C20CD9">
        <w:rPr>
          <w:rFonts w:ascii="Times New Roman" w:hAnsi="Times New Roman" w:cs="Times New Roman"/>
          <w:color w:val="0000FF"/>
          <w:sz w:val="24"/>
          <w:szCs w:val="24"/>
        </w:rPr>
        <w:t xml:space="preserve"> is </w:t>
      </w:r>
      <w:r w:rsidR="003D0498" w:rsidRPr="00C20CD9">
        <w:rPr>
          <w:rFonts w:ascii="Times New Roman" w:hAnsi="Times New Roman" w:cs="Times New Roman"/>
          <w:sz w:val="24"/>
          <w:szCs w:val="24"/>
        </w:rPr>
        <w:t xml:space="preserve">hot deformed at 750°C, 70 MPa. </w:t>
      </w:r>
      <w:r w:rsidR="002A1926" w:rsidRPr="00C20CD9">
        <w:rPr>
          <w:rFonts w:ascii="Times New Roman" w:hAnsi="Times New Roman" w:cs="Times New Roman"/>
          <w:sz w:val="24"/>
          <w:szCs w:val="24"/>
        </w:rPr>
        <w:t xml:space="preserve">The two neighbouring flakes have well aligned nanocrystalline grains, however not always </w:t>
      </w:r>
      <w:r w:rsidR="003D0498" w:rsidRPr="00C20CD9">
        <w:rPr>
          <w:rFonts w:ascii="Times New Roman" w:hAnsi="Times New Roman" w:cs="Times New Roman"/>
          <w:sz w:val="24"/>
          <w:szCs w:val="24"/>
        </w:rPr>
        <w:t xml:space="preserve">perpendicular to the pressing direction and parallel </w:t>
      </w:r>
      <w:r w:rsidR="002A1926" w:rsidRPr="00C20CD9">
        <w:rPr>
          <w:rFonts w:ascii="Times New Roman" w:hAnsi="Times New Roman" w:cs="Times New Roman"/>
          <w:sz w:val="24"/>
          <w:szCs w:val="24"/>
        </w:rPr>
        <w:t xml:space="preserve">to each other. This misalignment can be explained as follow. </w:t>
      </w:r>
      <w:r w:rsidR="00D24DB3" w:rsidRPr="00C20CD9">
        <w:rPr>
          <w:rFonts w:ascii="Times New Roman" w:hAnsi="Times New Roman" w:cs="Times New Roman"/>
          <w:sz w:val="24"/>
          <w:szCs w:val="24"/>
        </w:rPr>
        <w:t xml:space="preserve">During the deformation process, the flakes adjacent to the pores do not rotate and slide parallel to the other flakes as described above, but preferably slide into the empty pore space with a rather random orientation. </w:t>
      </w:r>
      <w:r w:rsidR="006255FC" w:rsidRPr="00C20CD9">
        <w:rPr>
          <w:rFonts w:ascii="Times New Roman" w:hAnsi="Times New Roman" w:cs="Times New Roman"/>
          <w:sz w:val="24"/>
          <w:szCs w:val="24"/>
        </w:rPr>
        <w:t>In try t</w:t>
      </w:r>
      <w:r w:rsidR="00D24DB3" w:rsidRPr="00C20CD9">
        <w:rPr>
          <w:rFonts w:ascii="Times New Roman" w:hAnsi="Times New Roman" w:cs="Times New Roman"/>
          <w:sz w:val="24"/>
          <w:szCs w:val="24"/>
        </w:rPr>
        <w:t xml:space="preserve">o improve the </w:t>
      </w:r>
      <w:r w:rsidR="006255FC" w:rsidRPr="00C20CD9">
        <w:rPr>
          <w:rFonts w:ascii="Times New Roman" w:hAnsi="Times New Roman" w:cs="Times New Roman"/>
          <w:sz w:val="24"/>
          <w:szCs w:val="24"/>
        </w:rPr>
        <w:t xml:space="preserve">orientation of such flakes hot compacted sample with 90% density was hot deformed at 750°C, 80 MPa and the obtained microstructure is shown </w:t>
      </w:r>
      <w:r w:rsidR="00C20CD9">
        <w:rPr>
          <w:rFonts w:ascii="Times New Roman" w:hAnsi="Times New Roman" w:cs="Times New Roman"/>
          <w:sz w:val="24"/>
          <w:szCs w:val="24"/>
        </w:rPr>
        <w:t>i</w:t>
      </w:r>
      <w:r w:rsidR="006255FC" w:rsidRPr="00C20CD9">
        <w:rPr>
          <w:rFonts w:ascii="Times New Roman" w:hAnsi="Times New Roman" w:cs="Times New Roman"/>
          <w:sz w:val="24"/>
          <w:szCs w:val="24"/>
        </w:rPr>
        <w:t xml:space="preserve">n </w:t>
      </w:r>
      <w:r w:rsidR="00D24DB3"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D24DB3" w:rsidRPr="00C20CD9">
        <w:rPr>
          <w:rFonts w:ascii="Times New Roman" w:hAnsi="Times New Roman" w:cs="Times New Roman"/>
          <w:b/>
          <w:bCs/>
          <w:sz w:val="24"/>
          <w:szCs w:val="24"/>
        </w:rPr>
        <w:t xml:space="preserve"> 10c</w:t>
      </w:r>
      <w:r w:rsidR="006255FC" w:rsidRPr="00C20CD9">
        <w:rPr>
          <w:rFonts w:ascii="Times New Roman" w:hAnsi="Times New Roman" w:cs="Times New Roman"/>
          <w:sz w:val="24"/>
          <w:szCs w:val="24"/>
        </w:rPr>
        <w:t>.</w:t>
      </w:r>
      <w:r w:rsidR="00D24DB3" w:rsidRPr="00C20CD9">
        <w:rPr>
          <w:rFonts w:ascii="Times New Roman" w:hAnsi="Times New Roman" w:cs="Times New Roman"/>
          <w:sz w:val="24"/>
          <w:szCs w:val="24"/>
        </w:rPr>
        <w:t xml:space="preserve"> </w:t>
      </w:r>
      <w:r w:rsidR="005266C9">
        <w:rPr>
          <w:rFonts w:ascii="Times New Roman" w:hAnsi="Times New Roman" w:cs="Times New Roman"/>
          <w:sz w:val="24"/>
          <w:szCs w:val="24"/>
        </w:rPr>
        <w:t xml:space="preserve">As it can be seen, the alignment of the nanocrystalline grains in the two neighbouring flakes are again parallel to each other and perpendicular to the pressing direction. However, the flake boundary area is now broader and the nanocrystalline grains are also bigger due to the </w:t>
      </w:r>
      <w:r w:rsidR="005266C9" w:rsidRPr="005266C9">
        <w:rPr>
          <w:rFonts w:ascii="Times New Roman" w:hAnsi="Times New Roman" w:cs="Times New Roman"/>
          <w:color w:val="0000FF"/>
          <w:sz w:val="24"/>
          <w:szCs w:val="24"/>
        </w:rPr>
        <w:t xml:space="preserve">ongoing </w:t>
      </w:r>
      <w:r w:rsidR="005266C9">
        <w:rPr>
          <w:rFonts w:ascii="Times New Roman" w:hAnsi="Times New Roman" w:cs="Times New Roman"/>
          <w:sz w:val="24"/>
          <w:szCs w:val="24"/>
        </w:rPr>
        <w:t>grain growth processes.</w:t>
      </w:r>
    </w:p>
    <w:p w14:paraId="59E1BCF9" w14:textId="5664503A" w:rsidR="00A558A2" w:rsidRDefault="00A558A2" w:rsidP="0088578B">
      <w:pPr>
        <w:spacing w:after="0" w:line="360" w:lineRule="auto"/>
        <w:jc w:val="both"/>
        <w:rPr>
          <w:rFonts w:ascii="Times New Roman" w:hAnsi="Times New Roman" w:cs="Times New Roman"/>
          <w:color w:val="00B05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A558A2" w14:paraId="340DA429" w14:textId="77777777" w:rsidTr="00E16641">
        <w:tc>
          <w:tcPr>
            <w:tcW w:w="9396" w:type="dxa"/>
          </w:tcPr>
          <w:p w14:paraId="6AFE2CE8" w14:textId="284E70E1" w:rsidR="00A558A2" w:rsidRDefault="00F27181" w:rsidP="00E16641">
            <w:pPr>
              <w:spacing w:line="360" w:lineRule="auto"/>
              <w:jc w:val="center"/>
              <w:rPr>
                <w:rFonts w:ascii="Times New Roman" w:hAnsi="Times New Roman" w:cs="Times New Roman"/>
                <w:color w:val="00B050"/>
                <w:sz w:val="24"/>
                <w:szCs w:val="24"/>
              </w:rPr>
            </w:pPr>
            <w:r>
              <w:rPr>
                <w:rFonts w:ascii="Times New Roman" w:hAnsi="Times New Roman" w:cs="Times New Roman"/>
                <w:noProof/>
                <w:color w:val="00B050"/>
                <w:sz w:val="24"/>
                <w:szCs w:val="24"/>
              </w:rPr>
              <w:drawing>
                <wp:inline distT="0" distB="0" distL="0" distR="0" wp14:anchorId="69DF9914" wp14:editId="779799B6">
                  <wp:extent cx="5760000" cy="1357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00" cy="1357200"/>
                          </a:xfrm>
                          <a:prstGeom prst="rect">
                            <a:avLst/>
                          </a:prstGeom>
                          <a:noFill/>
                        </pic:spPr>
                      </pic:pic>
                    </a:graphicData>
                  </a:graphic>
                </wp:inline>
              </w:drawing>
            </w:r>
          </w:p>
        </w:tc>
      </w:tr>
    </w:tbl>
    <w:p w14:paraId="22B2191A" w14:textId="5ACDBBDC" w:rsidR="00EA18CA" w:rsidRPr="0042037D" w:rsidRDefault="00A558A2" w:rsidP="0088578B">
      <w:pPr>
        <w:spacing w:after="0" w:line="360" w:lineRule="auto"/>
        <w:jc w:val="both"/>
        <w:rPr>
          <w:rFonts w:ascii="Times New Roman" w:hAnsi="Times New Roman" w:cs="Times New Roman"/>
          <w:i/>
          <w:iCs/>
          <w:sz w:val="24"/>
          <w:szCs w:val="24"/>
        </w:rPr>
      </w:pPr>
      <w:r w:rsidRPr="0042037D">
        <w:rPr>
          <w:rFonts w:ascii="Times New Roman" w:hAnsi="Times New Roman" w:cs="Times New Roman"/>
          <w:b/>
          <w:bCs/>
          <w:i/>
          <w:iCs/>
          <w:sz w:val="24"/>
          <w:szCs w:val="24"/>
        </w:rPr>
        <w:t>Figure 1</w:t>
      </w:r>
      <w:r w:rsidR="00E16641" w:rsidRPr="0042037D">
        <w:rPr>
          <w:rFonts w:ascii="Times New Roman" w:hAnsi="Times New Roman" w:cs="Times New Roman"/>
          <w:b/>
          <w:bCs/>
          <w:i/>
          <w:iCs/>
          <w:sz w:val="24"/>
          <w:szCs w:val="24"/>
        </w:rPr>
        <w:t>1</w:t>
      </w:r>
      <w:r w:rsidRPr="0042037D">
        <w:rPr>
          <w:rFonts w:ascii="Times New Roman" w:hAnsi="Times New Roman" w:cs="Times New Roman"/>
          <w:b/>
          <w:bCs/>
          <w:i/>
          <w:iCs/>
          <w:sz w:val="24"/>
          <w:szCs w:val="24"/>
        </w:rPr>
        <w:t>:</w:t>
      </w:r>
      <w:r w:rsidRPr="0042037D">
        <w:rPr>
          <w:rFonts w:ascii="Times New Roman" w:hAnsi="Times New Roman" w:cs="Times New Roman"/>
          <w:i/>
          <w:iCs/>
          <w:sz w:val="24"/>
          <w:szCs w:val="24"/>
        </w:rPr>
        <w:t xml:space="preserve"> </w:t>
      </w:r>
      <w:r w:rsidR="009E06D5" w:rsidRPr="0042037D">
        <w:rPr>
          <w:rFonts w:ascii="Times New Roman" w:hAnsi="Times New Roman" w:cs="Times New Roman"/>
          <w:i/>
          <w:iCs/>
          <w:sz w:val="24"/>
          <w:szCs w:val="24"/>
        </w:rPr>
        <w:t xml:space="preserve">Influence of the hot compacted sample density on the microstructures of hot deformed sample: </w:t>
      </w:r>
      <w:r w:rsidR="007120B3" w:rsidRPr="0042037D">
        <w:rPr>
          <w:rFonts w:ascii="Times New Roman" w:hAnsi="Times New Roman" w:cs="Times New Roman"/>
          <w:b/>
          <w:bCs/>
          <w:i/>
          <w:iCs/>
          <w:sz w:val="24"/>
          <w:szCs w:val="24"/>
        </w:rPr>
        <w:t xml:space="preserve">a.) </w:t>
      </w:r>
      <w:r w:rsidR="009E06D5" w:rsidRPr="0042037D">
        <w:rPr>
          <w:rFonts w:ascii="Times New Roman" w:hAnsi="Times New Roman" w:cs="Times New Roman"/>
          <w:i/>
          <w:iCs/>
          <w:sz w:val="24"/>
          <w:szCs w:val="24"/>
        </w:rPr>
        <w:t xml:space="preserve">dense hot compacted sample hot deformed </w:t>
      </w:r>
      <w:r w:rsidR="00EA18CA" w:rsidRPr="0042037D">
        <w:rPr>
          <w:rFonts w:ascii="Times New Roman" w:hAnsi="Times New Roman" w:cs="Times New Roman"/>
          <w:i/>
          <w:iCs/>
          <w:sz w:val="24"/>
          <w:szCs w:val="24"/>
        </w:rPr>
        <w:t>at</w:t>
      </w:r>
      <w:r w:rsidR="009E06D5" w:rsidRPr="0042037D">
        <w:rPr>
          <w:rFonts w:ascii="Times New Roman" w:hAnsi="Times New Roman" w:cs="Times New Roman"/>
          <w:i/>
          <w:iCs/>
          <w:sz w:val="24"/>
          <w:szCs w:val="24"/>
        </w:rPr>
        <w:t xml:space="preserve"> </w:t>
      </w:r>
      <w:r w:rsidR="00EA18CA" w:rsidRPr="0042037D">
        <w:rPr>
          <w:rFonts w:ascii="Times New Roman" w:hAnsi="Times New Roman" w:cs="Times New Roman"/>
          <w:i/>
          <w:iCs/>
          <w:sz w:val="24"/>
          <w:szCs w:val="24"/>
        </w:rPr>
        <w:t xml:space="preserve">750°C, </w:t>
      </w:r>
      <w:r w:rsidR="009E06D5" w:rsidRPr="0042037D">
        <w:rPr>
          <w:rFonts w:ascii="Times New Roman" w:hAnsi="Times New Roman" w:cs="Times New Roman"/>
          <w:i/>
          <w:iCs/>
          <w:sz w:val="24"/>
          <w:szCs w:val="24"/>
        </w:rPr>
        <w:t>70 MPa</w:t>
      </w:r>
      <w:r w:rsidR="00EA18CA" w:rsidRPr="0042037D">
        <w:rPr>
          <w:rFonts w:ascii="Times New Roman" w:hAnsi="Times New Roman" w:cs="Times New Roman"/>
          <w:i/>
          <w:iCs/>
          <w:sz w:val="24"/>
          <w:szCs w:val="24"/>
        </w:rPr>
        <w:t xml:space="preserve">; </w:t>
      </w:r>
      <w:r w:rsidR="00EA18CA" w:rsidRPr="0042037D">
        <w:rPr>
          <w:rFonts w:ascii="Times New Roman" w:hAnsi="Times New Roman" w:cs="Times New Roman"/>
          <w:b/>
          <w:bCs/>
          <w:i/>
          <w:iCs/>
          <w:sz w:val="24"/>
          <w:szCs w:val="24"/>
        </w:rPr>
        <w:t>b.)</w:t>
      </w:r>
      <w:r w:rsidR="00EA18CA" w:rsidRPr="0042037D">
        <w:rPr>
          <w:rFonts w:ascii="Times New Roman" w:hAnsi="Times New Roman" w:cs="Times New Roman"/>
          <w:i/>
          <w:iCs/>
          <w:sz w:val="24"/>
          <w:szCs w:val="24"/>
        </w:rPr>
        <w:t xml:space="preserve"> 90 % hot compacted sample hot deformed at 750°C, 70 MPa; </w:t>
      </w:r>
      <w:r w:rsidR="00EA18CA" w:rsidRPr="0042037D">
        <w:rPr>
          <w:rFonts w:ascii="Times New Roman" w:hAnsi="Times New Roman" w:cs="Times New Roman"/>
          <w:b/>
          <w:bCs/>
          <w:i/>
          <w:iCs/>
          <w:sz w:val="24"/>
          <w:szCs w:val="24"/>
        </w:rPr>
        <w:t>c</w:t>
      </w:r>
      <w:r w:rsidR="007120B3" w:rsidRPr="0042037D">
        <w:rPr>
          <w:rFonts w:ascii="Times New Roman" w:hAnsi="Times New Roman" w:cs="Times New Roman"/>
          <w:b/>
          <w:bCs/>
          <w:i/>
          <w:iCs/>
          <w:sz w:val="24"/>
          <w:szCs w:val="24"/>
        </w:rPr>
        <w:t>.)</w:t>
      </w:r>
      <w:r w:rsidR="007120B3" w:rsidRPr="0042037D">
        <w:rPr>
          <w:rFonts w:ascii="Times New Roman" w:hAnsi="Times New Roman" w:cs="Times New Roman"/>
          <w:i/>
          <w:iCs/>
          <w:sz w:val="24"/>
          <w:szCs w:val="24"/>
        </w:rPr>
        <w:t xml:space="preserve"> </w:t>
      </w:r>
      <w:r w:rsidR="00EA18CA" w:rsidRPr="0042037D">
        <w:rPr>
          <w:rFonts w:ascii="Times New Roman" w:hAnsi="Times New Roman" w:cs="Times New Roman"/>
          <w:i/>
          <w:iCs/>
          <w:sz w:val="24"/>
          <w:szCs w:val="24"/>
        </w:rPr>
        <w:t>90 % hot compacted sample hot deformed at 750°C, 80 MPa;</w:t>
      </w:r>
      <w:r w:rsidR="00CE2E73" w:rsidRPr="0042037D">
        <w:rPr>
          <w:rFonts w:ascii="Times New Roman" w:hAnsi="Times New Roman" w:cs="Times New Roman"/>
          <w:i/>
          <w:iCs/>
          <w:sz w:val="24"/>
          <w:szCs w:val="24"/>
        </w:rPr>
        <w:t xml:space="preserve"> </w:t>
      </w:r>
      <w:r w:rsidR="001C05F2" w:rsidRPr="0042037D">
        <w:rPr>
          <w:rFonts w:ascii="Times New Roman" w:hAnsi="Times New Roman" w:cs="Times New Roman"/>
          <w:i/>
          <w:iCs/>
          <w:sz w:val="24"/>
          <w:szCs w:val="24"/>
        </w:rPr>
        <w:t>The white arrows indicate the pressing direction. Black arrows indicate the alignment direction. The dotted lines indicate the area of grain growth.</w:t>
      </w:r>
    </w:p>
    <w:p w14:paraId="41375FD2" w14:textId="1E01683C" w:rsidR="006255FC" w:rsidRPr="008B3F46" w:rsidRDefault="006255FC" w:rsidP="006255FC">
      <w:pPr>
        <w:spacing w:after="0" w:line="360" w:lineRule="auto"/>
        <w:jc w:val="both"/>
        <w:rPr>
          <w:rFonts w:ascii="Times New Roman" w:hAnsi="Times New Roman" w:cs="Times New Roman"/>
          <w:sz w:val="24"/>
          <w:szCs w:val="24"/>
        </w:rPr>
      </w:pPr>
    </w:p>
    <w:p w14:paraId="6B897D6B" w14:textId="6F5AB8DF"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3</w:t>
      </w:r>
      <w:r>
        <w:rPr>
          <w:rFonts w:ascii="Times New Roman" w:hAnsi="Times New Roman" w:cs="Times New Roman"/>
          <w:b/>
          <w:bCs/>
          <w:sz w:val="24"/>
          <w:szCs w:val="24"/>
        </w:rPr>
        <w:t xml:space="preserve"> Hot deformation </w:t>
      </w:r>
      <w:r w:rsidR="00C70278" w:rsidRPr="00C70278">
        <w:rPr>
          <w:rFonts w:ascii="Times New Roman" w:hAnsi="Times New Roman" w:cs="Times New Roman"/>
          <w:b/>
          <w:bCs/>
          <w:sz w:val="24"/>
          <w:szCs w:val="24"/>
        </w:rPr>
        <w:t xml:space="preserve">of pre-sintered, porous compacts </w:t>
      </w:r>
      <w:r w:rsidR="00C70278">
        <w:rPr>
          <w:rFonts w:ascii="Times New Roman" w:hAnsi="Times New Roman" w:cs="Times New Roman"/>
          <w:b/>
          <w:bCs/>
          <w:sz w:val="24"/>
          <w:szCs w:val="24"/>
        </w:rPr>
        <w:t xml:space="preserve">by </w:t>
      </w:r>
      <w:r>
        <w:rPr>
          <w:rFonts w:ascii="Times New Roman" w:hAnsi="Times New Roman" w:cs="Times New Roman"/>
          <w:b/>
          <w:bCs/>
          <w:sz w:val="24"/>
          <w:szCs w:val="24"/>
        </w:rPr>
        <w:t>Flash SPS</w:t>
      </w:r>
    </w:p>
    <w:p w14:paraId="050695D3" w14:textId="77E1EB60" w:rsidR="000A61FB" w:rsidRDefault="002D4031"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 xml:space="preserve">Figure </w:t>
      </w:r>
      <w:r w:rsidR="007120B3" w:rsidRPr="007120B3">
        <w:rPr>
          <w:rFonts w:ascii="Times New Roman" w:hAnsi="Times New Roman" w:cs="Times New Roman"/>
          <w:b/>
          <w:bCs/>
          <w:sz w:val="24"/>
          <w:szCs w:val="24"/>
        </w:rPr>
        <w:t>1</w:t>
      </w:r>
      <w:r w:rsidR="008B3F46">
        <w:rPr>
          <w:rFonts w:ascii="Times New Roman" w:hAnsi="Times New Roman" w:cs="Times New Roman"/>
          <w:b/>
          <w:bCs/>
          <w:sz w:val="24"/>
          <w:szCs w:val="24"/>
        </w:rPr>
        <w:t>3</w:t>
      </w:r>
      <w:r w:rsidRPr="002D4031">
        <w:rPr>
          <w:rFonts w:ascii="Times New Roman" w:hAnsi="Times New Roman" w:cs="Times New Roman"/>
          <w:sz w:val="24"/>
          <w:szCs w:val="24"/>
        </w:rPr>
        <w:t xml:space="preserve"> shows </w:t>
      </w:r>
      <w:r w:rsidR="00177AD4">
        <w:rPr>
          <w:rFonts w:ascii="Times New Roman" w:hAnsi="Times New Roman" w:cs="Times New Roman"/>
          <w:sz w:val="24"/>
          <w:szCs w:val="24"/>
        </w:rPr>
        <w:t xml:space="preserve">representative </w:t>
      </w:r>
      <w:r w:rsidRPr="002D4031">
        <w:rPr>
          <w:rFonts w:ascii="Times New Roman" w:hAnsi="Times New Roman" w:cs="Times New Roman"/>
          <w:sz w:val="24"/>
          <w:szCs w:val="24"/>
        </w:rPr>
        <w:t xml:space="preserve">temperature-power-displacement curves </w:t>
      </w:r>
      <w:r w:rsidR="00177AD4">
        <w:rPr>
          <w:rFonts w:ascii="Times New Roman" w:hAnsi="Times New Roman" w:cs="Times New Roman"/>
          <w:sz w:val="24"/>
          <w:szCs w:val="24"/>
        </w:rPr>
        <w:t xml:space="preserve">for hot deformation by Flash SPS. All Flash SPS experiments were done starting from </w:t>
      </w:r>
      <w:r w:rsidR="007120B3">
        <w:rPr>
          <w:rFonts w:ascii="Times New Roman" w:hAnsi="Times New Roman" w:cs="Times New Roman"/>
          <w:sz w:val="24"/>
          <w:szCs w:val="24"/>
        </w:rPr>
        <w:t xml:space="preserve">porous, pre-sintered Nd-Fe-B </w:t>
      </w:r>
      <w:r w:rsidR="007120B3">
        <w:rPr>
          <w:rFonts w:ascii="Times New Roman" w:hAnsi="Times New Roman" w:cs="Times New Roman"/>
          <w:sz w:val="24"/>
          <w:szCs w:val="24"/>
        </w:rPr>
        <w:lastRenderedPageBreak/>
        <w:t>compacts (500°C, 50 MPa, 30 s)</w:t>
      </w:r>
      <w:r w:rsidRPr="002D4031">
        <w:rPr>
          <w:rFonts w:ascii="Times New Roman" w:hAnsi="Times New Roman" w:cs="Times New Roman"/>
          <w:sz w:val="24"/>
          <w:szCs w:val="24"/>
        </w:rPr>
        <w:t xml:space="preserve">. </w:t>
      </w:r>
      <w:r w:rsidR="007120B3">
        <w:rPr>
          <w:rFonts w:ascii="Times New Roman" w:hAnsi="Times New Roman" w:cs="Times New Roman"/>
          <w:sz w:val="24"/>
          <w:szCs w:val="24"/>
        </w:rPr>
        <w:t>A typical</w:t>
      </w:r>
      <w:r w:rsidRPr="002D4031">
        <w:rPr>
          <w:rFonts w:ascii="Times New Roman" w:hAnsi="Times New Roman" w:cs="Times New Roman"/>
          <w:sz w:val="24"/>
          <w:szCs w:val="24"/>
        </w:rPr>
        <w:t xml:space="preserve"> Flash SPS cycle can be separated into three stages: (I) Pre-heating stage (II) Application of the defined power pulse (III) Free cooling after switching off the power source. Two samples were selected to point out the importance of pre-heating on the deformation</w:t>
      </w:r>
      <w:r w:rsidR="007120B3">
        <w:rPr>
          <w:rFonts w:ascii="Times New Roman" w:hAnsi="Times New Roman" w:cs="Times New Roman"/>
          <w:sz w:val="24"/>
          <w:szCs w:val="24"/>
        </w:rPr>
        <w:t xml:space="preserve"> in the case of hot deformation by Flash SPS</w:t>
      </w:r>
      <w:r w:rsidRPr="002D4031">
        <w:rPr>
          <w:rFonts w:ascii="Times New Roman" w:hAnsi="Times New Roman" w:cs="Times New Roman"/>
          <w:sz w:val="24"/>
          <w:szCs w:val="24"/>
        </w:rPr>
        <w:t xml:space="preserve">. When pre-heating was done at 251°C, there was no measurable deformation in the pre-heating stage. It is assumed that avoiding any deformation at this stage is coupled with maintaining the primary size of the nanocrystalline grains until the end of stage (I). Therefore, it is expected that formation of the anisotropic microstructure mainly takes place </w:t>
      </w:r>
      <w:r w:rsidR="008B3F46" w:rsidRPr="008B3F46">
        <w:rPr>
          <w:rFonts w:ascii="Times New Roman" w:hAnsi="Times New Roman" w:cs="Times New Roman"/>
          <w:color w:val="0000FF"/>
          <w:sz w:val="24"/>
          <w:szCs w:val="24"/>
        </w:rPr>
        <w:t>during the application of</w:t>
      </w:r>
      <w:r w:rsidRPr="008B3F46">
        <w:rPr>
          <w:rFonts w:ascii="Times New Roman" w:hAnsi="Times New Roman" w:cs="Times New Roman"/>
          <w:color w:val="0000FF"/>
          <w:sz w:val="24"/>
          <w:szCs w:val="24"/>
        </w:rPr>
        <w:t xml:space="preserve"> </w:t>
      </w:r>
      <w:r w:rsidRPr="002D4031">
        <w:rPr>
          <w:rFonts w:ascii="Times New Roman" w:hAnsi="Times New Roman" w:cs="Times New Roman"/>
          <w:sz w:val="24"/>
          <w:szCs w:val="24"/>
        </w:rPr>
        <w:t>the power pulse. Vice versa, if pre-heating is done at 600°C, a significant deformation of the sample is observed during the pre-heating stage already. It is assumed that in this case – similar to the hot</w:t>
      </w:r>
      <w:r>
        <w:rPr>
          <w:rFonts w:ascii="Times New Roman" w:hAnsi="Times New Roman" w:cs="Times New Roman"/>
          <w:sz w:val="24"/>
          <w:szCs w:val="24"/>
        </w:rPr>
        <w:t>-</w:t>
      </w:r>
      <w:r w:rsidRPr="002D4031">
        <w:rPr>
          <w:rFonts w:ascii="Times New Roman" w:hAnsi="Times New Roman" w:cs="Times New Roman"/>
          <w:sz w:val="24"/>
          <w:szCs w:val="24"/>
        </w:rPr>
        <w:t>pressing step during conventional magnet production – rotation of the primary grains, alignment perpendicular to the pressing direction and anisotropic grain growth already starts before applying the power pulse. Under these conditions, at the end of the cycle a more pronounced anisotropy of the grains and a larger grain size are expected</w:t>
      </w:r>
      <w:r w:rsidR="003B3563">
        <w:rPr>
          <w:rFonts w:ascii="Times New Roman" w:hAnsi="Times New Roman" w:cs="Times New Roman"/>
          <w:sz w:val="24"/>
          <w:szCs w:val="24"/>
        </w:rPr>
        <w:t>. This is the case</w:t>
      </w:r>
      <w:r w:rsidRPr="002D4031">
        <w:rPr>
          <w:rFonts w:ascii="Times New Roman" w:hAnsi="Times New Roman" w:cs="Times New Roman"/>
          <w:sz w:val="24"/>
          <w:szCs w:val="24"/>
        </w:rPr>
        <w:t xml:space="preserve"> even if the main deformation step is </w:t>
      </w:r>
      <w:r w:rsidR="008B3F46">
        <w:rPr>
          <w:rFonts w:ascii="Times New Roman" w:hAnsi="Times New Roman" w:cs="Times New Roman"/>
          <w:sz w:val="24"/>
          <w:szCs w:val="24"/>
        </w:rPr>
        <w:t>performed</w:t>
      </w:r>
      <w:r w:rsidRPr="002D4031">
        <w:rPr>
          <w:rFonts w:ascii="Times New Roman" w:hAnsi="Times New Roman" w:cs="Times New Roman"/>
          <w:sz w:val="24"/>
          <w:szCs w:val="24"/>
        </w:rPr>
        <w:t xml:space="preserve"> with the same parameters. When looking at the related temperature-power-displacement curves derived in the case of pre-heating with 300°C, 400°C and 500°C (not shown here), it became obvious that deformation in stage (I) already started at a pre-heating temperature of 300°C and – not unexpected</w:t>
      </w:r>
      <w:r w:rsidR="003B3563">
        <w:rPr>
          <w:rFonts w:ascii="Times New Roman" w:hAnsi="Times New Roman" w:cs="Times New Roman"/>
          <w:sz w:val="24"/>
          <w:szCs w:val="24"/>
        </w:rPr>
        <w:t>ly</w:t>
      </w:r>
      <w:r w:rsidRPr="002D4031">
        <w:rPr>
          <w:rFonts w:ascii="Times New Roman" w:hAnsi="Times New Roman" w:cs="Times New Roman"/>
          <w:sz w:val="24"/>
          <w:szCs w:val="24"/>
        </w:rPr>
        <w:t xml:space="preserve"> – increased with raising temperature. This trend continues in the subsequent deformation during the Flash SPS cycle. When increasing the pre-heating temperature from 251°C, 300°C, 400°C, 500°C to 600°C, the overall height reduction of the samples at the end of the Flash SPS cycle steadily increased from 51.0 %, 63.9 %, 67.6 %, 68.6 % to 71.1 % (see also </w:t>
      </w:r>
      <w:r w:rsidRPr="007120B3">
        <w:rPr>
          <w:rFonts w:ascii="Times New Roman" w:hAnsi="Times New Roman" w:cs="Times New Roman"/>
          <w:b/>
          <w:bCs/>
          <w:sz w:val="24"/>
          <w:szCs w:val="24"/>
        </w:rPr>
        <w:t xml:space="preserve">Table </w:t>
      </w:r>
      <w:r w:rsidR="007120B3" w:rsidRPr="007120B3">
        <w:rPr>
          <w:rFonts w:ascii="Times New Roman" w:hAnsi="Times New Roman" w:cs="Times New Roman"/>
          <w:b/>
          <w:bCs/>
          <w:sz w:val="24"/>
          <w:szCs w:val="24"/>
        </w:rPr>
        <w:t>4</w:t>
      </w:r>
      <w:r w:rsidRPr="002D4031">
        <w:rPr>
          <w:rFonts w:ascii="Times New Roman" w:hAnsi="Times New Roman" w:cs="Times New Roman"/>
          <w:sz w:val="24"/>
          <w:szCs w:val="24"/>
        </w:rPr>
        <w:t>).</w:t>
      </w:r>
    </w:p>
    <w:p w14:paraId="299E770D" w14:textId="3F49F150"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2B7E041C" w14:textId="77777777" w:rsidTr="002D4031">
        <w:tc>
          <w:tcPr>
            <w:tcW w:w="9396" w:type="dxa"/>
          </w:tcPr>
          <w:p w14:paraId="77F5CB1D" w14:textId="73FAE8C1" w:rsidR="002D4031" w:rsidRDefault="002D4031" w:rsidP="0088578B">
            <w:pPr>
              <w:spacing w:line="360" w:lineRule="auto"/>
              <w:jc w:val="both"/>
              <w:rPr>
                <w:rFonts w:ascii="Times New Roman" w:hAnsi="Times New Roman" w:cs="Times New Roman"/>
                <w:sz w:val="24"/>
                <w:szCs w:val="24"/>
              </w:rPr>
            </w:pPr>
            <w:r w:rsidRPr="00F47A6F">
              <w:rPr>
                <w:rFonts w:ascii="Arial" w:hAnsi="Arial" w:cs="Arial"/>
                <w:noProof/>
                <w:sz w:val="20"/>
                <w:szCs w:val="20"/>
                <w:lang w:val="en-US"/>
              </w:rPr>
              <w:drawing>
                <wp:inline distT="0" distB="0" distL="0" distR="0" wp14:anchorId="266FFBB2" wp14:editId="7BC0301E">
                  <wp:extent cx="5760000" cy="1677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lum contrast="20000"/>
                            <a:extLst>
                              <a:ext uri="{28A0092B-C50C-407E-A947-70E740481C1C}">
                                <a14:useLocalDpi xmlns:a14="http://schemas.microsoft.com/office/drawing/2010/main" val="0"/>
                              </a:ext>
                            </a:extLst>
                          </a:blip>
                          <a:srcRect/>
                          <a:stretch>
                            <a:fillRect/>
                          </a:stretch>
                        </pic:blipFill>
                        <pic:spPr bwMode="auto">
                          <a:xfrm>
                            <a:off x="0" y="0"/>
                            <a:ext cx="5760000" cy="1677600"/>
                          </a:xfrm>
                          <a:prstGeom prst="rect">
                            <a:avLst/>
                          </a:prstGeom>
                          <a:noFill/>
                          <a:ln>
                            <a:noFill/>
                          </a:ln>
                        </pic:spPr>
                      </pic:pic>
                    </a:graphicData>
                  </a:graphic>
                </wp:inline>
              </w:drawing>
            </w:r>
          </w:p>
        </w:tc>
      </w:tr>
    </w:tbl>
    <w:p w14:paraId="12BB4E66" w14:textId="484EB82B" w:rsidR="002D4031" w:rsidRPr="003B3563" w:rsidRDefault="002D4031" w:rsidP="0088578B">
      <w:pPr>
        <w:spacing w:after="0" w:line="360" w:lineRule="auto"/>
        <w:jc w:val="both"/>
        <w:rPr>
          <w:rFonts w:ascii="Times New Roman" w:hAnsi="Times New Roman" w:cs="Times New Roman"/>
          <w:i/>
          <w:iCs/>
          <w:sz w:val="24"/>
          <w:szCs w:val="24"/>
        </w:rPr>
      </w:pPr>
      <w:r w:rsidRPr="003B3563">
        <w:rPr>
          <w:rFonts w:ascii="Times New Roman" w:hAnsi="Times New Roman" w:cs="Times New Roman"/>
          <w:b/>
          <w:bCs/>
          <w:i/>
          <w:iCs/>
          <w:sz w:val="24"/>
          <w:szCs w:val="24"/>
        </w:rPr>
        <w:t xml:space="preserve">Figure </w:t>
      </w:r>
      <w:r w:rsidR="007120B3" w:rsidRPr="003B3563">
        <w:rPr>
          <w:rFonts w:ascii="Times New Roman" w:hAnsi="Times New Roman" w:cs="Times New Roman"/>
          <w:b/>
          <w:bCs/>
          <w:i/>
          <w:iCs/>
          <w:sz w:val="24"/>
          <w:szCs w:val="24"/>
        </w:rPr>
        <w:t>1</w:t>
      </w:r>
      <w:r w:rsidR="003B3563" w:rsidRPr="003B3563">
        <w:rPr>
          <w:rFonts w:ascii="Times New Roman" w:hAnsi="Times New Roman" w:cs="Times New Roman"/>
          <w:b/>
          <w:bCs/>
          <w:i/>
          <w:iCs/>
          <w:sz w:val="24"/>
          <w:szCs w:val="24"/>
        </w:rPr>
        <w:t>3:</w:t>
      </w:r>
      <w:r w:rsidRPr="003B3563">
        <w:rPr>
          <w:rFonts w:ascii="Times New Roman" w:hAnsi="Times New Roman" w:cs="Times New Roman"/>
          <w:i/>
          <w:iCs/>
          <w:sz w:val="24"/>
          <w:szCs w:val="24"/>
        </w:rPr>
        <w:t xml:space="preserve"> Temperature-power-displacement curves as function of time. The curves show (I) the pre-heating stage, (II) the defined power pulse and (III) the final cooling stage </w:t>
      </w:r>
      <w:r w:rsidRPr="003B3563">
        <w:rPr>
          <w:rFonts w:ascii="Times New Roman" w:hAnsi="Times New Roman" w:cs="Times New Roman"/>
          <w:b/>
          <w:bCs/>
          <w:i/>
          <w:iCs/>
          <w:sz w:val="24"/>
          <w:szCs w:val="24"/>
        </w:rPr>
        <w:t>a.)</w:t>
      </w:r>
      <w:r w:rsidRPr="003B3563">
        <w:rPr>
          <w:rFonts w:ascii="Times New Roman" w:hAnsi="Times New Roman" w:cs="Times New Roman"/>
          <w:i/>
          <w:iCs/>
          <w:sz w:val="24"/>
          <w:szCs w:val="24"/>
        </w:rPr>
        <w:t xml:space="preserve"> Pre-heating to </w:t>
      </w:r>
      <w:r w:rsidRPr="003B3563">
        <w:rPr>
          <w:rFonts w:ascii="Times New Roman" w:hAnsi="Times New Roman" w:cs="Times New Roman"/>
          <w:i/>
          <w:iCs/>
          <w:sz w:val="24"/>
          <w:szCs w:val="24"/>
        </w:rPr>
        <w:lastRenderedPageBreak/>
        <w:t xml:space="preserve">251°C, no deformation in stage (I) </w:t>
      </w:r>
      <w:r w:rsidRPr="003B3563">
        <w:rPr>
          <w:rFonts w:ascii="Times New Roman" w:hAnsi="Times New Roman" w:cs="Times New Roman"/>
          <w:b/>
          <w:bCs/>
          <w:i/>
          <w:iCs/>
          <w:sz w:val="24"/>
          <w:szCs w:val="24"/>
        </w:rPr>
        <w:t>b.)</w:t>
      </w:r>
      <w:r w:rsidRPr="003B3563">
        <w:rPr>
          <w:rFonts w:ascii="Times New Roman" w:hAnsi="Times New Roman" w:cs="Times New Roman"/>
          <w:i/>
          <w:iCs/>
          <w:sz w:val="24"/>
          <w:szCs w:val="24"/>
        </w:rPr>
        <w:t xml:space="preserve"> Pre-heating to 600°C, deformation starts during pre-heating already.</w:t>
      </w:r>
    </w:p>
    <w:p w14:paraId="5680B83A" w14:textId="2328762B" w:rsidR="002D4031" w:rsidRDefault="002D4031" w:rsidP="0088578B">
      <w:pPr>
        <w:spacing w:after="0" w:line="360" w:lineRule="auto"/>
        <w:jc w:val="both"/>
        <w:rPr>
          <w:rFonts w:ascii="Times New Roman" w:hAnsi="Times New Roman" w:cs="Times New Roman"/>
          <w:sz w:val="24"/>
          <w:szCs w:val="24"/>
        </w:rPr>
      </w:pPr>
    </w:p>
    <w:p w14:paraId="624A1514" w14:textId="57244D92" w:rsidR="002D4031" w:rsidRDefault="007120B3"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Figure 1</w:t>
      </w:r>
      <w:r w:rsidR="003B3563">
        <w:rPr>
          <w:rFonts w:ascii="Times New Roman" w:hAnsi="Times New Roman" w:cs="Times New Roman"/>
          <w:b/>
          <w:bCs/>
          <w:sz w:val="24"/>
          <w:szCs w:val="24"/>
        </w:rPr>
        <w:t>4</w:t>
      </w:r>
      <w:r w:rsidR="00F640A0">
        <w:rPr>
          <w:rFonts w:ascii="Times New Roman" w:hAnsi="Times New Roman" w:cs="Times New Roman"/>
          <w:b/>
          <w:bCs/>
          <w:sz w:val="24"/>
          <w:szCs w:val="24"/>
        </w:rPr>
        <w:t>a</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shows</w:t>
      </w:r>
      <w:r w:rsidR="002D4031" w:rsidRPr="002D4031">
        <w:rPr>
          <w:rFonts w:ascii="Times New Roman" w:hAnsi="Times New Roman" w:cs="Times New Roman"/>
          <w:sz w:val="24"/>
          <w:szCs w:val="24"/>
        </w:rPr>
        <w:t xml:space="preserve"> a Nd-Fe-B sample after Flash SPS deformation, both in side view and top view. Due to conducting the Flash SPS cycle without an outer die, the edges of the deformed sample were frayed, compromising the exact measurement of the final density. When looking at the microstructure before and after Flash SPS with low magnification, the flake-like shape of the melt-spun Nd-Fe-B starting powder was still clearly visible in both cases</w:t>
      </w:r>
      <w:r w:rsidR="00F640A0">
        <w:rPr>
          <w:rFonts w:ascii="Times New Roman" w:hAnsi="Times New Roman" w:cs="Times New Roman"/>
          <w:sz w:val="24"/>
          <w:szCs w:val="24"/>
        </w:rPr>
        <w:t xml:space="preserve"> (</w:t>
      </w:r>
      <w:r w:rsidR="00F640A0" w:rsidRPr="00F640A0">
        <w:rPr>
          <w:rFonts w:ascii="Times New Roman" w:hAnsi="Times New Roman" w:cs="Times New Roman"/>
          <w:b/>
          <w:bCs/>
          <w:sz w:val="24"/>
          <w:szCs w:val="24"/>
        </w:rPr>
        <w:t>Figure 1</w:t>
      </w:r>
      <w:r w:rsidR="003B3563">
        <w:rPr>
          <w:rFonts w:ascii="Times New Roman" w:hAnsi="Times New Roman" w:cs="Times New Roman"/>
          <w:b/>
          <w:bCs/>
          <w:sz w:val="24"/>
          <w:szCs w:val="24"/>
        </w:rPr>
        <w:t>4</w:t>
      </w:r>
      <w:r w:rsidR="00F640A0" w:rsidRPr="00F640A0">
        <w:rPr>
          <w:rFonts w:ascii="Times New Roman" w:hAnsi="Times New Roman" w:cs="Times New Roman"/>
          <w:b/>
          <w:bCs/>
          <w:sz w:val="24"/>
          <w:szCs w:val="24"/>
        </w:rPr>
        <w:t>b</w:t>
      </w:r>
      <w:r w:rsidR="00F640A0">
        <w:rPr>
          <w:rFonts w:ascii="Times New Roman" w:hAnsi="Times New Roman" w:cs="Times New Roman"/>
          <w:sz w:val="24"/>
          <w:szCs w:val="24"/>
        </w:rPr>
        <w:t>)</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A</w:t>
      </w:r>
      <w:r w:rsidR="002D4031" w:rsidRPr="002D4031">
        <w:rPr>
          <w:rFonts w:ascii="Times New Roman" w:hAnsi="Times New Roman" w:cs="Times New Roman"/>
          <w:sz w:val="24"/>
          <w:szCs w:val="24"/>
        </w:rPr>
        <w:t>lmost full densification was achieved in the</w:t>
      </w:r>
      <w:r w:rsidR="00F640A0">
        <w:rPr>
          <w:rFonts w:ascii="Times New Roman" w:hAnsi="Times New Roman" w:cs="Times New Roman"/>
          <w:sz w:val="24"/>
          <w:szCs w:val="24"/>
        </w:rPr>
        <w:t xml:space="preserve"> analysed </w:t>
      </w:r>
      <w:r w:rsidR="002D4031" w:rsidRPr="002D4031">
        <w:rPr>
          <w:rFonts w:ascii="Times New Roman" w:hAnsi="Times New Roman" w:cs="Times New Roman"/>
          <w:sz w:val="24"/>
          <w:szCs w:val="24"/>
        </w:rPr>
        <w:t>centre of the sample after Flash SPS. Full densification is coupled with a clearly pronounced height reduction of the former flakes and an alignment perpendicular to the pressing direction. In addition, the interface between former powder flakes was decorated with a Nd-rich secondary phase, which appears bright in the SEM images (</w:t>
      </w:r>
      <w:r w:rsidR="002D4031" w:rsidRPr="00F640A0">
        <w:rPr>
          <w:rFonts w:ascii="Times New Roman" w:hAnsi="Times New Roman" w:cs="Times New Roman"/>
          <w:b/>
          <w:bCs/>
          <w:sz w:val="24"/>
          <w:szCs w:val="24"/>
        </w:rPr>
        <w:t>Figure 1</w:t>
      </w:r>
      <w:r w:rsidR="003B3563">
        <w:rPr>
          <w:rFonts w:ascii="Times New Roman" w:hAnsi="Times New Roman" w:cs="Times New Roman"/>
          <w:b/>
          <w:bCs/>
          <w:sz w:val="24"/>
          <w:szCs w:val="24"/>
        </w:rPr>
        <w:t>4</w:t>
      </w:r>
      <w:r w:rsidR="002D4031" w:rsidRPr="00F640A0">
        <w:rPr>
          <w:rFonts w:ascii="Times New Roman" w:hAnsi="Times New Roman" w:cs="Times New Roman"/>
          <w:b/>
          <w:bCs/>
          <w:sz w:val="24"/>
          <w:szCs w:val="24"/>
        </w:rPr>
        <w:t>c</w:t>
      </w:r>
      <w:r w:rsidR="002D4031" w:rsidRPr="002D4031">
        <w:rPr>
          <w:rFonts w:ascii="Times New Roman" w:hAnsi="Times New Roman" w:cs="Times New Roman"/>
          <w:sz w:val="24"/>
          <w:szCs w:val="24"/>
        </w:rPr>
        <w:t>). Since the temperature measured in stage II was above 700°C for all samples, it is assumed that the Nd-rich phase is a residue from a transient melting phase formed during Flash SPS [</w:t>
      </w:r>
      <w:r w:rsidR="00F640A0" w:rsidRPr="00F640A0">
        <w:rPr>
          <w:rFonts w:ascii="Times New Roman" w:hAnsi="Times New Roman" w:cs="Times New Roman"/>
          <w:b/>
          <w:bCs/>
          <w:color w:val="0000FF"/>
          <w:sz w:val="24"/>
          <w:szCs w:val="24"/>
        </w:rPr>
        <w:t>Grieb 1992</w:t>
      </w:r>
      <w:r w:rsidR="002D4031" w:rsidRPr="002D4031">
        <w:rPr>
          <w:rFonts w:ascii="Times New Roman" w:hAnsi="Times New Roman" w:cs="Times New Roman"/>
          <w:sz w:val="24"/>
          <w:szCs w:val="24"/>
        </w:rPr>
        <w:t>]. Adjacent to the interface, also a seam of coarse Nd-Fe-B grains appears which are not aligned to the pressing direction. Similar anomalous grain growth is described in the literature for conventionally hot deformed Nd-Fe-B magnets as well. It is explained in the literature that the effect originates from the melt-spinning process and is caused by the lower cooling rate of the upper surface of the flakes [</w:t>
      </w:r>
      <w:r w:rsidR="00F640A0" w:rsidRPr="00F640A0">
        <w:rPr>
          <w:rFonts w:ascii="Times New Roman" w:hAnsi="Times New Roman" w:cs="Times New Roman"/>
          <w:b/>
          <w:bCs/>
          <w:color w:val="0000FF"/>
          <w:sz w:val="24"/>
          <w:szCs w:val="24"/>
        </w:rPr>
        <w:t>Khlopkov 2007, Sawatzki 2014</w:t>
      </w:r>
      <w:r w:rsidR="002D4031" w:rsidRPr="002D4031">
        <w:rPr>
          <w:rFonts w:ascii="Times New Roman" w:hAnsi="Times New Roman" w:cs="Times New Roman"/>
          <w:sz w:val="24"/>
          <w:szCs w:val="24"/>
        </w:rPr>
        <w:t>]. The coarse grains at the interface between former flakes do not contribute to the anisotropic magnetic properties. Furthermore, the fraying of the sample edge is coupled with a strong distortion of the flake alignment near to the edges (related microstructure not shown here), which is another reason for deterioration of the magnetic properties. To exclude this influence in the present study, samples for magnetic measurements were cut from the centre of the samples.</w:t>
      </w:r>
    </w:p>
    <w:p w14:paraId="18873D56" w14:textId="1748BBE7"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078D64FB" w14:textId="77777777" w:rsidTr="002D4031">
        <w:tc>
          <w:tcPr>
            <w:tcW w:w="9396" w:type="dxa"/>
          </w:tcPr>
          <w:p w14:paraId="33F98C70" w14:textId="6D959286" w:rsidR="002D4031" w:rsidRDefault="000B1207" w:rsidP="000B120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1E230868" wp14:editId="1CF3F3AC">
                  <wp:extent cx="5760000" cy="214560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00" cy="2145600"/>
                          </a:xfrm>
                          <a:prstGeom prst="rect">
                            <a:avLst/>
                          </a:prstGeom>
                        </pic:spPr>
                      </pic:pic>
                    </a:graphicData>
                  </a:graphic>
                </wp:inline>
              </w:drawing>
            </w:r>
          </w:p>
        </w:tc>
      </w:tr>
    </w:tbl>
    <w:p w14:paraId="1D10E062" w14:textId="044109D4" w:rsidR="00EB367B" w:rsidRPr="00177AD4" w:rsidRDefault="002D4031"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F640A0" w:rsidRPr="00177AD4">
        <w:rPr>
          <w:rFonts w:ascii="Times New Roman" w:hAnsi="Times New Roman" w:cs="Times New Roman"/>
          <w:b/>
          <w:bCs/>
          <w:i/>
          <w:iCs/>
          <w:sz w:val="24"/>
          <w:szCs w:val="24"/>
        </w:rPr>
        <w:t>1</w:t>
      </w:r>
      <w:r w:rsidR="003B3563">
        <w:rPr>
          <w:rFonts w:ascii="Times New Roman" w:hAnsi="Times New Roman" w:cs="Times New Roman"/>
          <w:b/>
          <w:bCs/>
          <w:i/>
          <w:iCs/>
          <w:sz w:val="24"/>
          <w:szCs w:val="24"/>
        </w:rPr>
        <w:t>4</w:t>
      </w:r>
      <w:r w:rsidRPr="00177AD4">
        <w:rPr>
          <w:rFonts w:ascii="Times New Roman" w:hAnsi="Times New Roman" w:cs="Times New Roman"/>
          <w:b/>
          <w:bCs/>
          <w:i/>
          <w:iCs/>
          <w:sz w:val="24"/>
          <w:szCs w:val="24"/>
        </w:rPr>
        <w:t xml:space="preserve">: </w:t>
      </w:r>
      <w:r w:rsidRPr="00177AD4">
        <w:rPr>
          <w:rFonts w:ascii="Times New Roman" w:hAnsi="Times New Roman" w:cs="Times New Roman"/>
          <w:i/>
          <w:iCs/>
          <w:sz w:val="24"/>
          <w:szCs w:val="24"/>
        </w:rPr>
        <w:t xml:space="preserve">Flash SPS of pre-sintered Nd-Fe-B pellets in a FAST/SPS device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w:t>
      </w:r>
      <w:r w:rsidR="00F32199">
        <w:rPr>
          <w:rFonts w:ascii="Times New Roman" w:hAnsi="Times New Roman" w:cs="Times New Roman"/>
          <w:i/>
          <w:iCs/>
          <w:sz w:val="24"/>
          <w:szCs w:val="24"/>
        </w:rPr>
        <w:t>Side and top view</w:t>
      </w:r>
      <w:r w:rsidR="00F640A0" w:rsidRPr="00177AD4">
        <w:rPr>
          <w:rFonts w:ascii="Times New Roman" w:hAnsi="Times New Roman" w:cs="Times New Roman"/>
          <w:i/>
          <w:iCs/>
          <w:sz w:val="24"/>
          <w:szCs w:val="24"/>
        </w:rPr>
        <w:t xml:space="preserve"> of a sample</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hot deformed by Flash SPS without an outer die</w:t>
      </w:r>
      <w:r w:rsidR="00F32199">
        <w:rPr>
          <w:rFonts w:ascii="Times New Roman" w:hAnsi="Times New Roman" w:cs="Times New Roman"/>
          <w:i/>
          <w:iCs/>
          <w:sz w:val="24"/>
          <w:szCs w:val="24"/>
        </w:rPr>
        <w:t xml:space="preserve">, before and after deformation </w:t>
      </w:r>
      <w:r w:rsidR="00F32199" w:rsidRPr="00177AD4">
        <w:rPr>
          <w:rFonts w:ascii="Times New Roman" w:hAnsi="Times New Roman" w:cs="Times New Roman"/>
          <w:i/>
          <w:iCs/>
          <w:sz w:val="24"/>
          <w:szCs w:val="24"/>
        </w:rPr>
        <w:t>(Pre-heating to 600°C, power pulse 35 kW, 32 MPa, 30 s)</w:t>
      </w:r>
      <w:r w:rsidR="00F640A0" w:rsidRPr="00177AD4">
        <w:rPr>
          <w:rFonts w:ascii="Times New Roman" w:hAnsi="Times New Roman" w:cs="Times New Roman"/>
          <w:i/>
          <w:iCs/>
          <w:sz w:val="24"/>
          <w:szCs w:val="24"/>
        </w:rPr>
        <w:t xml:space="preserve"> </w:t>
      </w:r>
      <w:r w:rsidR="00F640A0"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 xml:space="preserve">Microstructure after Flash SPS </w:t>
      </w:r>
      <w:r w:rsidR="00EB367B" w:rsidRPr="00177AD4">
        <w:rPr>
          <w:rFonts w:ascii="Times New Roman" w:hAnsi="Times New Roman" w:cs="Times New Roman"/>
          <w:b/>
          <w:bCs/>
          <w:i/>
          <w:iCs/>
          <w:sz w:val="24"/>
          <w:szCs w:val="24"/>
        </w:rPr>
        <w:t>c.)</w:t>
      </w:r>
      <w:r w:rsidR="00EB367B" w:rsidRPr="00177AD4">
        <w:rPr>
          <w:rFonts w:ascii="Times New Roman" w:hAnsi="Times New Roman" w:cs="Times New Roman"/>
          <w:i/>
          <w:iCs/>
          <w:sz w:val="24"/>
          <w:szCs w:val="24"/>
        </w:rPr>
        <w:t xml:space="preserve"> Nd-rich phase (white dots) and grain coarsening at the interface between adjacent flakes.</w:t>
      </w:r>
      <w:r w:rsidR="009D0E29">
        <w:rPr>
          <w:rFonts w:ascii="Times New Roman" w:hAnsi="Times New Roman" w:cs="Times New Roman"/>
          <w:i/>
          <w:iCs/>
          <w:sz w:val="24"/>
          <w:szCs w:val="24"/>
        </w:rPr>
        <w:t xml:space="preserve"> </w:t>
      </w:r>
      <w:bookmarkStart w:id="39" w:name="_Hlk152776062"/>
      <w:r w:rsidR="009D0E29">
        <w:rPr>
          <w:rFonts w:ascii="Times New Roman" w:hAnsi="Times New Roman" w:cs="Times New Roman"/>
          <w:i/>
          <w:iCs/>
          <w:sz w:val="24"/>
          <w:szCs w:val="24"/>
        </w:rPr>
        <w:t xml:space="preserve">The white arrows in </w:t>
      </w:r>
      <w:r w:rsidR="009D0E29" w:rsidRPr="005266C9">
        <w:rPr>
          <w:rFonts w:ascii="Times New Roman" w:hAnsi="Times New Roman" w:cs="Times New Roman"/>
          <w:bCs/>
          <w:i/>
          <w:iCs/>
          <w:sz w:val="24"/>
          <w:szCs w:val="24"/>
        </w:rPr>
        <w:t>b.)</w:t>
      </w:r>
      <w:r w:rsidR="009D0E29">
        <w:rPr>
          <w:rFonts w:ascii="Times New Roman" w:hAnsi="Times New Roman" w:cs="Times New Roman"/>
          <w:i/>
          <w:iCs/>
          <w:sz w:val="24"/>
          <w:szCs w:val="24"/>
        </w:rPr>
        <w:t xml:space="preserve"> represent the pressing direction.</w:t>
      </w:r>
    </w:p>
    <w:bookmarkEnd w:id="39"/>
    <w:p w14:paraId="6C51C810" w14:textId="77777777" w:rsidR="00EB367B" w:rsidRDefault="00EB367B" w:rsidP="0088578B">
      <w:pPr>
        <w:spacing w:after="0" w:line="360" w:lineRule="auto"/>
        <w:jc w:val="both"/>
        <w:rPr>
          <w:rFonts w:ascii="Times New Roman" w:hAnsi="Times New Roman" w:cs="Times New Roman"/>
          <w:sz w:val="24"/>
          <w:szCs w:val="24"/>
        </w:rPr>
      </w:pPr>
    </w:p>
    <w:p w14:paraId="31166BB9" w14:textId="4C3530B0"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sz w:val="24"/>
          <w:szCs w:val="24"/>
        </w:rPr>
        <w:t xml:space="preserve">As already schematically introduced in </w:t>
      </w:r>
      <w:r w:rsidRPr="00177AD4">
        <w:rPr>
          <w:rFonts w:ascii="Times New Roman" w:hAnsi="Times New Roman" w:cs="Times New Roman"/>
          <w:b/>
          <w:bCs/>
          <w:sz w:val="24"/>
          <w:szCs w:val="24"/>
        </w:rPr>
        <w:t>Figure 2</w:t>
      </w:r>
      <w:r w:rsidRPr="002D4031">
        <w:rPr>
          <w:rFonts w:ascii="Times New Roman" w:hAnsi="Times New Roman" w:cs="Times New Roman"/>
          <w:sz w:val="24"/>
          <w:szCs w:val="24"/>
        </w:rPr>
        <w:t>, achieving well-pronounced anisotropic magnetic properties requires fine-tuning of the microstructure on the nanoscale. Therefore, controlled anisotropic growth and texture of the nanocrystalline grains (</w:t>
      </w:r>
      <w:r w:rsidR="00EB367B">
        <w:rPr>
          <w:rFonts w:ascii="Times New Roman" w:hAnsi="Times New Roman" w:cs="Times New Roman"/>
          <w:sz w:val="24"/>
          <w:szCs w:val="24"/>
        </w:rPr>
        <w:t xml:space="preserve">see </w:t>
      </w:r>
      <w:r w:rsidRPr="00EB367B">
        <w:rPr>
          <w:rFonts w:ascii="Times New Roman" w:hAnsi="Times New Roman" w:cs="Times New Roman"/>
          <w:b/>
          <w:bCs/>
          <w:sz w:val="24"/>
          <w:szCs w:val="24"/>
        </w:rPr>
        <w:t>Figure 1c</w:t>
      </w:r>
      <w:r w:rsidRPr="002D4031">
        <w:rPr>
          <w:rFonts w:ascii="Times New Roman" w:hAnsi="Times New Roman" w:cs="Times New Roman"/>
          <w:sz w:val="24"/>
          <w:szCs w:val="24"/>
        </w:rPr>
        <w:t xml:space="preserve">) </w:t>
      </w:r>
      <w:r w:rsidR="00EF2ED5">
        <w:rPr>
          <w:rFonts w:ascii="Times New Roman" w:hAnsi="Times New Roman" w:cs="Times New Roman"/>
          <w:sz w:val="24"/>
          <w:szCs w:val="24"/>
        </w:rPr>
        <w:t xml:space="preserve">are keys </w:t>
      </w:r>
      <w:r w:rsidRPr="002D4031">
        <w:rPr>
          <w:rFonts w:ascii="Times New Roman" w:hAnsi="Times New Roman" w:cs="Times New Roman"/>
          <w:sz w:val="24"/>
          <w:szCs w:val="24"/>
        </w:rPr>
        <w:t xml:space="preserve">to maximize the </w:t>
      </w:r>
      <w:r w:rsidR="00905D36" w:rsidRPr="002D4031">
        <w:rPr>
          <w:rFonts w:ascii="Times New Roman" w:hAnsi="Times New Roman" w:cs="Times New Roman"/>
          <w:sz w:val="24"/>
          <w:szCs w:val="24"/>
        </w:rPr>
        <w:t>energy</w:t>
      </w:r>
      <w:r w:rsidR="00905D36">
        <w:rPr>
          <w:rFonts w:ascii="Times New Roman" w:hAnsi="Times New Roman" w:cs="Times New Roman"/>
          <w:sz w:val="24"/>
          <w:szCs w:val="24"/>
        </w:rPr>
        <w:t>-</w:t>
      </w:r>
      <w:r w:rsidRPr="002D4031">
        <w:rPr>
          <w:rFonts w:ascii="Times New Roman" w:hAnsi="Times New Roman" w:cs="Times New Roman"/>
          <w:sz w:val="24"/>
          <w:szCs w:val="24"/>
        </w:rPr>
        <w:t xml:space="preserve">product of anisotropic Nd-Fe-B magnets. Our study clearly reveals that Flash SPS has the potential to achieve this goal, even if finding the optimum parameter set is quite challenging and requires a comprehensive understanding of the relationship between </w:t>
      </w:r>
      <w:r w:rsidR="005266C9" w:rsidRPr="005266C9">
        <w:rPr>
          <w:rFonts w:ascii="Times New Roman" w:hAnsi="Times New Roman" w:cs="Times New Roman"/>
          <w:color w:val="0000FF"/>
          <w:sz w:val="24"/>
          <w:szCs w:val="24"/>
        </w:rPr>
        <w:t xml:space="preserve">the </w:t>
      </w:r>
      <w:r w:rsidRPr="002D4031">
        <w:rPr>
          <w:rFonts w:ascii="Times New Roman" w:hAnsi="Times New Roman" w:cs="Times New Roman"/>
          <w:sz w:val="24"/>
          <w:szCs w:val="24"/>
        </w:rPr>
        <w:t xml:space="preserve">processing parameters and </w:t>
      </w:r>
      <w:r w:rsidR="00905D36">
        <w:rPr>
          <w:rFonts w:ascii="Times New Roman" w:hAnsi="Times New Roman" w:cs="Times New Roman"/>
          <w:sz w:val="24"/>
          <w:szCs w:val="24"/>
        </w:rPr>
        <w:t xml:space="preserve">the </w:t>
      </w:r>
      <w:r w:rsidRPr="002D4031">
        <w:rPr>
          <w:rFonts w:ascii="Times New Roman" w:hAnsi="Times New Roman" w:cs="Times New Roman"/>
          <w:sz w:val="24"/>
          <w:szCs w:val="24"/>
        </w:rPr>
        <w:t xml:space="preserve">resulting microstructure. In this work, we focus on discussing the influence of the pre-heating temperature on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r w:rsidR="00EF2ED5">
        <w:rPr>
          <w:rFonts w:ascii="Times New Roman" w:hAnsi="Times New Roman" w:cs="Times New Roman"/>
          <w:b/>
          <w:bCs/>
          <w:sz w:val="24"/>
          <w:szCs w:val="24"/>
        </w:rPr>
        <w:t>5</w:t>
      </w:r>
      <w:r w:rsidRPr="002D4031">
        <w:rPr>
          <w:rFonts w:ascii="Times New Roman" w:hAnsi="Times New Roman" w:cs="Times New Roman"/>
          <w:sz w:val="24"/>
          <w:szCs w:val="24"/>
        </w:rPr>
        <w:t xml:space="preserve"> shows the microstructure in the extreme cases</w:t>
      </w:r>
      <w:r w:rsidR="00EB367B">
        <w:rPr>
          <w:rFonts w:ascii="Times New Roman" w:hAnsi="Times New Roman" w:cs="Times New Roman"/>
          <w:sz w:val="24"/>
          <w:szCs w:val="24"/>
        </w:rPr>
        <w:t>, where</w:t>
      </w:r>
      <w:r w:rsidRPr="002D4031">
        <w:rPr>
          <w:rFonts w:ascii="Times New Roman" w:hAnsi="Times New Roman" w:cs="Times New Roman"/>
          <w:sz w:val="24"/>
          <w:szCs w:val="24"/>
        </w:rPr>
        <w:t xml:space="preserve"> pre-heating </w:t>
      </w:r>
      <w:r w:rsidR="00EF2ED5">
        <w:rPr>
          <w:rFonts w:ascii="Times New Roman" w:hAnsi="Times New Roman" w:cs="Times New Roman"/>
          <w:sz w:val="24"/>
          <w:szCs w:val="24"/>
        </w:rPr>
        <w:t>temperatures of</w:t>
      </w:r>
      <w:r w:rsidR="00EB367B">
        <w:rPr>
          <w:rFonts w:ascii="Times New Roman" w:hAnsi="Times New Roman" w:cs="Times New Roman"/>
          <w:sz w:val="24"/>
          <w:szCs w:val="24"/>
        </w:rPr>
        <w:t xml:space="preserve"> </w:t>
      </w:r>
      <w:r w:rsidRPr="002D4031">
        <w:rPr>
          <w:rFonts w:ascii="Times New Roman" w:hAnsi="Times New Roman" w:cs="Times New Roman"/>
          <w:sz w:val="24"/>
          <w:szCs w:val="24"/>
        </w:rPr>
        <w:t>251°C and 600°C</w:t>
      </w:r>
      <w:r w:rsidR="00EB367B">
        <w:rPr>
          <w:rFonts w:ascii="Times New Roman" w:hAnsi="Times New Roman" w:cs="Times New Roman"/>
          <w:sz w:val="24"/>
          <w:szCs w:val="24"/>
        </w:rPr>
        <w:t xml:space="preserve"> </w:t>
      </w:r>
      <w:r w:rsidR="00EF2ED5">
        <w:rPr>
          <w:rFonts w:ascii="Times New Roman" w:hAnsi="Times New Roman" w:cs="Times New Roman"/>
          <w:sz w:val="24"/>
          <w:szCs w:val="24"/>
        </w:rPr>
        <w:t>were</w:t>
      </w:r>
      <w:r w:rsidR="00EB367B">
        <w:rPr>
          <w:rFonts w:ascii="Times New Roman" w:hAnsi="Times New Roman" w:cs="Times New Roman"/>
          <w:sz w:val="24"/>
          <w:szCs w:val="24"/>
        </w:rPr>
        <w:t xml:space="preserve"> applied</w:t>
      </w:r>
      <w:r w:rsidRPr="002D4031">
        <w:rPr>
          <w:rFonts w:ascii="Times New Roman" w:hAnsi="Times New Roman" w:cs="Times New Roman"/>
          <w:sz w:val="24"/>
          <w:szCs w:val="24"/>
        </w:rPr>
        <w:t>. The role of pre-heating on the final microstructure is obvious. If deformation of the samples in the pre-heating stage is reliably avoided, primary nanocrystalline grains retain their equiaxed shape until the end of the Flash SPS cycle and show only moderate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r w:rsidR="007323D1">
        <w:rPr>
          <w:rFonts w:ascii="Times New Roman" w:hAnsi="Times New Roman" w:cs="Times New Roman"/>
          <w:b/>
          <w:bCs/>
          <w:sz w:val="24"/>
          <w:szCs w:val="24"/>
        </w:rPr>
        <w:t>5</w:t>
      </w:r>
      <w:r w:rsidRPr="00EB367B">
        <w:rPr>
          <w:rFonts w:ascii="Times New Roman" w:hAnsi="Times New Roman" w:cs="Times New Roman"/>
          <w:b/>
          <w:bCs/>
          <w:sz w:val="24"/>
          <w:szCs w:val="24"/>
        </w:rPr>
        <w:t>a</w:t>
      </w:r>
      <w:r w:rsidRPr="002D4031">
        <w:rPr>
          <w:rFonts w:ascii="Times New Roman" w:hAnsi="Times New Roman" w:cs="Times New Roman"/>
          <w:sz w:val="24"/>
          <w:szCs w:val="24"/>
        </w:rPr>
        <w:t>). When pre-heating is done at 600°C, clearly pronounced</w:t>
      </w:r>
      <w:r>
        <w:rPr>
          <w:rFonts w:ascii="Times New Roman" w:hAnsi="Times New Roman" w:cs="Times New Roman"/>
          <w:sz w:val="24"/>
          <w:szCs w:val="24"/>
        </w:rPr>
        <w:t xml:space="preserve"> </w:t>
      </w:r>
      <w:r w:rsidRPr="002D4031">
        <w:rPr>
          <w:rFonts w:ascii="Times New Roman" w:hAnsi="Times New Roman" w:cs="Times New Roman"/>
          <w:sz w:val="24"/>
          <w:szCs w:val="24"/>
        </w:rPr>
        <w:t>deformation already</w:t>
      </w:r>
      <w:r w:rsidR="007323D1">
        <w:rPr>
          <w:rFonts w:ascii="Times New Roman" w:hAnsi="Times New Roman" w:cs="Times New Roman"/>
          <w:sz w:val="24"/>
          <w:szCs w:val="24"/>
        </w:rPr>
        <w:t xml:space="preserve"> occurs</w:t>
      </w:r>
      <w:r w:rsidRPr="002D4031">
        <w:rPr>
          <w:rFonts w:ascii="Times New Roman" w:hAnsi="Times New Roman" w:cs="Times New Roman"/>
          <w:sz w:val="24"/>
          <w:szCs w:val="24"/>
        </w:rPr>
        <w:t xml:space="preserve"> in the pre-heating stage</w:t>
      </w:r>
      <w:r w:rsidR="007323D1">
        <w:rPr>
          <w:rFonts w:ascii="Times New Roman" w:hAnsi="Times New Roman" w:cs="Times New Roman"/>
          <w:sz w:val="24"/>
          <w:szCs w:val="24"/>
        </w:rPr>
        <w:t>, which</w:t>
      </w:r>
      <w:r w:rsidRPr="002D4031">
        <w:rPr>
          <w:rFonts w:ascii="Times New Roman" w:hAnsi="Times New Roman" w:cs="Times New Roman"/>
          <w:sz w:val="24"/>
          <w:szCs w:val="24"/>
        </w:rPr>
        <w:t xml:space="preserve"> also leads to the aspired anisotropic grain growth</w:t>
      </w:r>
      <w:r w:rsidR="009D0E29">
        <w:rPr>
          <w:rFonts w:ascii="Times New Roman" w:hAnsi="Times New Roman" w:cs="Times New Roman"/>
          <w:sz w:val="24"/>
          <w:szCs w:val="24"/>
        </w:rPr>
        <w:t xml:space="preserve"> and texture development</w:t>
      </w:r>
      <w:r w:rsidRPr="002D4031">
        <w:rPr>
          <w:rFonts w:ascii="Times New Roman" w:hAnsi="Times New Roman" w:cs="Times New Roman"/>
          <w:sz w:val="24"/>
          <w:szCs w:val="24"/>
        </w:rPr>
        <w:t xml:space="preserve">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r w:rsidR="007323D1">
        <w:rPr>
          <w:rFonts w:ascii="Times New Roman" w:hAnsi="Times New Roman" w:cs="Times New Roman"/>
          <w:b/>
          <w:bCs/>
          <w:sz w:val="24"/>
          <w:szCs w:val="24"/>
        </w:rPr>
        <w:t>5</w:t>
      </w:r>
      <w:r w:rsidRPr="00EB367B">
        <w:rPr>
          <w:rFonts w:ascii="Times New Roman" w:hAnsi="Times New Roman" w:cs="Times New Roman"/>
          <w:b/>
          <w:bCs/>
          <w:sz w:val="24"/>
          <w:szCs w:val="24"/>
        </w:rPr>
        <w:t>b</w:t>
      </w:r>
      <w:r w:rsidRPr="002D4031">
        <w:rPr>
          <w:rFonts w:ascii="Times New Roman" w:hAnsi="Times New Roman" w:cs="Times New Roman"/>
          <w:sz w:val="24"/>
          <w:szCs w:val="24"/>
        </w:rPr>
        <w:t>). With respect to the assumption of Hioki [</w:t>
      </w:r>
      <w:r w:rsidR="00EB367B" w:rsidRPr="00EB367B">
        <w:rPr>
          <w:rFonts w:ascii="Times New Roman" w:hAnsi="Times New Roman" w:cs="Times New Roman"/>
          <w:b/>
          <w:bCs/>
          <w:color w:val="0000FF"/>
          <w:sz w:val="24"/>
          <w:szCs w:val="24"/>
        </w:rPr>
        <w:t>Hioki 2021</w:t>
      </w:r>
      <w:r w:rsidRPr="002D4031">
        <w:rPr>
          <w:rFonts w:ascii="Times New Roman" w:hAnsi="Times New Roman" w:cs="Times New Roman"/>
          <w:sz w:val="24"/>
          <w:szCs w:val="24"/>
        </w:rPr>
        <w:t xml:space="preserve">] that the optimum lateral dimension of the plate-like grains should be in the range of 200 – 500 nm and their height in the range of 20 – 50 nm, this pre-heating condition seems to be already too severe for achieving optimum anisotropic magnetic properties </w:t>
      </w:r>
      <w:r w:rsidR="00177AD4">
        <w:rPr>
          <w:rFonts w:ascii="Times New Roman" w:hAnsi="Times New Roman" w:cs="Times New Roman"/>
          <w:sz w:val="24"/>
          <w:szCs w:val="24"/>
        </w:rPr>
        <w:lastRenderedPageBreak/>
        <w:t>when starting from</w:t>
      </w:r>
      <w:r w:rsidRPr="002D4031">
        <w:rPr>
          <w:rFonts w:ascii="Times New Roman" w:hAnsi="Times New Roman" w:cs="Times New Roman"/>
          <w:sz w:val="24"/>
          <w:szCs w:val="24"/>
        </w:rPr>
        <w:t xml:space="preserve"> MQU-F powder. Furthermore, with increasing pre-heating temperature, we found an increasing number of anomalous grains even in the bulk (not shown here), which are expected to deteriorate the magnetic properties. A similar anomalous grain growth was also observed in the fundamental </w:t>
      </w:r>
      <w:r w:rsidR="00EB367B">
        <w:rPr>
          <w:rFonts w:ascii="Times New Roman" w:hAnsi="Times New Roman" w:cs="Times New Roman"/>
          <w:sz w:val="24"/>
          <w:szCs w:val="24"/>
        </w:rPr>
        <w:t xml:space="preserve">Flash SPS </w:t>
      </w:r>
      <w:r w:rsidRPr="002D4031">
        <w:rPr>
          <w:rFonts w:ascii="Times New Roman" w:hAnsi="Times New Roman" w:cs="Times New Roman"/>
          <w:sz w:val="24"/>
          <w:szCs w:val="24"/>
        </w:rPr>
        <w:t>work of Castle et al. [</w:t>
      </w:r>
      <w:r w:rsidR="00EB367B" w:rsidRPr="00EB367B">
        <w:rPr>
          <w:rFonts w:ascii="Times New Roman" w:hAnsi="Times New Roman" w:cs="Times New Roman"/>
          <w:b/>
          <w:bCs/>
          <w:color w:val="0000FF"/>
          <w:sz w:val="24"/>
          <w:szCs w:val="24"/>
        </w:rPr>
        <w:t>Castle 2017</w:t>
      </w:r>
      <w:r w:rsidRPr="002D4031">
        <w:rPr>
          <w:rFonts w:ascii="Times New Roman" w:hAnsi="Times New Roman" w:cs="Times New Roman"/>
          <w:sz w:val="24"/>
          <w:szCs w:val="24"/>
        </w:rPr>
        <w:t>].</w:t>
      </w:r>
    </w:p>
    <w:p w14:paraId="57A67D08" w14:textId="2917718D"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81A33" w14:paraId="4FB690F0" w14:textId="77777777" w:rsidTr="00681A33">
        <w:tc>
          <w:tcPr>
            <w:tcW w:w="9396" w:type="dxa"/>
          </w:tcPr>
          <w:p w14:paraId="0952FCBD" w14:textId="57C94915" w:rsidR="00681A33" w:rsidRDefault="00681A33"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D83FE1E" wp14:editId="600596AD">
                  <wp:extent cx="5760000" cy="1897200"/>
                  <wp:effectExtent l="0" t="0" r="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1897200"/>
                          </a:xfrm>
                          <a:prstGeom prst="rect">
                            <a:avLst/>
                          </a:prstGeom>
                          <a:noFill/>
                        </pic:spPr>
                      </pic:pic>
                    </a:graphicData>
                  </a:graphic>
                </wp:inline>
              </w:drawing>
            </w:r>
          </w:p>
        </w:tc>
      </w:tr>
    </w:tbl>
    <w:p w14:paraId="036BF94E" w14:textId="1CAC8517" w:rsidR="002D4031" w:rsidRPr="00177AD4" w:rsidRDefault="00681A33"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EB367B" w:rsidRPr="00177AD4">
        <w:rPr>
          <w:rFonts w:ascii="Times New Roman" w:hAnsi="Times New Roman" w:cs="Times New Roman"/>
          <w:b/>
          <w:bCs/>
          <w:i/>
          <w:iCs/>
          <w:sz w:val="24"/>
          <w:szCs w:val="24"/>
        </w:rPr>
        <w:t>1</w:t>
      </w:r>
      <w:r w:rsidR="007323D1">
        <w:rPr>
          <w:rFonts w:ascii="Times New Roman" w:hAnsi="Times New Roman" w:cs="Times New Roman"/>
          <w:b/>
          <w:bCs/>
          <w:i/>
          <w:iCs/>
          <w:sz w:val="24"/>
          <w:szCs w:val="24"/>
        </w:rPr>
        <w:t>5</w:t>
      </w:r>
      <w:r w:rsidR="00EB367B" w:rsidRPr="00177AD4">
        <w:rPr>
          <w:rFonts w:ascii="Times New Roman" w:hAnsi="Times New Roman" w:cs="Times New Roman"/>
          <w:b/>
          <w:bCs/>
          <w:i/>
          <w:iCs/>
          <w:sz w:val="24"/>
          <w:szCs w:val="24"/>
        </w:rPr>
        <w:t>:</w:t>
      </w:r>
      <w:r w:rsidRPr="00177AD4">
        <w:rPr>
          <w:rFonts w:ascii="Times New Roman" w:hAnsi="Times New Roman" w:cs="Times New Roman"/>
          <w:i/>
          <w:iCs/>
          <w:sz w:val="24"/>
          <w:szCs w:val="24"/>
        </w:rPr>
        <w:t xml:space="preserve"> Microstructure of the Nd-Fe-B samples after Flash SPS (power pulse 35 kW, 32 MPa, 30 s) as function of the pre-heating temperature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Pre-heating with 251°C </w:t>
      </w:r>
      <w:r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Pre-heating with 600°C.</w:t>
      </w:r>
      <w:r w:rsidR="00905D36">
        <w:rPr>
          <w:rFonts w:ascii="Times New Roman" w:hAnsi="Times New Roman" w:cs="Times New Roman"/>
          <w:i/>
          <w:iCs/>
          <w:sz w:val="24"/>
          <w:szCs w:val="24"/>
        </w:rPr>
        <w:t xml:space="preserve"> The white arrows represent the pressing direction.</w:t>
      </w:r>
    </w:p>
    <w:p w14:paraId="67CE78DF" w14:textId="76FFFE31" w:rsidR="00681A33" w:rsidRDefault="00681A33" w:rsidP="0088578B">
      <w:pPr>
        <w:spacing w:after="0" w:line="360" w:lineRule="auto"/>
        <w:jc w:val="both"/>
        <w:rPr>
          <w:rFonts w:ascii="Times New Roman" w:hAnsi="Times New Roman" w:cs="Times New Roman"/>
          <w:sz w:val="24"/>
          <w:szCs w:val="24"/>
        </w:rPr>
      </w:pPr>
    </w:p>
    <w:p w14:paraId="26E6D251" w14:textId="325ABDFE"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4</w:t>
      </w:r>
      <w:r>
        <w:rPr>
          <w:rFonts w:ascii="Times New Roman" w:hAnsi="Times New Roman" w:cs="Times New Roman"/>
          <w:b/>
          <w:bCs/>
          <w:sz w:val="24"/>
          <w:szCs w:val="24"/>
        </w:rPr>
        <w:t xml:space="preserve"> Benchmark of </w:t>
      </w:r>
      <w:r w:rsidR="00C70278">
        <w:rPr>
          <w:rFonts w:ascii="Times New Roman" w:hAnsi="Times New Roman" w:cs="Times New Roman"/>
          <w:b/>
          <w:bCs/>
          <w:sz w:val="24"/>
          <w:szCs w:val="24"/>
        </w:rPr>
        <w:t>field assisted sintering</w:t>
      </w:r>
      <w:r w:rsidR="002D4031">
        <w:rPr>
          <w:rFonts w:ascii="Times New Roman" w:hAnsi="Times New Roman" w:cs="Times New Roman"/>
          <w:b/>
          <w:bCs/>
          <w:sz w:val="24"/>
          <w:szCs w:val="24"/>
        </w:rPr>
        <w:t xml:space="preserve"> technologies for </w:t>
      </w:r>
      <w:r w:rsidR="00C70278">
        <w:rPr>
          <w:rFonts w:ascii="Times New Roman" w:hAnsi="Times New Roman" w:cs="Times New Roman"/>
          <w:b/>
          <w:bCs/>
          <w:sz w:val="24"/>
          <w:szCs w:val="24"/>
        </w:rPr>
        <w:t xml:space="preserve">the </w:t>
      </w:r>
      <w:r w:rsidR="002D4031">
        <w:rPr>
          <w:rFonts w:ascii="Times New Roman" w:hAnsi="Times New Roman" w:cs="Times New Roman"/>
          <w:b/>
          <w:bCs/>
          <w:sz w:val="24"/>
          <w:szCs w:val="24"/>
        </w:rPr>
        <w:t>processing of Nd-Fe-B magnets</w:t>
      </w:r>
    </w:p>
    <w:p w14:paraId="41255DC2" w14:textId="22D54661" w:rsidR="00EE07DE" w:rsidRDefault="00EE07DE" w:rsidP="00EE07DE">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In general, </w:t>
      </w:r>
      <w:r>
        <w:rPr>
          <w:rFonts w:ascii="Times New Roman" w:hAnsi="Times New Roman" w:cs="Times New Roman"/>
          <w:sz w:val="24"/>
          <w:szCs w:val="24"/>
        </w:rPr>
        <w:t xml:space="preserve">field assisted sintering techniques like </w:t>
      </w:r>
      <w:r w:rsidRPr="00681A33">
        <w:rPr>
          <w:rFonts w:ascii="Times New Roman" w:hAnsi="Times New Roman" w:cs="Times New Roman"/>
          <w:sz w:val="24"/>
          <w:szCs w:val="24"/>
        </w:rPr>
        <w:t>electro discharge sintering</w:t>
      </w:r>
      <w:r>
        <w:rPr>
          <w:rFonts w:ascii="Times New Roman" w:hAnsi="Times New Roman" w:cs="Times New Roman"/>
          <w:sz w:val="24"/>
          <w:szCs w:val="24"/>
        </w:rPr>
        <w:t>,</w:t>
      </w:r>
      <w:r w:rsidRPr="00681A33">
        <w:rPr>
          <w:rFonts w:ascii="Times New Roman" w:hAnsi="Times New Roman" w:cs="Times New Roman"/>
          <w:sz w:val="24"/>
          <w:szCs w:val="24"/>
        </w:rPr>
        <w:t xml:space="preserve"> FAST/SPS and</w:t>
      </w:r>
      <w:r>
        <w:rPr>
          <w:rFonts w:ascii="Times New Roman" w:hAnsi="Times New Roman" w:cs="Times New Roman"/>
          <w:sz w:val="24"/>
          <w:szCs w:val="24"/>
        </w:rPr>
        <w:t xml:space="preserve"> Flash SPS</w:t>
      </w:r>
      <w:r w:rsidRPr="00681A33">
        <w:rPr>
          <w:rFonts w:ascii="Times New Roman" w:hAnsi="Times New Roman" w:cs="Times New Roman"/>
          <w:sz w:val="24"/>
          <w:szCs w:val="24"/>
        </w:rPr>
        <w:t xml:space="preserve"> enable full densification of the melt-spun Nd-Fe-B powder</w:t>
      </w:r>
      <w:r w:rsidR="007F23B1">
        <w:rPr>
          <w:rFonts w:ascii="Times New Roman" w:hAnsi="Times New Roman" w:cs="Times New Roman"/>
          <w:sz w:val="24"/>
          <w:szCs w:val="24"/>
        </w:rPr>
        <w:t>s</w:t>
      </w:r>
      <w:r w:rsidRPr="00681A33">
        <w:rPr>
          <w:rFonts w:ascii="Times New Roman" w:hAnsi="Times New Roman" w:cs="Times New Roman"/>
          <w:sz w:val="24"/>
          <w:szCs w:val="24"/>
        </w:rPr>
        <w:t xml:space="preserve"> easily, but do not </w:t>
      </w:r>
      <w:r>
        <w:rPr>
          <w:rFonts w:ascii="Times New Roman" w:hAnsi="Times New Roman" w:cs="Times New Roman"/>
          <w:sz w:val="24"/>
          <w:szCs w:val="24"/>
        </w:rPr>
        <w:t xml:space="preserve">necessarily lead to </w:t>
      </w:r>
      <w:r w:rsidRPr="00681A33">
        <w:rPr>
          <w:rFonts w:ascii="Times New Roman" w:hAnsi="Times New Roman" w:cs="Times New Roman"/>
          <w:sz w:val="24"/>
          <w:szCs w:val="24"/>
        </w:rPr>
        <w:t xml:space="preserve">a significant anisotropic </w:t>
      </w:r>
      <w:r w:rsidR="007F23B1">
        <w:rPr>
          <w:rFonts w:ascii="Times New Roman" w:hAnsi="Times New Roman" w:cs="Times New Roman"/>
          <w:sz w:val="24"/>
          <w:szCs w:val="24"/>
        </w:rPr>
        <w:t>growth</w:t>
      </w:r>
      <w:r w:rsidRPr="00681A33">
        <w:rPr>
          <w:rFonts w:ascii="Times New Roman" w:hAnsi="Times New Roman" w:cs="Times New Roman"/>
          <w:sz w:val="24"/>
          <w:szCs w:val="24"/>
        </w:rPr>
        <w:t xml:space="preserve"> of the nanocrystalline grains. </w:t>
      </w:r>
      <w:r>
        <w:rPr>
          <w:rFonts w:ascii="Times New Roman" w:hAnsi="Times New Roman" w:cs="Times New Roman"/>
          <w:sz w:val="24"/>
          <w:szCs w:val="24"/>
        </w:rPr>
        <w:t>Densification without significant anisotropic grain growth</w:t>
      </w:r>
      <w:r w:rsidR="009D0E29">
        <w:rPr>
          <w:rFonts w:ascii="Times New Roman" w:hAnsi="Times New Roman" w:cs="Times New Roman"/>
          <w:sz w:val="24"/>
          <w:szCs w:val="24"/>
        </w:rPr>
        <w:t xml:space="preserve"> </w:t>
      </w:r>
      <w:r w:rsidR="00E862A4">
        <w:rPr>
          <w:rFonts w:ascii="Times New Roman" w:hAnsi="Times New Roman" w:cs="Times New Roman"/>
          <w:sz w:val="24"/>
          <w:szCs w:val="24"/>
        </w:rPr>
        <w:t>and</w:t>
      </w:r>
      <w:r w:rsidR="009D0E29">
        <w:rPr>
          <w:rFonts w:ascii="Times New Roman" w:hAnsi="Times New Roman" w:cs="Times New Roman"/>
          <w:sz w:val="24"/>
          <w:szCs w:val="24"/>
        </w:rPr>
        <w:t xml:space="preserve"> texture development</w:t>
      </w:r>
      <w:r>
        <w:rPr>
          <w:rFonts w:ascii="Times New Roman" w:hAnsi="Times New Roman" w:cs="Times New Roman"/>
          <w:sz w:val="24"/>
          <w:szCs w:val="24"/>
        </w:rPr>
        <w:t xml:space="preserve"> is indicated if</w:t>
      </w:r>
      <w:r w:rsidRPr="00681A33">
        <w:rPr>
          <w:rFonts w:ascii="Times New Roman" w:hAnsi="Times New Roman" w:cs="Times New Roman"/>
          <w:sz w:val="24"/>
          <w:szCs w:val="24"/>
        </w:rPr>
        <w:t xml:space="preserve"> remanence stays near to 0.8. Values below 0.8 </w:t>
      </w:r>
      <w:r w:rsidR="0071305B">
        <w:rPr>
          <w:rFonts w:ascii="Times New Roman" w:hAnsi="Times New Roman" w:cs="Times New Roman"/>
          <w:sz w:val="24"/>
          <w:szCs w:val="24"/>
        </w:rPr>
        <w:t xml:space="preserve">hint </w:t>
      </w:r>
      <w:r w:rsidR="007323D1">
        <w:rPr>
          <w:rFonts w:ascii="Times New Roman" w:hAnsi="Times New Roman" w:cs="Times New Roman"/>
          <w:sz w:val="24"/>
          <w:szCs w:val="24"/>
        </w:rPr>
        <w:t>to</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inhomogeneous microstructures </w:t>
      </w:r>
      <w:r w:rsidR="00ED527A" w:rsidRPr="00ED527A">
        <w:rPr>
          <w:rFonts w:ascii="Times New Roman" w:hAnsi="Times New Roman" w:cs="Times New Roman"/>
          <w:sz w:val="24"/>
          <w:szCs w:val="24"/>
        </w:rPr>
        <w:t>including weak</w:t>
      </w:r>
      <w:r w:rsidR="008B538A">
        <w:rPr>
          <w:rFonts w:ascii="Times New Roman" w:hAnsi="Times New Roman" w:cs="Times New Roman"/>
          <w:sz w:val="24"/>
          <w:szCs w:val="24"/>
        </w:rPr>
        <w:t>ly</w:t>
      </w:r>
      <w:r w:rsidR="00ED527A" w:rsidRPr="00ED527A">
        <w:rPr>
          <w:rFonts w:ascii="Times New Roman" w:hAnsi="Times New Roman" w:cs="Times New Roman"/>
          <w:sz w:val="24"/>
          <w:szCs w:val="24"/>
        </w:rPr>
        <w:t xml:space="preserve"> densified areas </w:t>
      </w:r>
      <w:r w:rsidR="00ED527A">
        <w:rPr>
          <w:rFonts w:ascii="Times New Roman" w:hAnsi="Times New Roman" w:cs="Times New Roman"/>
          <w:sz w:val="24"/>
          <w:szCs w:val="24"/>
        </w:rPr>
        <w:t>and</w:t>
      </w:r>
      <w:r w:rsidR="00ED527A" w:rsidRPr="00ED527A">
        <w:rPr>
          <w:rFonts w:ascii="Times New Roman" w:hAnsi="Times New Roman" w:cs="Times New Roman"/>
          <w:sz w:val="24"/>
          <w:szCs w:val="24"/>
        </w:rPr>
        <w:t xml:space="preserve"> remelted structures </w:t>
      </w:r>
      <w:r w:rsidR="0071305B">
        <w:rPr>
          <w:rFonts w:ascii="Times New Roman" w:hAnsi="Times New Roman" w:cs="Times New Roman"/>
          <w:sz w:val="24"/>
          <w:szCs w:val="24"/>
        </w:rPr>
        <w:t>as is the case e.g., for EDS samples [</w:t>
      </w:r>
      <w:r w:rsidR="0071305B" w:rsidRPr="0071305B">
        <w:rPr>
          <w:rFonts w:ascii="Times New Roman" w:hAnsi="Times New Roman" w:cs="Times New Roman"/>
          <w:b/>
          <w:bCs/>
          <w:color w:val="0000FF"/>
          <w:sz w:val="24"/>
          <w:szCs w:val="24"/>
        </w:rPr>
        <w:t>Leich 2018</w:t>
      </w:r>
      <w:r w:rsidR="0071305B">
        <w:rPr>
          <w:rFonts w:ascii="Times New Roman" w:hAnsi="Times New Roman" w:cs="Times New Roman"/>
          <w:sz w:val="24"/>
          <w:szCs w:val="24"/>
        </w:rPr>
        <w:t xml:space="preserve">] or </w:t>
      </w:r>
      <w:r w:rsidR="008B538A">
        <w:rPr>
          <w:rFonts w:ascii="Times New Roman" w:hAnsi="Times New Roman" w:cs="Times New Roman"/>
          <w:sz w:val="24"/>
          <w:szCs w:val="24"/>
        </w:rPr>
        <w:t>to</w:t>
      </w:r>
      <w:r w:rsidR="007F23B1">
        <w:rPr>
          <w:rFonts w:ascii="Times New Roman" w:hAnsi="Times New Roman" w:cs="Times New Roman"/>
          <w:sz w:val="24"/>
          <w:szCs w:val="24"/>
        </w:rPr>
        <w:t xml:space="preserve"> </w:t>
      </w:r>
      <w:r w:rsidRPr="00681A33">
        <w:rPr>
          <w:rFonts w:ascii="Times New Roman" w:hAnsi="Times New Roman" w:cs="Times New Roman"/>
          <w:sz w:val="24"/>
          <w:szCs w:val="24"/>
        </w:rPr>
        <w:t>residual porosity [</w:t>
      </w:r>
      <w:r w:rsidRPr="00353CDC">
        <w:rPr>
          <w:rFonts w:ascii="Times New Roman" w:hAnsi="Times New Roman" w:cs="Times New Roman"/>
          <w:b/>
          <w:bCs/>
          <w:color w:val="0000FF"/>
          <w:sz w:val="24"/>
          <w:szCs w:val="24"/>
        </w:rPr>
        <w:t>Croat 2018</w:t>
      </w:r>
      <w:r w:rsidRPr="00681A33">
        <w:rPr>
          <w:rFonts w:ascii="Times New Roman" w:hAnsi="Times New Roman" w:cs="Times New Roman"/>
          <w:sz w:val="24"/>
          <w:szCs w:val="24"/>
        </w:rPr>
        <w:t>] as is the case e.g., for the FAST/SPS sample</w:t>
      </w:r>
      <w:r w:rsidR="0071305B">
        <w:rPr>
          <w:rFonts w:ascii="Times New Roman" w:hAnsi="Times New Roman" w:cs="Times New Roman"/>
          <w:sz w:val="24"/>
          <w:szCs w:val="24"/>
        </w:rPr>
        <w:t>s</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pre-</w:t>
      </w:r>
      <w:r w:rsidRPr="00681A33">
        <w:rPr>
          <w:rFonts w:ascii="Times New Roman" w:hAnsi="Times New Roman" w:cs="Times New Roman"/>
          <w:sz w:val="24"/>
          <w:szCs w:val="24"/>
        </w:rPr>
        <w:t xml:space="preserve">sintered at 500°C. On the other hand, the </w:t>
      </w:r>
      <w:r w:rsidR="008B538A">
        <w:rPr>
          <w:rFonts w:ascii="Times New Roman" w:hAnsi="Times New Roman" w:cs="Times New Roman"/>
          <w:sz w:val="24"/>
          <w:szCs w:val="24"/>
        </w:rPr>
        <w:t xml:space="preserve">measured </w:t>
      </w:r>
      <w:r w:rsidRPr="00681A33">
        <w:rPr>
          <w:rFonts w:ascii="Times New Roman" w:hAnsi="Times New Roman" w:cs="Times New Roman"/>
          <w:sz w:val="24"/>
          <w:szCs w:val="24"/>
        </w:rPr>
        <w:t xml:space="preserve">coercivity </w:t>
      </w:r>
      <w:r w:rsidR="008B538A">
        <w:rPr>
          <w:rFonts w:ascii="Times New Roman" w:hAnsi="Times New Roman" w:cs="Times New Roman"/>
          <w:sz w:val="24"/>
          <w:szCs w:val="24"/>
        </w:rPr>
        <w:t>provides insights into</w:t>
      </w:r>
      <w:r w:rsidRPr="00681A33">
        <w:rPr>
          <w:rFonts w:ascii="Times New Roman" w:hAnsi="Times New Roman" w:cs="Times New Roman"/>
          <w:sz w:val="24"/>
          <w:szCs w:val="24"/>
        </w:rPr>
        <w:t xml:space="preserve"> the grain growth when applying these techniques. In the FAST/SPS sample sintered at 500°C</w:t>
      </w:r>
      <w:r w:rsidR="00C02BD7">
        <w:rPr>
          <w:rFonts w:ascii="Times New Roman" w:hAnsi="Times New Roman" w:cs="Times New Roman"/>
          <w:sz w:val="24"/>
          <w:szCs w:val="24"/>
        </w:rPr>
        <w:t xml:space="preserve"> </w:t>
      </w:r>
      <w:r w:rsidR="00C02BD7" w:rsidRPr="00C02BD7">
        <w:rPr>
          <w:rFonts w:ascii="Times New Roman" w:hAnsi="Times New Roman" w:cs="Times New Roman"/>
          <w:color w:val="0000FF"/>
          <w:sz w:val="24"/>
          <w:szCs w:val="24"/>
        </w:rPr>
        <w:t>and 50 MPa</w:t>
      </w:r>
      <w:r w:rsidRPr="00C02BD7">
        <w:rPr>
          <w:rFonts w:ascii="Times New Roman" w:hAnsi="Times New Roman" w:cs="Times New Roman"/>
          <w:color w:val="0000FF"/>
          <w:sz w:val="24"/>
          <w:szCs w:val="24"/>
        </w:rPr>
        <w:t xml:space="preserve">, </w:t>
      </w:r>
      <w:r w:rsidR="007F23B1" w:rsidRPr="00C02BD7">
        <w:rPr>
          <w:rFonts w:ascii="Times New Roman" w:hAnsi="Times New Roman" w:cs="Times New Roman"/>
          <w:color w:val="0000FF"/>
          <w:sz w:val="24"/>
          <w:szCs w:val="24"/>
        </w:rPr>
        <w:t>almost</w:t>
      </w:r>
      <w:r w:rsidRPr="00C02BD7">
        <w:rPr>
          <w:rFonts w:ascii="Times New Roman" w:hAnsi="Times New Roman" w:cs="Times New Roman"/>
          <w:color w:val="0000FF"/>
          <w:sz w:val="24"/>
          <w:szCs w:val="24"/>
        </w:rPr>
        <w:t xml:space="preserve"> no growth of the nanocrystalline grains during pre-sintering </w:t>
      </w:r>
      <w:r w:rsidR="00C02BD7" w:rsidRPr="00C02BD7">
        <w:rPr>
          <w:rFonts w:ascii="Times New Roman" w:hAnsi="Times New Roman" w:cs="Times New Roman"/>
          <w:color w:val="0000FF"/>
          <w:sz w:val="24"/>
          <w:szCs w:val="24"/>
        </w:rPr>
        <w:t>occurred</w:t>
      </w:r>
      <w:r w:rsidR="007F23B1" w:rsidRPr="00C02BD7">
        <w:rPr>
          <w:rFonts w:ascii="Times New Roman" w:hAnsi="Times New Roman" w:cs="Times New Roman"/>
          <w:color w:val="0000FF"/>
          <w:sz w:val="24"/>
          <w:szCs w:val="24"/>
        </w:rPr>
        <w:t xml:space="preserve"> </w:t>
      </w:r>
      <w:r w:rsidR="00606B6C" w:rsidRPr="00C02BD7">
        <w:rPr>
          <w:rFonts w:ascii="Times New Roman" w:hAnsi="Times New Roman" w:cs="Times New Roman"/>
          <w:color w:val="0000FF"/>
          <w:sz w:val="24"/>
          <w:szCs w:val="24"/>
        </w:rPr>
        <w:t>as</w:t>
      </w:r>
      <w:r w:rsidR="007F23B1" w:rsidRPr="00C02BD7">
        <w:rPr>
          <w:rFonts w:ascii="Times New Roman" w:hAnsi="Times New Roman" w:cs="Times New Roman"/>
          <w:color w:val="0000FF"/>
          <w:sz w:val="24"/>
          <w:szCs w:val="24"/>
        </w:rPr>
        <w:t xml:space="preserve"> </w:t>
      </w:r>
      <w:r w:rsidR="00C02BD7" w:rsidRPr="00C02BD7">
        <w:rPr>
          <w:rFonts w:ascii="Times New Roman" w:hAnsi="Times New Roman" w:cs="Times New Roman"/>
          <w:color w:val="0000FF"/>
          <w:sz w:val="24"/>
          <w:szCs w:val="24"/>
        </w:rPr>
        <w:t xml:space="preserve">indicated by </w:t>
      </w:r>
      <w:r w:rsidRPr="00681A33">
        <w:rPr>
          <w:rFonts w:ascii="Times New Roman" w:hAnsi="Times New Roman" w:cs="Times New Roman"/>
          <w:sz w:val="24"/>
          <w:szCs w:val="24"/>
        </w:rPr>
        <w:t>the coercivity stay</w:t>
      </w:r>
      <w:r w:rsidR="00C02BD7">
        <w:rPr>
          <w:rFonts w:ascii="Times New Roman" w:hAnsi="Times New Roman" w:cs="Times New Roman"/>
          <w:sz w:val="24"/>
          <w:szCs w:val="24"/>
        </w:rPr>
        <w:t>ing</w:t>
      </w:r>
      <w:r w:rsidRPr="00681A33">
        <w:rPr>
          <w:rFonts w:ascii="Times New Roman" w:hAnsi="Times New Roman" w:cs="Times New Roman"/>
          <w:sz w:val="24"/>
          <w:szCs w:val="24"/>
        </w:rPr>
        <w:t xml:space="preserve"> in the same range as in the starting powder</w:t>
      </w:r>
      <w:r w:rsidR="0071305B">
        <w:rPr>
          <w:rFonts w:ascii="Times New Roman" w:hAnsi="Times New Roman" w:cs="Times New Roman"/>
          <w:sz w:val="24"/>
          <w:szCs w:val="24"/>
        </w:rPr>
        <w:t xml:space="preserve"> (see </w:t>
      </w:r>
      <w:r w:rsidR="0071305B" w:rsidRPr="0071305B">
        <w:rPr>
          <w:rFonts w:ascii="Times New Roman" w:hAnsi="Times New Roman" w:cs="Times New Roman"/>
          <w:b/>
          <w:bCs/>
          <w:sz w:val="24"/>
          <w:szCs w:val="24"/>
        </w:rPr>
        <w:t>Table 4</w:t>
      </w:r>
      <w:r w:rsidR="0071305B">
        <w:rPr>
          <w:rFonts w:ascii="Times New Roman" w:hAnsi="Times New Roman" w:cs="Times New Roman"/>
          <w:sz w:val="24"/>
          <w:szCs w:val="24"/>
        </w:rPr>
        <w:t>)</w:t>
      </w:r>
      <w:r w:rsidRPr="00681A33">
        <w:rPr>
          <w:rFonts w:ascii="Times New Roman" w:hAnsi="Times New Roman" w:cs="Times New Roman"/>
          <w:sz w:val="24"/>
          <w:szCs w:val="24"/>
        </w:rPr>
        <w:t xml:space="preserve">. </w:t>
      </w:r>
      <w:r w:rsidR="00414EF6" w:rsidRPr="00414EF6">
        <w:rPr>
          <w:rFonts w:ascii="Times New Roman" w:hAnsi="Times New Roman" w:cs="Times New Roman"/>
          <w:color w:val="0000FF"/>
          <w:sz w:val="24"/>
          <w:szCs w:val="24"/>
        </w:rPr>
        <w:t>When aiming on full densification at negligible grain growth, careful adjustment of the hot compaction temperature is the key</w:t>
      </w:r>
      <w:r w:rsidR="00414EF6">
        <w:rPr>
          <w:rFonts w:ascii="Times New Roman" w:hAnsi="Times New Roman" w:cs="Times New Roman"/>
          <w:color w:val="0000FF"/>
          <w:sz w:val="24"/>
          <w:szCs w:val="24"/>
        </w:rPr>
        <w:t xml:space="preserve"> parameter</w:t>
      </w:r>
      <w:r w:rsidR="00414EF6" w:rsidRPr="00414EF6">
        <w:rPr>
          <w:rFonts w:ascii="Times New Roman" w:hAnsi="Times New Roman" w:cs="Times New Roman"/>
          <w:color w:val="0000FF"/>
          <w:sz w:val="24"/>
          <w:szCs w:val="24"/>
        </w:rPr>
        <w:t xml:space="preserve">. </w:t>
      </w:r>
      <w:r w:rsidR="00414EF6">
        <w:rPr>
          <w:rFonts w:ascii="Times New Roman" w:hAnsi="Times New Roman" w:cs="Times New Roman"/>
          <w:color w:val="0000FF"/>
          <w:sz w:val="24"/>
          <w:szCs w:val="24"/>
        </w:rPr>
        <w:t xml:space="preserve">Systematic studies at Fraunhofer IWKS recommend 725°C and 45 MPa as best parameter set </w:t>
      </w:r>
      <w:r w:rsidR="0067045D">
        <w:rPr>
          <w:rFonts w:ascii="Times New Roman" w:hAnsi="Times New Roman" w:cs="Times New Roman"/>
          <w:color w:val="0000FF"/>
          <w:sz w:val="24"/>
          <w:szCs w:val="24"/>
        </w:rPr>
        <w:t>for achieving this goal. Under these conditions, the coercivity of 1648 kA</w:t>
      </w:r>
      <w:r w:rsidR="0067045D">
        <w:rPr>
          <w:rFonts w:ascii="Times New Roman" w:hAnsi="Times New Roman" w:cs="Times New Roman"/>
          <w:color w:val="0000FF"/>
          <w:sz w:val="24"/>
          <w:szCs w:val="24"/>
        </w:rPr>
        <w:sym w:font="Symbol" w:char="F0D7"/>
      </w:r>
      <w:r w:rsidR="0067045D">
        <w:rPr>
          <w:rFonts w:ascii="Times New Roman" w:hAnsi="Times New Roman" w:cs="Times New Roman"/>
          <w:color w:val="0000FF"/>
          <w:sz w:val="24"/>
          <w:szCs w:val="24"/>
        </w:rPr>
        <w:t>m</w:t>
      </w:r>
      <w:r w:rsidR="0067045D" w:rsidRPr="0067045D">
        <w:rPr>
          <w:rFonts w:ascii="Times New Roman" w:hAnsi="Times New Roman" w:cs="Times New Roman"/>
          <w:color w:val="0000FF"/>
          <w:sz w:val="24"/>
          <w:szCs w:val="24"/>
          <w:vertAlign w:val="superscript"/>
        </w:rPr>
        <w:t>-1</w:t>
      </w:r>
      <w:r w:rsidR="0067045D">
        <w:rPr>
          <w:rFonts w:ascii="Times New Roman" w:hAnsi="Times New Roman" w:cs="Times New Roman"/>
          <w:color w:val="0000FF"/>
          <w:sz w:val="24"/>
          <w:szCs w:val="24"/>
        </w:rPr>
        <w:t xml:space="preserve"> is only slightly lower than the coercivity of </w:t>
      </w:r>
      <w:r w:rsidR="0067045D">
        <w:rPr>
          <w:rFonts w:ascii="Times New Roman" w:hAnsi="Times New Roman" w:cs="Times New Roman"/>
          <w:color w:val="0000FF"/>
          <w:sz w:val="24"/>
          <w:szCs w:val="24"/>
        </w:rPr>
        <w:lastRenderedPageBreak/>
        <w:t xml:space="preserve">the starting powder hinting on minimal grain growth. The remanence of 0.83 T indicates full densification with almost no magnetic anisotropy. </w:t>
      </w:r>
      <w:r w:rsidRPr="00681A33">
        <w:rPr>
          <w:rFonts w:ascii="Times New Roman" w:hAnsi="Times New Roman" w:cs="Times New Roman"/>
          <w:sz w:val="24"/>
          <w:szCs w:val="24"/>
        </w:rPr>
        <w:t>When increasing the FAST/SPS temperature to 800°C, full densification is accompanied by significant isotropic grain growth as indicated by the clear decrease of the coercivity</w:t>
      </w:r>
      <w:r w:rsidR="00ED527A">
        <w:rPr>
          <w:rFonts w:ascii="Times New Roman" w:hAnsi="Times New Roman" w:cs="Times New Roman"/>
          <w:sz w:val="24"/>
          <w:szCs w:val="24"/>
        </w:rPr>
        <w:t xml:space="preserve"> [</w:t>
      </w:r>
      <w:r w:rsidR="00ED527A" w:rsidRPr="00ED527A">
        <w:rPr>
          <w:rFonts w:ascii="Times New Roman" w:hAnsi="Times New Roman" w:cs="Times New Roman"/>
          <w:b/>
          <w:bCs/>
          <w:color w:val="0000FF"/>
          <w:sz w:val="24"/>
          <w:szCs w:val="24"/>
        </w:rPr>
        <w:t>Mishra 2023</w:t>
      </w:r>
      <w:r w:rsidR="00ED527A">
        <w:rPr>
          <w:rFonts w:ascii="Times New Roman" w:hAnsi="Times New Roman" w:cs="Times New Roman"/>
          <w:sz w:val="24"/>
          <w:szCs w:val="24"/>
        </w:rPr>
        <w:t>]</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 sum, our </w:t>
      </w:r>
      <w:r w:rsidRPr="00681A33">
        <w:rPr>
          <w:rFonts w:ascii="Times New Roman" w:hAnsi="Times New Roman" w:cs="Times New Roman"/>
          <w:sz w:val="24"/>
          <w:szCs w:val="24"/>
        </w:rPr>
        <w:t xml:space="preserve">results </w:t>
      </w:r>
      <w:r w:rsidR="0071305B">
        <w:rPr>
          <w:rFonts w:ascii="Times New Roman" w:hAnsi="Times New Roman" w:cs="Times New Roman"/>
          <w:sz w:val="24"/>
          <w:szCs w:val="24"/>
        </w:rPr>
        <w:t>and related results from literature [</w:t>
      </w:r>
      <w:r w:rsidR="0071305B" w:rsidRPr="00ED527A">
        <w:rPr>
          <w:rFonts w:ascii="Times New Roman" w:hAnsi="Times New Roman" w:cs="Times New Roman"/>
          <w:b/>
          <w:bCs/>
          <w:color w:val="0000FF"/>
          <w:sz w:val="24"/>
          <w:szCs w:val="24"/>
        </w:rPr>
        <w:t>Wüst 2015, Wang 2015</w:t>
      </w:r>
      <w:r w:rsidR="0071305B">
        <w:rPr>
          <w:rFonts w:ascii="Times New Roman" w:hAnsi="Times New Roman" w:cs="Times New Roman"/>
          <w:sz w:val="24"/>
          <w:szCs w:val="24"/>
        </w:rPr>
        <w:t xml:space="preserve">] </w:t>
      </w:r>
      <w:r w:rsidRPr="00681A33">
        <w:rPr>
          <w:rFonts w:ascii="Times New Roman" w:hAnsi="Times New Roman" w:cs="Times New Roman"/>
          <w:sz w:val="24"/>
          <w:szCs w:val="24"/>
        </w:rPr>
        <w:t>demonstrate that hot pressing and FAST/SPS are complementary techniques for producing isotropic Nd-Fe-B magnets from melt-spun powders.</w:t>
      </w:r>
    </w:p>
    <w:p w14:paraId="1A85EBCA" w14:textId="77777777" w:rsidR="00EE07DE" w:rsidRPr="00EE07DE" w:rsidRDefault="00EE07DE" w:rsidP="00674AB3">
      <w:pPr>
        <w:spacing w:after="0" w:line="360" w:lineRule="auto"/>
        <w:jc w:val="both"/>
        <w:rPr>
          <w:rFonts w:ascii="Times New Roman" w:hAnsi="Times New Roman" w:cs="Times New Roman"/>
          <w:sz w:val="24"/>
          <w:szCs w:val="24"/>
        </w:rPr>
      </w:pPr>
    </w:p>
    <w:p w14:paraId="6B3C8C17" w14:textId="0F9FE95D" w:rsidR="00306050" w:rsidRDefault="00ED527A" w:rsidP="003060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benchmarking our results with respect to producing </w:t>
      </w:r>
      <w:r w:rsidR="007F23B1">
        <w:rPr>
          <w:rFonts w:ascii="Times New Roman" w:hAnsi="Times New Roman" w:cs="Times New Roman"/>
          <w:sz w:val="24"/>
          <w:szCs w:val="24"/>
        </w:rPr>
        <w:t xml:space="preserve">textured </w:t>
      </w:r>
      <w:r>
        <w:rPr>
          <w:rFonts w:ascii="Times New Roman" w:hAnsi="Times New Roman" w:cs="Times New Roman"/>
          <w:sz w:val="24"/>
          <w:szCs w:val="24"/>
        </w:rPr>
        <w:t xml:space="preserve">Nd-Fe-B magnets with well-pronounced anisotropic magnetic properties, </w:t>
      </w:r>
      <w:r w:rsidR="00EB367B" w:rsidRPr="00FB1AE4">
        <w:rPr>
          <w:rFonts w:ascii="Times New Roman" w:hAnsi="Times New Roman" w:cs="Times New Roman"/>
          <w:b/>
          <w:bCs/>
          <w:color w:val="0000FF"/>
          <w:sz w:val="24"/>
          <w:szCs w:val="24"/>
        </w:rPr>
        <w:t>Figure 1</w:t>
      </w:r>
      <w:r w:rsidR="00921DCF" w:rsidRPr="00FB1AE4">
        <w:rPr>
          <w:rFonts w:ascii="Times New Roman" w:hAnsi="Times New Roman" w:cs="Times New Roman"/>
          <w:b/>
          <w:bCs/>
          <w:color w:val="0000FF"/>
          <w:sz w:val="24"/>
          <w:szCs w:val="24"/>
        </w:rPr>
        <w:t>6</w:t>
      </w:r>
      <w:r w:rsidR="00EB367B" w:rsidRPr="00FB1AE4">
        <w:rPr>
          <w:rFonts w:ascii="Times New Roman" w:hAnsi="Times New Roman" w:cs="Times New Roman"/>
          <w:color w:val="0000FF"/>
          <w:sz w:val="24"/>
          <w:szCs w:val="24"/>
        </w:rPr>
        <w:t xml:space="preserve"> </w:t>
      </w:r>
      <w:r w:rsidR="00BC7EE3">
        <w:rPr>
          <w:rFonts w:ascii="Times New Roman" w:hAnsi="Times New Roman" w:cs="Times New Roman"/>
          <w:color w:val="0000FF"/>
          <w:sz w:val="24"/>
          <w:szCs w:val="24"/>
        </w:rPr>
        <w:t>compares</w:t>
      </w:r>
      <w:r w:rsidR="00FB1AE4" w:rsidRPr="00FB1AE4">
        <w:rPr>
          <w:rFonts w:ascii="Times New Roman" w:hAnsi="Times New Roman" w:cs="Times New Roman"/>
          <w:color w:val="0000FF"/>
          <w:sz w:val="24"/>
          <w:szCs w:val="24"/>
        </w:rPr>
        <w:t xml:space="preserve"> the coercivities H</w:t>
      </w:r>
      <w:r w:rsidR="00FB1AE4" w:rsidRPr="00FB1AE4">
        <w:rPr>
          <w:rFonts w:ascii="Times New Roman" w:hAnsi="Times New Roman" w:cs="Times New Roman"/>
          <w:color w:val="0000FF"/>
          <w:sz w:val="24"/>
          <w:szCs w:val="24"/>
          <w:vertAlign w:val="subscript"/>
        </w:rPr>
        <w:t>cj</w:t>
      </w:r>
      <w:r w:rsidR="00FB1AE4" w:rsidRPr="00FB1AE4">
        <w:rPr>
          <w:rFonts w:ascii="Times New Roman" w:hAnsi="Times New Roman" w:cs="Times New Roman"/>
          <w:color w:val="0000FF"/>
          <w:sz w:val="24"/>
          <w:szCs w:val="24"/>
        </w:rPr>
        <w:t xml:space="preserve"> and </w:t>
      </w:r>
      <w:r w:rsidR="00BC7EE3">
        <w:rPr>
          <w:rFonts w:ascii="Times New Roman" w:hAnsi="Times New Roman" w:cs="Times New Roman"/>
          <w:color w:val="0000FF"/>
          <w:sz w:val="24"/>
          <w:szCs w:val="24"/>
        </w:rPr>
        <w:t xml:space="preserve">the </w:t>
      </w:r>
      <w:r w:rsidR="00FB1AE4" w:rsidRPr="00FB1AE4">
        <w:rPr>
          <w:rFonts w:ascii="Times New Roman" w:hAnsi="Times New Roman" w:cs="Times New Roman"/>
          <w:color w:val="0000FF"/>
          <w:sz w:val="24"/>
          <w:szCs w:val="24"/>
        </w:rPr>
        <w:t>remanences B</w:t>
      </w:r>
      <w:r w:rsidR="00FB1AE4" w:rsidRPr="00FB1AE4">
        <w:rPr>
          <w:rFonts w:ascii="Times New Roman" w:hAnsi="Times New Roman" w:cs="Times New Roman"/>
          <w:color w:val="0000FF"/>
          <w:sz w:val="24"/>
          <w:szCs w:val="24"/>
          <w:vertAlign w:val="subscript"/>
        </w:rPr>
        <w:t>r</w:t>
      </w:r>
      <w:r w:rsidR="00FB1AE4" w:rsidRPr="00FB1AE4">
        <w:rPr>
          <w:rFonts w:ascii="Times New Roman" w:hAnsi="Times New Roman" w:cs="Times New Roman"/>
          <w:color w:val="0000FF"/>
          <w:sz w:val="24"/>
          <w:szCs w:val="24"/>
        </w:rPr>
        <w:t xml:space="preserve"> of all samples shown in </w:t>
      </w:r>
      <w:r w:rsidR="00FB1AE4" w:rsidRPr="00FB1AE4">
        <w:rPr>
          <w:rFonts w:ascii="Times New Roman" w:hAnsi="Times New Roman" w:cs="Times New Roman"/>
          <w:b/>
          <w:bCs/>
          <w:color w:val="0000FF"/>
          <w:sz w:val="24"/>
          <w:szCs w:val="24"/>
        </w:rPr>
        <w:t>Table 2</w:t>
      </w:r>
      <w:r w:rsidR="00BC7EE3" w:rsidRPr="00BC7EE3">
        <w:rPr>
          <w:rFonts w:ascii="Times New Roman" w:hAnsi="Times New Roman" w:cs="Times New Roman"/>
          <w:color w:val="0000FF"/>
          <w:sz w:val="24"/>
          <w:szCs w:val="24"/>
        </w:rPr>
        <w:t>.</w:t>
      </w:r>
      <w:r w:rsidR="00BC7EE3">
        <w:rPr>
          <w:rFonts w:ascii="Times New Roman" w:hAnsi="Times New Roman" w:cs="Times New Roman"/>
          <w:b/>
          <w:bCs/>
          <w:color w:val="0000FF"/>
          <w:sz w:val="24"/>
          <w:szCs w:val="24"/>
        </w:rPr>
        <w:t xml:space="preserve"> </w:t>
      </w:r>
      <w:r w:rsidR="00FB1AE4" w:rsidRPr="00FB1AE4">
        <w:rPr>
          <w:rFonts w:ascii="Times New Roman" w:hAnsi="Times New Roman" w:cs="Times New Roman"/>
          <w:color w:val="0000FF"/>
          <w:sz w:val="24"/>
          <w:szCs w:val="24"/>
        </w:rPr>
        <w:t xml:space="preserve">The numbers in </w:t>
      </w:r>
      <w:r w:rsidR="00FB1AE4" w:rsidRPr="00FB1AE4">
        <w:rPr>
          <w:rFonts w:ascii="Times New Roman" w:hAnsi="Times New Roman" w:cs="Times New Roman"/>
          <w:b/>
          <w:bCs/>
          <w:color w:val="0000FF"/>
          <w:sz w:val="24"/>
          <w:szCs w:val="24"/>
        </w:rPr>
        <w:t>Figure 16</w:t>
      </w:r>
      <w:r w:rsidR="00FB1AE4" w:rsidRPr="00FB1AE4">
        <w:rPr>
          <w:rFonts w:ascii="Times New Roman" w:hAnsi="Times New Roman" w:cs="Times New Roman"/>
          <w:color w:val="0000FF"/>
          <w:sz w:val="24"/>
          <w:szCs w:val="24"/>
        </w:rPr>
        <w:t xml:space="preserve"> are related to the consecutive row number in </w:t>
      </w:r>
      <w:r w:rsidR="00FB1AE4" w:rsidRPr="00FB1AE4">
        <w:rPr>
          <w:rFonts w:ascii="Times New Roman" w:hAnsi="Times New Roman" w:cs="Times New Roman"/>
          <w:b/>
          <w:bCs/>
          <w:color w:val="0000FF"/>
          <w:sz w:val="24"/>
          <w:szCs w:val="24"/>
        </w:rPr>
        <w:t>Table 2</w:t>
      </w:r>
      <w:r w:rsidR="00FB1AE4" w:rsidRPr="00FB1AE4">
        <w:rPr>
          <w:rFonts w:ascii="Times New Roman" w:hAnsi="Times New Roman" w:cs="Times New Roman"/>
          <w:color w:val="0000FF"/>
          <w:sz w:val="24"/>
          <w:szCs w:val="24"/>
        </w:rPr>
        <w:t>.</w:t>
      </w:r>
      <w:r w:rsidR="00BC7EE3">
        <w:rPr>
          <w:rFonts w:ascii="Times New Roman" w:hAnsi="Times New Roman" w:cs="Times New Roman"/>
          <w:color w:val="0000FF"/>
          <w:sz w:val="24"/>
          <w:szCs w:val="24"/>
        </w:rPr>
        <w:t xml:space="preserve"> The overview </w:t>
      </w:r>
      <w:r w:rsidR="00BC7EE3" w:rsidRPr="00BC7EE3">
        <w:rPr>
          <w:rFonts w:ascii="Times New Roman" w:hAnsi="Times New Roman" w:cs="Times New Roman"/>
          <w:color w:val="0000FF"/>
          <w:sz w:val="24"/>
          <w:szCs w:val="24"/>
        </w:rPr>
        <w:t>includ</w:t>
      </w:r>
      <w:r w:rsidR="00BC7EE3">
        <w:rPr>
          <w:rFonts w:ascii="Times New Roman" w:hAnsi="Times New Roman" w:cs="Times New Roman"/>
          <w:color w:val="0000FF"/>
          <w:sz w:val="24"/>
          <w:szCs w:val="24"/>
        </w:rPr>
        <w:t>es</w:t>
      </w:r>
      <w:r w:rsidR="00BC7EE3" w:rsidRPr="00BC7EE3">
        <w:rPr>
          <w:rFonts w:ascii="Times New Roman" w:hAnsi="Times New Roman" w:cs="Times New Roman"/>
          <w:color w:val="0000FF"/>
          <w:sz w:val="24"/>
          <w:szCs w:val="24"/>
        </w:rPr>
        <w:t xml:space="preserve"> the starting powder (1) and a commercial magnet from our industrial </w:t>
      </w:r>
      <w:r w:rsidR="00BC7EE3">
        <w:rPr>
          <w:rFonts w:ascii="Times New Roman" w:hAnsi="Times New Roman" w:cs="Times New Roman"/>
          <w:color w:val="0000FF"/>
          <w:sz w:val="24"/>
          <w:szCs w:val="24"/>
        </w:rPr>
        <w:t>partner WILO in the hot compacted (2) and hot deformed (3) state</w:t>
      </w:r>
      <w:r w:rsidR="00343582">
        <w:rPr>
          <w:rFonts w:ascii="Times New Roman" w:hAnsi="Times New Roman" w:cs="Times New Roman"/>
          <w:color w:val="0000FF"/>
          <w:sz w:val="24"/>
          <w:szCs w:val="24"/>
        </w:rPr>
        <w:t>. Unfortunately, deformation degrees are unknown in this case</w:t>
      </w:r>
      <w:r w:rsidR="00BC7EE3" w:rsidRPr="00BC7EE3">
        <w:rPr>
          <w:rFonts w:ascii="Times New Roman" w:hAnsi="Times New Roman" w:cs="Times New Roman"/>
          <w:color w:val="0000FF"/>
          <w:sz w:val="24"/>
          <w:szCs w:val="24"/>
        </w:rPr>
        <w:t>.</w:t>
      </w:r>
      <w:r w:rsidR="00343582">
        <w:rPr>
          <w:rFonts w:ascii="Times New Roman" w:hAnsi="Times New Roman" w:cs="Times New Roman"/>
          <w:color w:val="0000FF"/>
          <w:sz w:val="24"/>
          <w:szCs w:val="24"/>
        </w:rPr>
        <w:t xml:space="preserve"> </w:t>
      </w:r>
      <w:r w:rsidR="00343582" w:rsidRPr="00343582">
        <w:rPr>
          <w:rFonts w:ascii="Times New Roman" w:hAnsi="Times New Roman" w:cs="Times New Roman"/>
          <w:b/>
          <w:bCs/>
          <w:color w:val="0000FF"/>
          <w:sz w:val="24"/>
          <w:szCs w:val="24"/>
        </w:rPr>
        <w:t>Figure 16</w:t>
      </w:r>
      <w:r w:rsidR="00343582" w:rsidRPr="00343582">
        <w:rPr>
          <w:rFonts w:ascii="Times New Roman" w:hAnsi="Times New Roman" w:cs="Times New Roman"/>
          <w:color w:val="0000FF"/>
          <w:sz w:val="24"/>
          <w:szCs w:val="24"/>
        </w:rPr>
        <w:t xml:space="preserve"> emphasizes the height reduction as a main parameter to be considered for maximizing coercivity and remanence in parallel.</w:t>
      </w:r>
      <w:r w:rsidR="00BC7EE3">
        <w:rPr>
          <w:rFonts w:ascii="Times New Roman" w:hAnsi="Times New Roman" w:cs="Times New Roman"/>
          <w:sz w:val="24"/>
          <w:szCs w:val="24"/>
        </w:rPr>
        <w:t xml:space="preserve"> </w:t>
      </w:r>
      <w:r w:rsidR="00306050" w:rsidRPr="00681A33">
        <w:rPr>
          <w:rFonts w:ascii="Times New Roman" w:hAnsi="Times New Roman" w:cs="Times New Roman"/>
          <w:sz w:val="24"/>
          <w:szCs w:val="24"/>
        </w:rPr>
        <w:t xml:space="preserve">When comparing the properties of the commercial magnet and the magnets produced </w:t>
      </w:r>
      <w:r w:rsidR="00BC7EE3">
        <w:rPr>
          <w:rFonts w:ascii="Times New Roman" w:hAnsi="Times New Roman" w:cs="Times New Roman"/>
          <w:sz w:val="24"/>
          <w:szCs w:val="24"/>
        </w:rPr>
        <w:t xml:space="preserve">in the present study </w:t>
      </w:r>
      <w:r w:rsidR="00921DCF">
        <w:rPr>
          <w:rFonts w:ascii="Times New Roman" w:hAnsi="Times New Roman" w:cs="Times New Roman"/>
          <w:sz w:val="24"/>
          <w:szCs w:val="24"/>
        </w:rPr>
        <w:t xml:space="preserve">via </w:t>
      </w:r>
      <w:r w:rsidR="00306050">
        <w:rPr>
          <w:rFonts w:ascii="Times New Roman" w:hAnsi="Times New Roman" w:cs="Times New Roman"/>
          <w:sz w:val="24"/>
          <w:szCs w:val="24"/>
        </w:rPr>
        <w:t>field assisted sintering technologies</w:t>
      </w:r>
      <w:r w:rsidR="00306050" w:rsidRPr="00681A33">
        <w:rPr>
          <w:rFonts w:ascii="Times New Roman" w:hAnsi="Times New Roman" w:cs="Times New Roman"/>
          <w:sz w:val="24"/>
          <w:szCs w:val="24"/>
        </w:rPr>
        <w:t xml:space="preserve">, it becomes </w:t>
      </w:r>
      <w:r w:rsidR="00921DCF">
        <w:rPr>
          <w:rFonts w:ascii="Times New Roman" w:hAnsi="Times New Roman" w:cs="Times New Roman"/>
          <w:sz w:val="24"/>
          <w:szCs w:val="24"/>
        </w:rPr>
        <w:t>clear</w:t>
      </w:r>
      <w:r w:rsidR="00306050" w:rsidRPr="00681A33">
        <w:rPr>
          <w:rFonts w:ascii="Times New Roman" w:hAnsi="Times New Roman" w:cs="Times New Roman"/>
          <w:sz w:val="24"/>
          <w:szCs w:val="24"/>
        </w:rPr>
        <w:t xml:space="preserve"> that </w:t>
      </w:r>
      <w:r w:rsidR="00306050">
        <w:rPr>
          <w:rFonts w:ascii="Times New Roman" w:hAnsi="Times New Roman" w:cs="Times New Roman"/>
          <w:sz w:val="24"/>
          <w:szCs w:val="24"/>
        </w:rPr>
        <w:t xml:space="preserve">these technologies have the potential to become competitive, but further parameter optimization and adaption of plant technology are required </w:t>
      </w:r>
      <w:r w:rsidR="00921DCF">
        <w:rPr>
          <w:rFonts w:ascii="Times New Roman" w:hAnsi="Times New Roman" w:cs="Times New Roman"/>
          <w:sz w:val="24"/>
          <w:szCs w:val="24"/>
        </w:rPr>
        <w:t xml:space="preserve">necessities </w:t>
      </w:r>
      <w:r w:rsidR="00306050">
        <w:rPr>
          <w:rFonts w:ascii="Times New Roman" w:hAnsi="Times New Roman" w:cs="Times New Roman"/>
          <w:sz w:val="24"/>
          <w:szCs w:val="24"/>
        </w:rPr>
        <w:t>for implementing these technologies in an industrial production line.</w:t>
      </w:r>
      <w:r w:rsidR="00BC7EE3">
        <w:rPr>
          <w:rFonts w:ascii="Times New Roman" w:hAnsi="Times New Roman" w:cs="Times New Roman"/>
          <w:sz w:val="24"/>
          <w:szCs w:val="24"/>
        </w:rPr>
        <w:t xml:space="preserve"> </w:t>
      </w:r>
    </w:p>
    <w:p w14:paraId="31B6AAD4" w14:textId="0CD73456" w:rsidR="00681A33" w:rsidRDefault="00681A33" w:rsidP="00674AB3">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C02BD7" w14:paraId="78E9DDC3" w14:textId="77777777" w:rsidTr="00C02BD7">
        <w:tc>
          <w:tcPr>
            <w:tcW w:w="9396" w:type="dxa"/>
          </w:tcPr>
          <w:p w14:paraId="2AAAE397" w14:textId="76154EE8" w:rsidR="00C02BD7" w:rsidRDefault="00C02BD7" w:rsidP="00C02BD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97B4B7" wp14:editId="27074A50">
                  <wp:extent cx="4936566" cy="3048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t="7124" b="5188"/>
                          <a:stretch/>
                        </pic:blipFill>
                        <pic:spPr bwMode="auto">
                          <a:xfrm>
                            <a:off x="0" y="0"/>
                            <a:ext cx="4941962" cy="305133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E07DE" w14:paraId="1F6E0AFB" w14:textId="77777777" w:rsidTr="00BC03A8">
        <w:tc>
          <w:tcPr>
            <w:tcW w:w="9396" w:type="dxa"/>
          </w:tcPr>
          <w:p w14:paraId="7C7E96D9" w14:textId="35AEC43A" w:rsidR="00EE07DE" w:rsidRDefault="00EE07DE" w:rsidP="00BC03A8">
            <w:pPr>
              <w:spacing w:line="360" w:lineRule="auto"/>
              <w:jc w:val="center"/>
              <w:rPr>
                <w:rFonts w:ascii="Times New Roman" w:hAnsi="Times New Roman" w:cs="Times New Roman"/>
                <w:sz w:val="24"/>
                <w:szCs w:val="24"/>
              </w:rPr>
            </w:pPr>
          </w:p>
        </w:tc>
      </w:tr>
    </w:tbl>
    <w:p w14:paraId="2B5059CC" w14:textId="33FCF922" w:rsidR="00674AB3" w:rsidRPr="00343582" w:rsidRDefault="00EE07DE" w:rsidP="00674AB3">
      <w:pPr>
        <w:spacing w:after="0" w:line="360" w:lineRule="auto"/>
        <w:jc w:val="both"/>
        <w:rPr>
          <w:rFonts w:ascii="Times New Roman" w:hAnsi="Times New Roman" w:cs="Times New Roman"/>
          <w:i/>
          <w:iCs/>
          <w:color w:val="0000FF"/>
          <w:sz w:val="24"/>
          <w:szCs w:val="24"/>
        </w:rPr>
      </w:pPr>
      <w:commentRangeStart w:id="40"/>
      <w:commentRangeStart w:id="41"/>
      <w:r w:rsidRPr="00343582">
        <w:rPr>
          <w:rFonts w:ascii="Times New Roman" w:hAnsi="Times New Roman" w:cs="Times New Roman"/>
          <w:b/>
          <w:bCs/>
          <w:i/>
          <w:iCs/>
          <w:color w:val="0000FF"/>
          <w:sz w:val="24"/>
          <w:szCs w:val="24"/>
        </w:rPr>
        <w:t xml:space="preserve">Figure </w:t>
      </w:r>
      <w:r w:rsidR="00D55C36" w:rsidRPr="00343582">
        <w:rPr>
          <w:rFonts w:ascii="Times New Roman" w:hAnsi="Times New Roman" w:cs="Times New Roman"/>
          <w:b/>
          <w:bCs/>
          <w:i/>
          <w:iCs/>
          <w:color w:val="0000FF"/>
          <w:sz w:val="24"/>
          <w:szCs w:val="24"/>
        </w:rPr>
        <w:t>1</w:t>
      </w:r>
      <w:r w:rsidR="0063047A" w:rsidRPr="00343582">
        <w:rPr>
          <w:rFonts w:ascii="Times New Roman" w:hAnsi="Times New Roman" w:cs="Times New Roman"/>
          <w:b/>
          <w:bCs/>
          <w:i/>
          <w:iCs/>
          <w:color w:val="0000FF"/>
          <w:sz w:val="24"/>
          <w:szCs w:val="24"/>
        </w:rPr>
        <w:t>6</w:t>
      </w:r>
      <w:r w:rsidR="00D55C36" w:rsidRPr="00343582">
        <w:rPr>
          <w:rFonts w:ascii="Times New Roman" w:hAnsi="Times New Roman" w:cs="Times New Roman"/>
          <w:b/>
          <w:bCs/>
          <w:i/>
          <w:iCs/>
          <w:color w:val="0000FF"/>
          <w:sz w:val="24"/>
          <w:szCs w:val="24"/>
        </w:rPr>
        <w:t>:</w:t>
      </w:r>
      <w:r w:rsidRPr="00343582">
        <w:rPr>
          <w:rFonts w:ascii="Times New Roman" w:hAnsi="Times New Roman" w:cs="Times New Roman"/>
          <w:i/>
          <w:iCs/>
          <w:color w:val="0000FF"/>
          <w:sz w:val="24"/>
          <w:szCs w:val="24"/>
        </w:rPr>
        <w:t xml:space="preserve"> </w:t>
      </w:r>
      <w:commentRangeEnd w:id="40"/>
      <w:r w:rsidR="00343582">
        <w:rPr>
          <w:rStyle w:val="CommentReference"/>
          <w:lang w:val="tr-TR"/>
        </w:rPr>
        <w:commentReference w:id="40"/>
      </w:r>
      <w:commentRangeEnd w:id="41"/>
      <w:r w:rsidR="00AA34A3">
        <w:rPr>
          <w:rStyle w:val="CommentReference"/>
          <w:lang w:val="tr-TR"/>
        </w:rPr>
        <w:commentReference w:id="41"/>
      </w:r>
      <w:r w:rsidRPr="00343582">
        <w:rPr>
          <w:rFonts w:ascii="Times New Roman" w:hAnsi="Times New Roman" w:cs="Times New Roman"/>
          <w:i/>
          <w:iCs/>
          <w:color w:val="0000FF"/>
          <w:sz w:val="24"/>
          <w:szCs w:val="24"/>
        </w:rPr>
        <w:t xml:space="preserve">Magnetic properties </w:t>
      </w:r>
      <w:r w:rsidR="00D55C36" w:rsidRPr="00343582">
        <w:rPr>
          <w:rFonts w:ascii="Times New Roman" w:hAnsi="Times New Roman" w:cs="Times New Roman"/>
          <w:i/>
          <w:iCs/>
          <w:color w:val="0000FF"/>
          <w:sz w:val="24"/>
          <w:szCs w:val="24"/>
        </w:rPr>
        <w:t xml:space="preserve">of Nd-Fe-B magnets </w:t>
      </w:r>
      <w:r w:rsidR="00067132">
        <w:rPr>
          <w:rFonts w:ascii="Times New Roman" w:hAnsi="Times New Roman" w:cs="Times New Roman"/>
          <w:i/>
          <w:iCs/>
          <w:color w:val="0000FF"/>
          <w:sz w:val="24"/>
          <w:szCs w:val="24"/>
        </w:rPr>
        <w:t xml:space="preserve">made by field assisted sintering technologies. The numbers are the consecutive numbers given in </w:t>
      </w:r>
      <w:r w:rsidR="00067132" w:rsidRPr="00067132">
        <w:rPr>
          <w:rFonts w:ascii="Times New Roman" w:hAnsi="Times New Roman" w:cs="Times New Roman"/>
          <w:b/>
          <w:bCs/>
          <w:i/>
          <w:iCs/>
          <w:color w:val="0000FF"/>
          <w:sz w:val="24"/>
          <w:szCs w:val="24"/>
        </w:rPr>
        <w:t>Table 4</w:t>
      </w:r>
      <w:r w:rsidR="00067132">
        <w:rPr>
          <w:rFonts w:ascii="Times New Roman" w:hAnsi="Times New Roman" w:cs="Times New Roman"/>
          <w:i/>
          <w:iCs/>
          <w:color w:val="0000FF"/>
          <w:sz w:val="24"/>
          <w:szCs w:val="24"/>
        </w:rPr>
        <w:t xml:space="preserve">. Green color stands for the T- and P-series of Forschungszentrum Jülich; Red color stands for the HDS-series of Fraunhofer IWKS; Blue color stands for the F35-series of Forschungszentrum Jülich. The influence of the deformation </w:t>
      </w:r>
      <w:r w:rsidR="007A6209">
        <w:rPr>
          <w:rFonts w:ascii="Times New Roman" w:hAnsi="Times New Roman" w:cs="Times New Roman"/>
          <w:i/>
          <w:iCs/>
          <w:color w:val="0000FF"/>
          <w:sz w:val="24"/>
          <w:szCs w:val="24"/>
        </w:rPr>
        <w:t xml:space="preserve">degree on magnetic properties </w:t>
      </w:r>
      <w:r w:rsidR="001268B5">
        <w:rPr>
          <w:rFonts w:ascii="Times New Roman" w:hAnsi="Times New Roman" w:cs="Times New Roman"/>
          <w:i/>
          <w:iCs/>
          <w:color w:val="0000FF"/>
          <w:sz w:val="24"/>
          <w:szCs w:val="24"/>
        </w:rPr>
        <w:t>is pointed out</w:t>
      </w:r>
      <w:r w:rsidR="007A6209">
        <w:rPr>
          <w:rFonts w:ascii="Times New Roman" w:hAnsi="Times New Roman" w:cs="Times New Roman"/>
          <w:i/>
          <w:iCs/>
          <w:color w:val="0000FF"/>
          <w:sz w:val="24"/>
          <w:szCs w:val="24"/>
        </w:rPr>
        <w:t>.</w:t>
      </w:r>
    </w:p>
    <w:p w14:paraId="244E16DA" w14:textId="77777777" w:rsidR="00674AB3" w:rsidRDefault="00674AB3" w:rsidP="00674AB3">
      <w:pPr>
        <w:spacing w:after="0" w:line="360" w:lineRule="auto"/>
        <w:jc w:val="both"/>
        <w:rPr>
          <w:rFonts w:ascii="Times New Roman" w:hAnsi="Times New Roman" w:cs="Times New Roman"/>
          <w:sz w:val="24"/>
          <w:szCs w:val="24"/>
        </w:rPr>
      </w:pPr>
    </w:p>
    <w:p w14:paraId="08E84371" w14:textId="53D2686E" w:rsidR="008059BE" w:rsidRPr="007A6209" w:rsidRDefault="008059BE" w:rsidP="00681A33">
      <w:pPr>
        <w:spacing w:after="0" w:line="360" w:lineRule="auto"/>
        <w:jc w:val="both"/>
        <w:rPr>
          <w:rFonts w:ascii="Times New Roman" w:hAnsi="Times New Roman" w:cs="Times New Roman"/>
          <w:color w:val="0000FF"/>
          <w:sz w:val="24"/>
          <w:szCs w:val="24"/>
        </w:rPr>
      </w:pPr>
      <w:r w:rsidRPr="00C70278">
        <w:rPr>
          <w:rFonts w:ascii="Times New Roman" w:hAnsi="Times New Roman" w:cs="Times New Roman"/>
          <w:i/>
          <w:iCs/>
          <w:sz w:val="24"/>
          <w:szCs w:val="24"/>
        </w:rPr>
        <w:t xml:space="preserve">Benchmark </w:t>
      </w:r>
      <w:r w:rsidR="00306050">
        <w:rPr>
          <w:rFonts w:ascii="Times New Roman" w:hAnsi="Times New Roman" w:cs="Times New Roman"/>
          <w:i/>
          <w:iCs/>
          <w:sz w:val="24"/>
          <w:szCs w:val="24"/>
        </w:rPr>
        <w:t xml:space="preserve">of </w:t>
      </w:r>
      <w:r w:rsidR="0063047A">
        <w:rPr>
          <w:rFonts w:ascii="Times New Roman" w:hAnsi="Times New Roman" w:cs="Times New Roman"/>
          <w:i/>
          <w:iCs/>
          <w:sz w:val="24"/>
          <w:szCs w:val="24"/>
        </w:rPr>
        <w:t xml:space="preserve">hot deformation via </w:t>
      </w:r>
      <w:r w:rsidRPr="00C70278">
        <w:rPr>
          <w:rFonts w:ascii="Times New Roman" w:hAnsi="Times New Roman" w:cs="Times New Roman"/>
          <w:i/>
          <w:iCs/>
          <w:sz w:val="24"/>
          <w:szCs w:val="24"/>
        </w:rPr>
        <w:t>FAST/SPS:</w:t>
      </w:r>
      <w:r w:rsidR="004F4358">
        <w:rPr>
          <w:rFonts w:ascii="Times New Roman" w:hAnsi="Times New Roman" w:cs="Times New Roman"/>
          <w:sz w:val="24"/>
          <w:szCs w:val="24"/>
        </w:rPr>
        <w:t xml:space="preserve"> </w:t>
      </w:r>
      <w:r w:rsidR="007A6209" w:rsidRPr="007A6209">
        <w:rPr>
          <w:rFonts w:ascii="Times New Roman" w:hAnsi="Times New Roman" w:cs="Times New Roman"/>
          <w:color w:val="0000FF"/>
          <w:sz w:val="24"/>
          <w:szCs w:val="24"/>
        </w:rPr>
        <w:t>The</w:t>
      </w:r>
      <w:r w:rsidR="004F4358" w:rsidRPr="007A6209">
        <w:rPr>
          <w:rFonts w:ascii="Times New Roman" w:hAnsi="Times New Roman" w:cs="Times New Roman"/>
          <w:color w:val="0000FF"/>
          <w:sz w:val="24"/>
          <w:szCs w:val="24"/>
        </w:rPr>
        <w:t xml:space="preserve"> </w:t>
      </w:r>
      <w:r w:rsidR="0063047A" w:rsidRPr="007A6209">
        <w:rPr>
          <w:rFonts w:ascii="Times New Roman" w:hAnsi="Times New Roman" w:cs="Times New Roman"/>
          <w:color w:val="0000FF"/>
          <w:sz w:val="24"/>
          <w:szCs w:val="24"/>
        </w:rPr>
        <w:t xml:space="preserve">hot deformation </w:t>
      </w:r>
      <w:r w:rsidR="007A6209" w:rsidRPr="007A6209">
        <w:rPr>
          <w:rFonts w:ascii="Times New Roman" w:hAnsi="Times New Roman" w:cs="Times New Roman"/>
          <w:color w:val="0000FF"/>
          <w:sz w:val="24"/>
          <w:szCs w:val="24"/>
        </w:rPr>
        <w:t xml:space="preserve">attempts via FAST/SPS conducted at Forschungszentrum Jülich (marked in </w:t>
      </w:r>
      <w:r w:rsidR="007A6209" w:rsidRPr="007A6209">
        <w:rPr>
          <w:rFonts w:ascii="Times New Roman" w:hAnsi="Times New Roman" w:cs="Times New Roman"/>
          <w:b/>
          <w:bCs/>
          <w:color w:val="0000FF"/>
          <w:sz w:val="24"/>
          <w:szCs w:val="24"/>
        </w:rPr>
        <w:t>Figure 16</w:t>
      </w:r>
      <w:r w:rsidR="007A6209" w:rsidRPr="007A6209">
        <w:rPr>
          <w:rFonts w:ascii="Times New Roman" w:hAnsi="Times New Roman" w:cs="Times New Roman"/>
          <w:color w:val="0000FF"/>
          <w:sz w:val="24"/>
          <w:szCs w:val="24"/>
        </w:rPr>
        <w:t xml:space="preserve"> with green color) </w:t>
      </w:r>
      <w:r w:rsidR="004F4358" w:rsidRPr="007A6209">
        <w:rPr>
          <w:rFonts w:ascii="Times New Roman" w:hAnsi="Times New Roman" w:cs="Times New Roman"/>
          <w:color w:val="0000FF"/>
          <w:sz w:val="24"/>
          <w:szCs w:val="24"/>
        </w:rPr>
        <w:t>still ha</w:t>
      </w:r>
      <w:r w:rsidR="007A6209" w:rsidRPr="007A6209">
        <w:rPr>
          <w:rFonts w:ascii="Times New Roman" w:hAnsi="Times New Roman" w:cs="Times New Roman"/>
          <w:color w:val="0000FF"/>
          <w:sz w:val="24"/>
          <w:szCs w:val="24"/>
        </w:rPr>
        <w:t>ve</w:t>
      </w:r>
      <w:r w:rsidR="004F4358" w:rsidRPr="007A6209">
        <w:rPr>
          <w:rFonts w:ascii="Times New Roman" w:hAnsi="Times New Roman" w:cs="Times New Roman"/>
          <w:color w:val="0000FF"/>
          <w:sz w:val="24"/>
          <w:szCs w:val="24"/>
        </w:rPr>
        <w:t xml:space="preserve"> a preliminary character. </w:t>
      </w:r>
      <w:r w:rsidR="004F4358">
        <w:rPr>
          <w:rFonts w:ascii="Times New Roman" w:hAnsi="Times New Roman" w:cs="Times New Roman"/>
          <w:sz w:val="24"/>
          <w:szCs w:val="24"/>
        </w:rPr>
        <w:t xml:space="preserve">Even </w:t>
      </w:r>
      <w:r w:rsidR="006137D3">
        <w:rPr>
          <w:rFonts w:ascii="Times New Roman" w:hAnsi="Times New Roman" w:cs="Times New Roman"/>
          <w:sz w:val="24"/>
          <w:szCs w:val="24"/>
        </w:rPr>
        <w:t xml:space="preserve">when a </w:t>
      </w:r>
      <w:r w:rsidR="004F4358">
        <w:rPr>
          <w:rFonts w:ascii="Times New Roman" w:hAnsi="Times New Roman" w:cs="Times New Roman"/>
          <w:sz w:val="24"/>
          <w:szCs w:val="24"/>
        </w:rPr>
        <w:t>high densification of around 96 % at 700°C and 50 MPa</w:t>
      </w:r>
      <w:r w:rsidR="006137D3">
        <w:rPr>
          <w:rFonts w:ascii="Times New Roman" w:hAnsi="Times New Roman" w:cs="Times New Roman"/>
          <w:sz w:val="24"/>
          <w:szCs w:val="24"/>
        </w:rPr>
        <w:t xml:space="preserve"> is achieved</w:t>
      </w:r>
      <w:r w:rsidR="004F4358">
        <w:rPr>
          <w:rFonts w:ascii="Times New Roman" w:hAnsi="Times New Roman" w:cs="Times New Roman"/>
          <w:sz w:val="24"/>
          <w:szCs w:val="24"/>
        </w:rPr>
        <w:t xml:space="preserve">, the magnetic properties remained </w:t>
      </w:r>
      <w:r w:rsidR="007A6209" w:rsidRPr="007A6209">
        <w:rPr>
          <w:rFonts w:ascii="Times New Roman" w:hAnsi="Times New Roman" w:cs="Times New Roman"/>
          <w:color w:val="0000FF"/>
          <w:sz w:val="24"/>
          <w:szCs w:val="24"/>
        </w:rPr>
        <w:t xml:space="preserve">predominantly </w:t>
      </w:r>
      <w:r w:rsidR="006137D3">
        <w:rPr>
          <w:rFonts w:ascii="Times New Roman" w:hAnsi="Times New Roman" w:cs="Times New Roman"/>
          <w:sz w:val="24"/>
          <w:szCs w:val="24"/>
        </w:rPr>
        <w:t>isotropic</w:t>
      </w:r>
      <w:r w:rsidR="0063047A">
        <w:rPr>
          <w:rFonts w:ascii="Times New Roman" w:hAnsi="Times New Roman" w:cs="Times New Roman"/>
          <w:sz w:val="24"/>
          <w:szCs w:val="24"/>
        </w:rPr>
        <w:t>,</w:t>
      </w:r>
      <w:r w:rsidR="006137D3">
        <w:rPr>
          <w:rFonts w:ascii="Times New Roman" w:hAnsi="Times New Roman" w:cs="Times New Roman"/>
          <w:sz w:val="24"/>
          <w:szCs w:val="24"/>
        </w:rPr>
        <w:t xml:space="preserve"> </w:t>
      </w:r>
      <w:r w:rsidR="0063047A">
        <w:rPr>
          <w:rFonts w:ascii="Times New Roman" w:hAnsi="Times New Roman" w:cs="Times New Roman"/>
          <w:sz w:val="24"/>
          <w:szCs w:val="24"/>
        </w:rPr>
        <w:t>suggesting</w:t>
      </w:r>
      <w:r w:rsidR="004F4358">
        <w:rPr>
          <w:rFonts w:ascii="Times New Roman" w:hAnsi="Times New Roman" w:cs="Times New Roman"/>
          <w:sz w:val="24"/>
          <w:szCs w:val="24"/>
        </w:rPr>
        <w:t xml:space="preserve"> </w:t>
      </w:r>
      <w:r w:rsidR="006137D3">
        <w:rPr>
          <w:rFonts w:ascii="Times New Roman" w:hAnsi="Times New Roman" w:cs="Times New Roman"/>
          <w:sz w:val="24"/>
          <w:szCs w:val="24"/>
        </w:rPr>
        <w:t>the absence of texture</w:t>
      </w:r>
      <w:r w:rsidR="00B723BF">
        <w:rPr>
          <w:rFonts w:ascii="Times New Roman" w:hAnsi="Times New Roman" w:cs="Times New Roman"/>
          <w:sz w:val="24"/>
          <w:szCs w:val="24"/>
        </w:rPr>
        <w:t>. Increasing the temperature to</w:t>
      </w:r>
      <w:r w:rsidR="004F4358">
        <w:rPr>
          <w:rFonts w:ascii="Times New Roman" w:hAnsi="Times New Roman" w:cs="Times New Roman"/>
          <w:sz w:val="24"/>
          <w:szCs w:val="24"/>
        </w:rPr>
        <w:t xml:space="preserve"> 800°C </w:t>
      </w:r>
      <w:r w:rsidR="00B723BF">
        <w:rPr>
          <w:rFonts w:ascii="Times New Roman" w:hAnsi="Times New Roman" w:cs="Times New Roman"/>
          <w:sz w:val="24"/>
          <w:szCs w:val="24"/>
        </w:rPr>
        <w:t xml:space="preserve">while keeping the pressure 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w:t>
      </w:r>
      <w:r w:rsidR="007A6209" w:rsidRPr="007A6209">
        <w:rPr>
          <w:rFonts w:ascii="Times New Roman" w:hAnsi="Times New Roman" w:cs="Times New Roman"/>
          <w:color w:val="0000FF"/>
          <w:sz w:val="24"/>
          <w:szCs w:val="24"/>
        </w:rPr>
        <w:t>T</w:t>
      </w:r>
      <w:r w:rsidR="00306050" w:rsidRPr="007A6209">
        <w:rPr>
          <w:rFonts w:ascii="Times New Roman" w:hAnsi="Times New Roman" w:cs="Times New Roman"/>
          <w:color w:val="0000FF"/>
          <w:sz w:val="24"/>
          <w:szCs w:val="24"/>
        </w:rPr>
        <w:t xml:space="preserve">he results </w:t>
      </w:r>
      <w:r w:rsidR="007A6209">
        <w:rPr>
          <w:rFonts w:ascii="Times New Roman" w:hAnsi="Times New Roman" w:cs="Times New Roman"/>
          <w:color w:val="0000FF"/>
          <w:sz w:val="24"/>
          <w:szCs w:val="24"/>
        </w:rPr>
        <w:t>indicate</w:t>
      </w:r>
      <w:r w:rsidR="00B723BF" w:rsidRPr="007A6209">
        <w:rPr>
          <w:rFonts w:ascii="Times New Roman" w:hAnsi="Times New Roman" w:cs="Times New Roman"/>
          <w:color w:val="0000FF"/>
          <w:sz w:val="24"/>
          <w:szCs w:val="24"/>
        </w:rPr>
        <w:t xml:space="preserve"> the </w:t>
      </w:r>
      <w:r w:rsidR="00306050" w:rsidRPr="007A6209">
        <w:rPr>
          <w:rFonts w:ascii="Times New Roman" w:hAnsi="Times New Roman" w:cs="Times New Roman"/>
          <w:color w:val="0000FF"/>
          <w:sz w:val="24"/>
          <w:szCs w:val="24"/>
        </w:rPr>
        <w:t xml:space="preserve">expected </w:t>
      </w:r>
      <w:r w:rsidR="00B723BF" w:rsidRPr="007A6209">
        <w:rPr>
          <w:rFonts w:ascii="Times New Roman" w:hAnsi="Times New Roman" w:cs="Times New Roman"/>
          <w:color w:val="0000FF"/>
          <w:sz w:val="24"/>
          <w:szCs w:val="24"/>
        </w:rPr>
        <w:t xml:space="preserve">positive influence of high pressures </w:t>
      </w:r>
      <w:r w:rsidR="00306050" w:rsidRPr="007A6209">
        <w:rPr>
          <w:rFonts w:ascii="Times New Roman" w:hAnsi="Times New Roman" w:cs="Times New Roman"/>
          <w:color w:val="0000FF"/>
          <w:sz w:val="24"/>
          <w:szCs w:val="24"/>
        </w:rPr>
        <w:t xml:space="preserve">for microstructure texturing, </w:t>
      </w:r>
      <w:r w:rsidR="00B723BF" w:rsidRPr="007A6209">
        <w:rPr>
          <w:rFonts w:ascii="Times New Roman" w:hAnsi="Times New Roman" w:cs="Times New Roman"/>
          <w:color w:val="0000FF"/>
          <w:sz w:val="24"/>
          <w:szCs w:val="24"/>
        </w:rPr>
        <w:t xml:space="preserve">but </w:t>
      </w:r>
      <w:r w:rsidR="00306050" w:rsidRPr="007A6209">
        <w:rPr>
          <w:rFonts w:ascii="Times New Roman" w:hAnsi="Times New Roman" w:cs="Times New Roman"/>
          <w:color w:val="0000FF"/>
          <w:sz w:val="24"/>
          <w:szCs w:val="24"/>
        </w:rPr>
        <w:t>the applied temperature of 800°C was too high to reliably avoid</w:t>
      </w:r>
      <w:r w:rsidR="00B723BF" w:rsidRPr="007A6209">
        <w:rPr>
          <w:rFonts w:ascii="Times New Roman" w:hAnsi="Times New Roman" w:cs="Times New Roman"/>
          <w:color w:val="0000FF"/>
          <w:sz w:val="24"/>
          <w:szCs w:val="24"/>
        </w:rPr>
        <w:t xml:space="preserve"> anomalous grain </w:t>
      </w:r>
      <w:r w:rsidR="00306050" w:rsidRPr="007A6209">
        <w:rPr>
          <w:rFonts w:ascii="Times New Roman" w:hAnsi="Times New Roman" w:cs="Times New Roman"/>
          <w:color w:val="0000FF"/>
          <w:sz w:val="24"/>
          <w:szCs w:val="24"/>
        </w:rPr>
        <w:t>growth</w:t>
      </w:r>
      <w:r w:rsidR="00B723BF" w:rsidRPr="007A6209">
        <w:rPr>
          <w:rFonts w:ascii="Times New Roman" w:hAnsi="Times New Roman" w:cs="Times New Roman"/>
          <w:color w:val="0000FF"/>
          <w:sz w:val="24"/>
          <w:szCs w:val="24"/>
        </w:rPr>
        <w:t>.</w:t>
      </w:r>
      <w:r w:rsidR="00306050" w:rsidRPr="007A6209">
        <w:rPr>
          <w:rFonts w:ascii="Times New Roman" w:hAnsi="Times New Roman" w:cs="Times New Roman"/>
          <w:color w:val="0000FF"/>
          <w:sz w:val="24"/>
          <w:szCs w:val="24"/>
        </w:rPr>
        <w:t xml:space="preserve"> </w:t>
      </w:r>
      <w:r w:rsidR="007A6209">
        <w:rPr>
          <w:rFonts w:ascii="Times New Roman" w:hAnsi="Times New Roman" w:cs="Times New Roman"/>
          <w:color w:val="0000FF"/>
          <w:sz w:val="24"/>
          <w:szCs w:val="24"/>
        </w:rPr>
        <w:t xml:space="preserve">The increased grain growth at higher pressure is a </w:t>
      </w:r>
      <w:r w:rsidR="00E621B6">
        <w:rPr>
          <w:rFonts w:ascii="Times New Roman" w:hAnsi="Times New Roman" w:cs="Times New Roman"/>
          <w:color w:val="0000FF"/>
          <w:sz w:val="24"/>
          <w:szCs w:val="24"/>
        </w:rPr>
        <w:t>phenomenon</w:t>
      </w:r>
      <w:r w:rsidR="007A6209">
        <w:rPr>
          <w:rFonts w:ascii="Times New Roman" w:hAnsi="Times New Roman" w:cs="Times New Roman"/>
          <w:color w:val="0000FF"/>
          <w:sz w:val="24"/>
          <w:szCs w:val="24"/>
        </w:rPr>
        <w:t xml:space="preserve">, which is not fully understood and </w:t>
      </w:r>
      <w:r w:rsidR="00E621B6">
        <w:rPr>
          <w:rFonts w:ascii="Times New Roman" w:hAnsi="Times New Roman" w:cs="Times New Roman"/>
          <w:color w:val="0000FF"/>
          <w:sz w:val="24"/>
          <w:szCs w:val="24"/>
        </w:rPr>
        <w:t xml:space="preserve">therefore </w:t>
      </w:r>
      <w:r w:rsidR="007A6209">
        <w:rPr>
          <w:rFonts w:ascii="Times New Roman" w:hAnsi="Times New Roman" w:cs="Times New Roman"/>
          <w:color w:val="0000FF"/>
          <w:sz w:val="24"/>
          <w:szCs w:val="24"/>
        </w:rPr>
        <w:t xml:space="preserve">requires </w:t>
      </w:r>
      <w:r w:rsidR="00E621B6">
        <w:rPr>
          <w:rFonts w:ascii="Times New Roman" w:hAnsi="Times New Roman" w:cs="Times New Roman"/>
          <w:color w:val="0000FF"/>
          <w:sz w:val="24"/>
          <w:szCs w:val="24"/>
        </w:rPr>
        <w:t>further investigations.</w:t>
      </w:r>
    </w:p>
    <w:p w14:paraId="3EEB4590" w14:textId="62D8751C" w:rsidR="00B723BF" w:rsidRDefault="00B723BF" w:rsidP="00681A33">
      <w:pPr>
        <w:spacing w:after="0" w:line="360" w:lineRule="auto"/>
        <w:jc w:val="both"/>
        <w:rPr>
          <w:rFonts w:ascii="Times New Roman" w:hAnsi="Times New Roman" w:cs="Times New Roman"/>
          <w:sz w:val="24"/>
          <w:szCs w:val="24"/>
        </w:rPr>
      </w:pPr>
    </w:p>
    <w:p w14:paraId="25119E2C" w14:textId="4A8817B4" w:rsidR="00B723BF" w:rsidRDefault="00E621B6" w:rsidP="00681A33">
      <w:pPr>
        <w:spacing w:after="0" w:line="360" w:lineRule="auto"/>
        <w:jc w:val="both"/>
        <w:rPr>
          <w:rFonts w:ascii="Times New Roman" w:hAnsi="Times New Roman" w:cs="Times New Roman"/>
          <w:sz w:val="24"/>
          <w:szCs w:val="24"/>
        </w:rPr>
      </w:pPr>
      <w:r w:rsidRPr="00E621B6">
        <w:rPr>
          <w:rFonts w:ascii="Times New Roman" w:hAnsi="Times New Roman" w:cs="Times New Roman"/>
          <w:sz w:val="24"/>
          <w:szCs w:val="24"/>
        </w:rPr>
        <w:lastRenderedPageBreak/>
        <w:t>Significantly better results were achieved in our second FAST/SPS attempt</w:t>
      </w:r>
      <w:r>
        <w:rPr>
          <w:rFonts w:ascii="Times New Roman" w:hAnsi="Times New Roman" w:cs="Times New Roman"/>
          <w:sz w:val="24"/>
          <w:szCs w:val="24"/>
        </w:rPr>
        <w:t xml:space="preserve"> done at Fraunhofer IWKS</w:t>
      </w:r>
      <w:r w:rsidRPr="00E621B6">
        <w:rPr>
          <w:rFonts w:ascii="Times New Roman" w:hAnsi="Times New Roman" w:cs="Times New Roman"/>
          <w:sz w:val="24"/>
          <w:szCs w:val="24"/>
        </w:rPr>
        <w:t xml:space="preserve">, where dense, pre-sintered compacts were used for hot deformation. Here we would like to emphasise again that the deformation experiments were done in closed die geometry, where the </w:t>
      </w:r>
      <w:r w:rsidRPr="00E621B6">
        <w:rPr>
          <w:rFonts w:ascii="Times New Roman" w:hAnsi="Times New Roman" w:cs="Times New Roman"/>
          <w:color w:val="0000FF"/>
          <w:sz w:val="24"/>
          <w:szCs w:val="24"/>
        </w:rPr>
        <w:t xml:space="preserve">height </w:t>
      </w:r>
      <w:r w:rsidRPr="00E621B6">
        <w:rPr>
          <w:rFonts w:ascii="Times New Roman" w:hAnsi="Times New Roman" w:cs="Times New Roman"/>
          <w:sz w:val="24"/>
          <w:szCs w:val="24"/>
        </w:rPr>
        <w:t xml:space="preserve">reduction is also fixed. As discussed above, the fixed volume helps to obtain nicely shaped, cracks free, hot deformed samples but only if </w:t>
      </w:r>
      <w:r w:rsidRPr="00E621B6">
        <w:rPr>
          <w:rFonts w:ascii="Times New Roman" w:hAnsi="Times New Roman" w:cs="Times New Roman"/>
          <w:color w:val="0000FF"/>
          <w:sz w:val="24"/>
          <w:szCs w:val="24"/>
        </w:rPr>
        <w:t>a sufficient height</w:t>
      </w:r>
      <w:r w:rsidRPr="00E621B6">
        <w:rPr>
          <w:rFonts w:ascii="Times New Roman" w:hAnsi="Times New Roman" w:cs="Times New Roman"/>
          <w:sz w:val="24"/>
          <w:szCs w:val="24"/>
        </w:rPr>
        <w:t xml:space="preserve"> reduction is achieved. Therefore, the effect of the </w:t>
      </w:r>
      <w:r w:rsidRPr="00E621B6">
        <w:rPr>
          <w:rFonts w:ascii="Times New Roman" w:hAnsi="Times New Roman" w:cs="Times New Roman"/>
          <w:color w:val="0000FF"/>
          <w:sz w:val="24"/>
          <w:szCs w:val="24"/>
        </w:rPr>
        <w:t xml:space="preserve">height </w:t>
      </w:r>
      <w:r w:rsidRPr="00E621B6">
        <w:rPr>
          <w:rFonts w:ascii="Times New Roman" w:hAnsi="Times New Roman" w:cs="Times New Roman"/>
          <w:sz w:val="24"/>
          <w:szCs w:val="24"/>
        </w:rPr>
        <w:t xml:space="preserve">reduction on the microstructure and the magnetic properties was not investigated in </w:t>
      </w:r>
      <w:r w:rsidRPr="00E621B6">
        <w:rPr>
          <w:rFonts w:ascii="Times New Roman" w:hAnsi="Times New Roman" w:cs="Times New Roman"/>
          <w:color w:val="0000FF"/>
          <w:sz w:val="24"/>
          <w:szCs w:val="24"/>
        </w:rPr>
        <w:t>detail</w:t>
      </w:r>
      <w:r w:rsidRPr="00E621B6">
        <w:rPr>
          <w:rFonts w:ascii="Times New Roman" w:hAnsi="Times New Roman" w:cs="Times New Roman"/>
          <w:sz w:val="24"/>
          <w:szCs w:val="24"/>
        </w:rPr>
        <w:t xml:space="preserve"> in this work. At the same time, increasing of the applied pressure over certain level accelerates the grain growth process and worsens the magnetic properties</w:t>
      </w:r>
      <w:r>
        <w:rPr>
          <w:rFonts w:ascii="Times New Roman" w:hAnsi="Times New Roman" w:cs="Times New Roman"/>
          <w:sz w:val="24"/>
          <w:szCs w:val="24"/>
        </w:rPr>
        <w:t xml:space="preserve">, </w:t>
      </w:r>
      <w:r w:rsidRPr="00E621B6">
        <w:rPr>
          <w:rFonts w:ascii="Times New Roman" w:hAnsi="Times New Roman" w:cs="Times New Roman"/>
          <w:color w:val="0000FF"/>
          <w:sz w:val="24"/>
          <w:szCs w:val="24"/>
        </w:rPr>
        <w:t>which is in accordance with the observations mentioned before.</w:t>
      </w:r>
      <w:r w:rsidRPr="00E621B6">
        <w:rPr>
          <w:rFonts w:ascii="Times New Roman" w:hAnsi="Times New Roman" w:cs="Times New Roman"/>
          <w:sz w:val="24"/>
          <w:szCs w:val="24"/>
        </w:rPr>
        <w:t xml:space="preserve"> It </w:t>
      </w:r>
      <w:r w:rsidRPr="00E621B6">
        <w:rPr>
          <w:rFonts w:ascii="Times New Roman" w:hAnsi="Times New Roman" w:cs="Times New Roman"/>
          <w:color w:val="0000FF"/>
          <w:sz w:val="24"/>
          <w:szCs w:val="24"/>
        </w:rPr>
        <w:t xml:space="preserve">might </w:t>
      </w:r>
      <w:r w:rsidRPr="00E621B6">
        <w:rPr>
          <w:rFonts w:ascii="Times New Roman" w:hAnsi="Times New Roman" w:cs="Times New Roman"/>
          <w:sz w:val="24"/>
          <w:szCs w:val="24"/>
        </w:rPr>
        <w:t>be possible that this can be compensated by lowering the compaction temperature</w:t>
      </w:r>
      <w:r>
        <w:rPr>
          <w:rFonts w:ascii="Times New Roman" w:hAnsi="Times New Roman" w:cs="Times New Roman"/>
          <w:sz w:val="24"/>
          <w:szCs w:val="24"/>
        </w:rPr>
        <w:t xml:space="preserve"> </w:t>
      </w:r>
      <w:r w:rsidRPr="00E621B6">
        <w:rPr>
          <w:rFonts w:ascii="Times New Roman" w:hAnsi="Times New Roman" w:cs="Times New Roman"/>
          <w:color w:val="0000FF"/>
          <w:sz w:val="24"/>
          <w:szCs w:val="24"/>
        </w:rPr>
        <w:t>and will be investigated in our ongoing work</w:t>
      </w:r>
      <w:r w:rsidRPr="00E621B6">
        <w:rPr>
          <w:rFonts w:ascii="Times New Roman" w:hAnsi="Times New Roman" w:cs="Times New Roman"/>
          <w:sz w:val="24"/>
          <w:szCs w:val="24"/>
        </w:rPr>
        <w:t>.</w:t>
      </w:r>
    </w:p>
    <w:p w14:paraId="62022FCD" w14:textId="08F0BC65" w:rsidR="00E621B6" w:rsidRDefault="00E621B6" w:rsidP="00681A33">
      <w:pPr>
        <w:spacing w:after="0" w:line="360" w:lineRule="auto"/>
        <w:jc w:val="both"/>
        <w:rPr>
          <w:rFonts w:ascii="Times New Roman" w:hAnsi="Times New Roman" w:cs="Times New Roman"/>
          <w:sz w:val="24"/>
          <w:szCs w:val="24"/>
        </w:rPr>
      </w:pPr>
    </w:p>
    <w:p w14:paraId="167817E8" w14:textId="21D94903" w:rsidR="00E621B6" w:rsidRDefault="00E621B6" w:rsidP="00681A33">
      <w:pPr>
        <w:spacing w:after="0" w:line="360" w:lineRule="auto"/>
        <w:jc w:val="both"/>
        <w:rPr>
          <w:rFonts w:ascii="Times New Roman" w:hAnsi="Times New Roman" w:cs="Times New Roman"/>
          <w:sz w:val="24"/>
          <w:szCs w:val="24"/>
        </w:rPr>
      </w:pPr>
      <w:r w:rsidRPr="006A33C4">
        <w:rPr>
          <w:rFonts w:ascii="Times New Roman" w:hAnsi="Times New Roman" w:cs="Times New Roman"/>
          <w:color w:val="0000FF"/>
          <w:sz w:val="24"/>
          <w:szCs w:val="24"/>
        </w:rPr>
        <w:t xml:space="preserve">In </w:t>
      </w:r>
      <w:r w:rsidRPr="00E621B6">
        <w:rPr>
          <w:rFonts w:ascii="Times New Roman" w:hAnsi="Times New Roman" w:cs="Times New Roman"/>
          <w:b/>
          <w:bCs/>
          <w:sz w:val="24"/>
          <w:szCs w:val="24"/>
        </w:rPr>
        <w:t>Figure 17</w:t>
      </w:r>
      <w:r w:rsidRPr="00E621B6">
        <w:rPr>
          <w:rFonts w:ascii="Times New Roman" w:hAnsi="Times New Roman" w:cs="Times New Roman"/>
          <w:sz w:val="24"/>
          <w:szCs w:val="24"/>
        </w:rPr>
        <w:t xml:space="preserve">, the development of the magnetic properties of the best performing samples </w:t>
      </w:r>
      <w:commentRangeStart w:id="42"/>
      <w:r w:rsidRPr="00E621B6">
        <w:rPr>
          <w:rFonts w:ascii="Times New Roman" w:hAnsi="Times New Roman" w:cs="Times New Roman"/>
          <w:sz w:val="24"/>
          <w:szCs w:val="24"/>
        </w:rPr>
        <w:t xml:space="preserve">during all </w:t>
      </w:r>
      <w:r w:rsidRPr="00E621B6">
        <w:rPr>
          <w:rFonts w:ascii="Times New Roman" w:hAnsi="Times New Roman" w:cs="Times New Roman"/>
          <w:color w:val="0000FF"/>
          <w:sz w:val="24"/>
          <w:szCs w:val="24"/>
        </w:rPr>
        <w:t xml:space="preserve">processing </w:t>
      </w:r>
      <w:r w:rsidRPr="00E621B6">
        <w:rPr>
          <w:rFonts w:ascii="Times New Roman" w:hAnsi="Times New Roman" w:cs="Times New Roman"/>
          <w:sz w:val="24"/>
          <w:szCs w:val="24"/>
        </w:rPr>
        <w:t xml:space="preserve">stages </w:t>
      </w:r>
      <w:commentRangeEnd w:id="42"/>
      <w:r w:rsidR="00C129E8">
        <w:rPr>
          <w:rStyle w:val="CommentReference"/>
          <w:lang w:val="tr-TR"/>
        </w:rPr>
        <w:commentReference w:id="42"/>
      </w:r>
      <w:r w:rsidRPr="00E621B6">
        <w:rPr>
          <w:rFonts w:ascii="Times New Roman" w:hAnsi="Times New Roman" w:cs="Times New Roman"/>
          <w:sz w:val="24"/>
          <w:szCs w:val="24"/>
        </w:rPr>
        <w:t xml:space="preserve">are presented. The magnetic properties of the initial MQU-F powder were measured on spherical specimens of isotropic powder consolidated mixed with 5 wt. % of epoxy resin. The magnetic properties of all other samples were measure on rectangular specimen, cut from the sample centre with typical dimension of 1 x 2.5 x 2 mm (2 mm along the hard axis). All curves were corrected </w:t>
      </w:r>
      <w:r w:rsidRPr="00E621B6">
        <w:rPr>
          <w:rFonts w:ascii="Times New Roman" w:hAnsi="Times New Roman" w:cs="Times New Roman"/>
          <w:strike/>
          <w:color w:val="0000FF"/>
          <w:sz w:val="24"/>
          <w:szCs w:val="24"/>
        </w:rPr>
        <w:t xml:space="preserve">for </w:t>
      </w:r>
      <w:r w:rsidRPr="00E621B6">
        <w:rPr>
          <w:rFonts w:ascii="Times New Roman" w:hAnsi="Times New Roman" w:cs="Times New Roman"/>
          <w:sz w:val="24"/>
          <w:szCs w:val="24"/>
        </w:rPr>
        <w:t>with the corresponding demagnetisation factor. The step-like change in the magnetisation loop of the initial isotropic MQU- F powder indicated the presence of a certain amount of amorphous grains</w:t>
      </w:r>
      <w:r>
        <w:rPr>
          <w:rFonts w:ascii="Times New Roman" w:hAnsi="Times New Roman" w:cs="Times New Roman"/>
          <w:sz w:val="24"/>
          <w:szCs w:val="24"/>
        </w:rPr>
        <w:t xml:space="preserve"> </w:t>
      </w:r>
      <w:r w:rsidRPr="00E621B6">
        <w:rPr>
          <w:rFonts w:ascii="Times New Roman" w:hAnsi="Times New Roman" w:cs="Times New Roman"/>
          <w:sz w:val="24"/>
          <w:szCs w:val="24"/>
        </w:rPr>
        <w:t xml:space="preserve">phase. The magnetisation curve of the hot deformed sample indicates that during the hot compaction </w:t>
      </w:r>
      <w:r w:rsidR="006A33C4" w:rsidRPr="006A33C4">
        <w:rPr>
          <w:rFonts w:ascii="Times New Roman" w:hAnsi="Times New Roman" w:cs="Times New Roman"/>
          <w:color w:val="0000FF"/>
          <w:sz w:val="24"/>
          <w:szCs w:val="24"/>
        </w:rPr>
        <w:t>the</w:t>
      </w:r>
      <w:r w:rsidRPr="006A33C4">
        <w:rPr>
          <w:rFonts w:ascii="Times New Roman" w:hAnsi="Times New Roman" w:cs="Times New Roman"/>
          <w:color w:val="0000FF"/>
          <w:sz w:val="24"/>
          <w:szCs w:val="24"/>
        </w:rPr>
        <w:t xml:space="preserve"> amorphous grains also </w:t>
      </w:r>
      <w:r w:rsidR="006A33C4" w:rsidRPr="006A33C4">
        <w:rPr>
          <w:rFonts w:ascii="Times New Roman" w:hAnsi="Times New Roman" w:cs="Times New Roman"/>
          <w:color w:val="0000FF"/>
          <w:sz w:val="24"/>
          <w:szCs w:val="24"/>
        </w:rPr>
        <w:t>transform into a</w:t>
      </w:r>
      <w:r w:rsidRPr="006A33C4">
        <w:rPr>
          <w:rFonts w:ascii="Times New Roman" w:hAnsi="Times New Roman" w:cs="Times New Roman"/>
          <w:color w:val="0000FF"/>
          <w:sz w:val="24"/>
          <w:szCs w:val="24"/>
        </w:rPr>
        <w:t xml:space="preserve"> nanocrystalline </w:t>
      </w:r>
      <w:r w:rsidRPr="00E621B6">
        <w:rPr>
          <w:rFonts w:ascii="Times New Roman" w:hAnsi="Times New Roman" w:cs="Times New Roman"/>
          <w:sz w:val="24"/>
          <w:szCs w:val="24"/>
        </w:rPr>
        <w:t xml:space="preserve">microstructure </w:t>
      </w:r>
      <w:r w:rsidRPr="006A33C4">
        <w:rPr>
          <w:rFonts w:ascii="Times New Roman" w:hAnsi="Times New Roman" w:cs="Times New Roman"/>
          <w:strike/>
          <w:color w:val="0000FF"/>
          <w:sz w:val="24"/>
          <w:szCs w:val="24"/>
        </w:rPr>
        <w:t>crystallizes during the processing</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(as </w:t>
      </w:r>
      <w:r w:rsidR="006A33C4" w:rsidRPr="006A33C4">
        <w:rPr>
          <w:rFonts w:ascii="Times New Roman" w:hAnsi="Times New Roman" w:cs="Times New Roman"/>
          <w:color w:val="0000FF"/>
          <w:sz w:val="24"/>
          <w:szCs w:val="24"/>
        </w:rPr>
        <w:t xml:space="preserve">indicated by </w:t>
      </w:r>
      <w:r w:rsidR="006A33C4" w:rsidRPr="006A33C4">
        <w:rPr>
          <w:rFonts w:ascii="Times New Roman" w:hAnsi="Times New Roman" w:cs="Times New Roman"/>
          <w:b/>
          <w:bCs/>
          <w:color w:val="0000FF"/>
          <w:sz w:val="24"/>
          <w:szCs w:val="24"/>
        </w:rPr>
        <w:t>Figure 17a</w:t>
      </w:r>
      <w:r w:rsidRPr="00E621B6">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 xml:space="preserve">still </w:t>
      </w:r>
      <w:r w:rsidRPr="006A33C4">
        <w:rPr>
          <w:rFonts w:ascii="Times New Roman" w:hAnsi="Times New Roman" w:cs="Times New Roman"/>
          <w:color w:val="0000FF"/>
          <w:sz w:val="24"/>
          <w:szCs w:val="24"/>
        </w:rPr>
        <w:t>remain</w:t>
      </w:r>
      <w:r w:rsidR="006A33C4" w:rsidRPr="006A33C4">
        <w:rPr>
          <w:rFonts w:ascii="Times New Roman" w:hAnsi="Times New Roman" w:cs="Times New Roman"/>
          <w:color w:val="0000FF"/>
          <w:sz w:val="24"/>
          <w:szCs w:val="24"/>
        </w:rPr>
        <w:t>ing</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isotropic. As result the coercivity is slightly improved, while the saturation magnetization remains unchanged</w:t>
      </w:r>
      <w:r w:rsidR="006A33C4">
        <w:rPr>
          <w:rFonts w:ascii="Times New Roman" w:hAnsi="Times New Roman" w:cs="Times New Roman"/>
          <w:sz w:val="24"/>
          <w:szCs w:val="24"/>
        </w:rPr>
        <w:t>.</w:t>
      </w:r>
      <w:r w:rsidRPr="00E621B6">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The latter</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confirms that grain growth during the compaction process was avoided </w:t>
      </w:r>
      <w:r w:rsidRPr="006A33C4">
        <w:rPr>
          <w:rFonts w:ascii="Times New Roman" w:hAnsi="Times New Roman" w:cs="Times New Roman"/>
          <w:strike/>
          <w:color w:val="0000FF"/>
          <w:sz w:val="24"/>
          <w:szCs w:val="24"/>
        </w:rPr>
        <w:t>(Fig HightReduction)</w:t>
      </w:r>
      <w:r w:rsidRPr="00E621B6">
        <w:rPr>
          <w:rFonts w:ascii="Times New Roman" w:hAnsi="Times New Roman" w:cs="Times New Roman"/>
          <w:sz w:val="24"/>
          <w:szCs w:val="24"/>
        </w:rPr>
        <w:t xml:space="preserve">. During the </w:t>
      </w:r>
      <w:r w:rsidR="006A33C4" w:rsidRPr="006A33C4">
        <w:rPr>
          <w:rFonts w:ascii="Times New Roman" w:hAnsi="Times New Roman" w:cs="Times New Roman"/>
          <w:color w:val="0000FF"/>
          <w:sz w:val="24"/>
          <w:szCs w:val="24"/>
        </w:rPr>
        <w:t xml:space="preserve">subsequent </w:t>
      </w:r>
      <w:r w:rsidRPr="00E621B6">
        <w:rPr>
          <w:rFonts w:ascii="Times New Roman" w:hAnsi="Times New Roman" w:cs="Times New Roman"/>
          <w:sz w:val="24"/>
          <w:szCs w:val="24"/>
        </w:rPr>
        <w:t xml:space="preserve">hot deformation process anisotropy is induced by the deformation of the nanocrystalline grains and alignment of the melt spun flakes (see </w:t>
      </w:r>
      <w:r w:rsidRPr="006A33C4">
        <w:rPr>
          <w:rFonts w:ascii="Times New Roman" w:hAnsi="Times New Roman" w:cs="Times New Roman"/>
          <w:b/>
          <w:bCs/>
          <w:color w:val="0000FF"/>
          <w:sz w:val="24"/>
          <w:szCs w:val="24"/>
        </w:rPr>
        <w:t>Fig</w:t>
      </w:r>
      <w:r w:rsidR="006A33C4" w:rsidRPr="006A33C4">
        <w:rPr>
          <w:rFonts w:ascii="Times New Roman" w:hAnsi="Times New Roman" w:cs="Times New Roman"/>
          <w:b/>
          <w:bCs/>
          <w:color w:val="0000FF"/>
          <w:sz w:val="24"/>
          <w:szCs w:val="24"/>
        </w:rPr>
        <w:t>ure 11</w:t>
      </w:r>
      <w:r w:rsidR="006A33C4">
        <w:rPr>
          <w:rFonts w:ascii="Times New Roman" w:hAnsi="Times New Roman" w:cs="Times New Roman"/>
          <w:sz w:val="24"/>
          <w:szCs w:val="24"/>
        </w:rPr>
        <w:t>)</w:t>
      </w:r>
      <w:r w:rsidRPr="00E621B6">
        <w:rPr>
          <w:rFonts w:ascii="Times New Roman" w:hAnsi="Times New Roman" w:cs="Times New Roman"/>
          <w:sz w:val="24"/>
          <w:szCs w:val="24"/>
        </w:rPr>
        <w:t>. As result</w:t>
      </w:r>
      <w:r w:rsidR="006A33C4">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of hot deformation</w:t>
      </w:r>
      <w:r w:rsidR="006A33C4">
        <w:rPr>
          <w:rFonts w:ascii="Times New Roman" w:hAnsi="Times New Roman" w:cs="Times New Roman"/>
          <w:sz w:val="24"/>
          <w:szCs w:val="24"/>
        </w:rPr>
        <w:t>,</w:t>
      </w:r>
      <w:r w:rsidRPr="00E621B6">
        <w:rPr>
          <w:rFonts w:ascii="Times New Roman" w:hAnsi="Times New Roman" w:cs="Times New Roman"/>
          <w:sz w:val="24"/>
          <w:szCs w:val="24"/>
        </w:rPr>
        <w:t xml:space="preserve"> the coercivity is reduced by ca. 20%, while the saturation magnetization is increased by ca. 32%. These values are directly connected with the degree of deformation defined by </w:t>
      </w:r>
      <w:r w:rsidRPr="006A33C4">
        <w:rPr>
          <w:rFonts w:ascii="Times New Roman" w:hAnsi="Times New Roman" w:cs="Times New Roman"/>
          <w:color w:val="0000FF"/>
          <w:sz w:val="24"/>
          <w:szCs w:val="24"/>
        </w:rPr>
        <w:t>h</w:t>
      </w:r>
      <w:r w:rsidR="006A33C4" w:rsidRPr="006A33C4">
        <w:rPr>
          <w:rFonts w:ascii="Times New Roman" w:hAnsi="Times New Roman" w:cs="Times New Roman"/>
          <w:color w:val="0000FF"/>
          <w:sz w:val="24"/>
          <w:szCs w:val="24"/>
        </w:rPr>
        <w:t>e</w:t>
      </w:r>
      <w:r w:rsidRPr="006A33C4">
        <w:rPr>
          <w:rFonts w:ascii="Times New Roman" w:hAnsi="Times New Roman" w:cs="Times New Roman"/>
          <w:color w:val="0000FF"/>
          <w:sz w:val="24"/>
          <w:szCs w:val="24"/>
        </w:rPr>
        <w:t xml:space="preserve">ight </w:t>
      </w:r>
      <w:r w:rsidRPr="00E621B6">
        <w:rPr>
          <w:rFonts w:ascii="Times New Roman" w:hAnsi="Times New Roman" w:cs="Times New Roman"/>
          <w:sz w:val="24"/>
          <w:szCs w:val="24"/>
        </w:rPr>
        <w:t xml:space="preserve">reduction induced to the sample. </w:t>
      </w:r>
      <w:r w:rsidR="006A33C4" w:rsidRPr="006A33C4">
        <w:rPr>
          <w:rFonts w:ascii="Times New Roman" w:hAnsi="Times New Roman" w:cs="Times New Roman"/>
          <w:color w:val="0000FF"/>
          <w:sz w:val="24"/>
          <w:szCs w:val="24"/>
        </w:rPr>
        <w:t xml:space="preserve">In </w:t>
      </w:r>
      <w:r w:rsidR="006A33C4" w:rsidRPr="006A33C4">
        <w:rPr>
          <w:rFonts w:ascii="Times New Roman" w:hAnsi="Times New Roman" w:cs="Times New Roman"/>
          <w:b/>
          <w:bCs/>
          <w:color w:val="0000FF"/>
          <w:sz w:val="24"/>
          <w:szCs w:val="24"/>
        </w:rPr>
        <w:t>Figure 17b</w:t>
      </w:r>
      <w:r w:rsidRPr="00E621B6">
        <w:rPr>
          <w:rFonts w:ascii="Times New Roman" w:hAnsi="Times New Roman" w:cs="Times New Roman"/>
          <w:sz w:val="24"/>
          <w:szCs w:val="24"/>
        </w:rPr>
        <w:t xml:space="preserve"> the magnetisation loops measure on samples with different degree of hight reduction produced by the </w:t>
      </w:r>
      <w:r w:rsidRPr="006A33C4">
        <w:rPr>
          <w:rFonts w:ascii="Times New Roman" w:hAnsi="Times New Roman" w:cs="Times New Roman"/>
          <w:color w:val="0000FF"/>
          <w:sz w:val="24"/>
          <w:szCs w:val="24"/>
        </w:rPr>
        <w:t>FAST</w:t>
      </w:r>
      <w:r w:rsidR="006A33C4" w:rsidRPr="006A33C4">
        <w:rPr>
          <w:rFonts w:ascii="Times New Roman" w:hAnsi="Times New Roman" w:cs="Times New Roman"/>
          <w:color w:val="0000FF"/>
          <w:sz w:val="24"/>
          <w:szCs w:val="24"/>
        </w:rPr>
        <w:t>/</w:t>
      </w:r>
      <w:r w:rsidRPr="006A33C4">
        <w:rPr>
          <w:rFonts w:ascii="Times New Roman" w:hAnsi="Times New Roman" w:cs="Times New Roman"/>
          <w:color w:val="0000FF"/>
          <w:sz w:val="24"/>
          <w:szCs w:val="24"/>
        </w:rPr>
        <w:t xml:space="preserve">SPS </w:t>
      </w:r>
      <w:r w:rsidR="006A33C4" w:rsidRPr="006A33C4">
        <w:rPr>
          <w:rFonts w:ascii="Times New Roman" w:hAnsi="Times New Roman" w:cs="Times New Roman"/>
          <w:color w:val="0000FF"/>
          <w:sz w:val="24"/>
          <w:szCs w:val="24"/>
        </w:rPr>
        <w:t xml:space="preserve">(selected samples from the HDS-series) </w:t>
      </w:r>
      <w:r w:rsidRPr="00E621B6">
        <w:rPr>
          <w:rFonts w:ascii="Times New Roman" w:hAnsi="Times New Roman" w:cs="Times New Roman"/>
          <w:sz w:val="24"/>
          <w:szCs w:val="24"/>
        </w:rPr>
        <w:t xml:space="preserve">and </w:t>
      </w:r>
      <w:commentRangeStart w:id="43"/>
      <w:r w:rsidRPr="00E621B6">
        <w:rPr>
          <w:rFonts w:ascii="Times New Roman" w:hAnsi="Times New Roman" w:cs="Times New Roman"/>
          <w:sz w:val="24"/>
          <w:szCs w:val="24"/>
        </w:rPr>
        <w:t>HP</w:t>
      </w:r>
      <w:commentRangeEnd w:id="43"/>
      <w:r w:rsidR="006A33C4">
        <w:rPr>
          <w:rStyle w:val="CommentReference"/>
          <w:lang w:val="tr-TR"/>
        </w:rPr>
        <w:commentReference w:id="43"/>
      </w:r>
      <w:r w:rsidRPr="00E621B6">
        <w:rPr>
          <w:rFonts w:ascii="Times New Roman" w:hAnsi="Times New Roman" w:cs="Times New Roman"/>
          <w:sz w:val="24"/>
          <w:szCs w:val="24"/>
        </w:rPr>
        <w:t xml:space="preserve"> [</w:t>
      </w:r>
      <w:commentRangeStart w:id="44"/>
      <w:commentRangeStart w:id="45"/>
      <w:r w:rsidRPr="006A33C4">
        <w:rPr>
          <w:rFonts w:ascii="Times New Roman" w:hAnsi="Times New Roman" w:cs="Times New Roman"/>
          <w:b/>
          <w:bCs/>
          <w:color w:val="0000FF"/>
          <w:sz w:val="24"/>
          <w:szCs w:val="24"/>
        </w:rPr>
        <w:t>Sawatzki 2016</w:t>
      </w:r>
      <w:commentRangeEnd w:id="44"/>
      <w:r w:rsidR="006A33C4">
        <w:rPr>
          <w:rStyle w:val="CommentReference"/>
          <w:lang w:val="tr-TR"/>
        </w:rPr>
        <w:commentReference w:id="44"/>
      </w:r>
      <w:commentRangeEnd w:id="45"/>
      <w:r w:rsidR="00AA34A3">
        <w:rPr>
          <w:rStyle w:val="CommentReference"/>
          <w:lang w:val="tr-TR"/>
        </w:rPr>
        <w:commentReference w:id="45"/>
      </w:r>
      <w:r w:rsidRPr="00E621B6">
        <w:rPr>
          <w:rFonts w:ascii="Times New Roman" w:hAnsi="Times New Roman" w:cs="Times New Roman"/>
          <w:sz w:val="24"/>
          <w:szCs w:val="24"/>
        </w:rPr>
        <w:t xml:space="preserve">] are </w:t>
      </w:r>
      <w:r w:rsidRPr="006A33C4">
        <w:rPr>
          <w:rFonts w:ascii="Times New Roman" w:hAnsi="Times New Roman" w:cs="Times New Roman"/>
          <w:color w:val="0000FF"/>
          <w:sz w:val="24"/>
          <w:szCs w:val="24"/>
        </w:rPr>
        <w:t>comp</w:t>
      </w:r>
      <w:r w:rsidR="006A33C4" w:rsidRPr="006A33C4">
        <w:rPr>
          <w:rFonts w:ascii="Times New Roman" w:hAnsi="Times New Roman" w:cs="Times New Roman"/>
          <w:color w:val="0000FF"/>
          <w:sz w:val="24"/>
          <w:szCs w:val="24"/>
        </w:rPr>
        <w:t>a</w:t>
      </w:r>
      <w:r w:rsidRPr="006A33C4">
        <w:rPr>
          <w:rFonts w:ascii="Times New Roman" w:hAnsi="Times New Roman" w:cs="Times New Roman"/>
          <w:color w:val="0000FF"/>
          <w:sz w:val="24"/>
          <w:szCs w:val="24"/>
        </w:rPr>
        <w:t>red</w:t>
      </w:r>
      <w:r w:rsidRPr="00E621B6">
        <w:rPr>
          <w:rFonts w:ascii="Times New Roman" w:hAnsi="Times New Roman" w:cs="Times New Roman"/>
          <w:sz w:val="24"/>
          <w:szCs w:val="24"/>
        </w:rPr>
        <w:t xml:space="preserve">. As it can be seen, the </w:t>
      </w:r>
      <w:r w:rsidRPr="00B7360B">
        <w:rPr>
          <w:rFonts w:ascii="Times New Roman" w:hAnsi="Times New Roman" w:cs="Times New Roman"/>
          <w:color w:val="0000FF"/>
          <w:sz w:val="24"/>
          <w:szCs w:val="24"/>
        </w:rPr>
        <w:t>FAST</w:t>
      </w:r>
      <w:r w:rsidR="00B7360B" w:rsidRPr="00B7360B">
        <w:rPr>
          <w:rFonts w:ascii="Times New Roman" w:hAnsi="Times New Roman" w:cs="Times New Roman"/>
          <w:color w:val="0000FF"/>
          <w:sz w:val="24"/>
          <w:szCs w:val="24"/>
        </w:rPr>
        <w:t>/</w:t>
      </w:r>
      <w:r w:rsidRPr="00B7360B">
        <w:rPr>
          <w:rFonts w:ascii="Times New Roman" w:hAnsi="Times New Roman" w:cs="Times New Roman"/>
          <w:color w:val="0000FF"/>
          <w:sz w:val="24"/>
          <w:szCs w:val="24"/>
        </w:rPr>
        <w:t xml:space="preserve">SPS </w:t>
      </w:r>
      <w:r w:rsidRPr="00E621B6">
        <w:rPr>
          <w:rFonts w:ascii="Times New Roman" w:hAnsi="Times New Roman" w:cs="Times New Roman"/>
          <w:sz w:val="24"/>
          <w:szCs w:val="24"/>
        </w:rPr>
        <w:t>samples have the same performance (B</w:t>
      </w:r>
      <w:r w:rsidRPr="00B7360B">
        <w:rPr>
          <w:rFonts w:ascii="Times New Roman" w:hAnsi="Times New Roman" w:cs="Times New Roman"/>
          <w:sz w:val="24"/>
          <w:szCs w:val="24"/>
          <w:vertAlign w:val="subscript"/>
        </w:rPr>
        <w:t>r</w:t>
      </w:r>
      <w:r w:rsidRPr="00E621B6">
        <w:rPr>
          <w:rFonts w:ascii="Times New Roman" w:hAnsi="Times New Roman" w:cs="Times New Roman"/>
          <w:sz w:val="24"/>
          <w:szCs w:val="24"/>
        </w:rPr>
        <w:t xml:space="preserve"> = 1.22 T, H</w:t>
      </w:r>
      <w:r w:rsidRPr="00B7360B">
        <w:rPr>
          <w:rFonts w:ascii="Times New Roman" w:hAnsi="Times New Roman" w:cs="Times New Roman"/>
          <w:sz w:val="24"/>
          <w:szCs w:val="24"/>
          <w:vertAlign w:val="subscript"/>
        </w:rPr>
        <w:t>c</w:t>
      </w:r>
      <w:r w:rsidR="00B7360B" w:rsidRPr="00B7360B">
        <w:rPr>
          <w:rFonts w:ascii="Times New Roman" w:hAnsi="Times New Roman" w:cs="Times New Roman"/>
          <w:sz w:val="24"/>
          <w:szCs w:val="24"/>
          <w:vertAlign w:val="subscript"/>
        </w:rPr>
        <w:t>J</w:t>
      </w:r>
      <w:r w:rsidRPr="00E621B6">
        <w:rPr>
          <w:rFonts w:ascii="Times New Roman" w:hAnsi="Times New Roman" w:cs="Times New Roman"/>
          <w:sz w:val="24"/>
          <w:szCs w:val="24"/>
        </w:rPr>
        <w:t xml:space="preserve"> = 1438 kA</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-1</w:t>
      </w:r>
      <w:r w:rsidRPr="00E621B6">
        <w:rPr>
          <w:rFonts w:ascii="Times New Roman" w:hAnsi="Times New Roman" w:cs="Times New Roman"/>
          <w:sz w:val="24"/>
          <w:szCs w:val="24"/>
        </w:rPr>
        <w:t>, and (BH)</w:t>
      </w:r>
      <w:r w:rsidRPr="00B7360B">
        <w:rPr>
          <w:rFonts w:ascii="Times New Roman" w:hAnsi="Times New Roman" w:cs="Times New Roman"/>
          <w:sz w:val="24"/>
          <w:szCs w:val="24"/>
          <w:vertAlign w:val="subscript"/>
        </w:rPr>
        <w:t>max</w:t>
      </w:r>
      <w:r w:rsidRPr="00E621B6">
        <w:rPr>
          <w:rFonts w:ascii="Times New Roman" w:hAnsi="Times New Roman" w:cs="Times New Roman"/>
          <w:sz w:val="24"/>
          <w:szCs w:val="24"/>
        </w:rPr>
        <w:t xml:space="preserve"> </w:t>
      </w:r>
      <w:r w:rsidRPr="00E621B6">
        <w:rPr>
          <w:rFonts w:ascii="Times New Roman" w:hAnsi="Times New Roman" w:cs="Times New Roman"/>
          <w:sz w:val="24"/>
          <w:szCs w:val="24"/>
        </w:rPr>
        <w:lastRenderedPageBreak/>
        <w:t>= 305 kJ</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-3</w:t>
      </w:r>
      <w:r w:rsidRPr="00E621B6">
        <w:rPr>
          <w:rFonts w:ascii="Times New Roman" w:hAnsi="Times New Roman" w:cs="Times New Roman"/>
          <w:sz w:val="24"/>
          <w:szCs w:val="24"/>
        </w:rPr>
        <w:t xml:space="preserve"> </w:t>
      </w:r>
      <w:r w:rsidR="00B7360B">
        <w:rPr>
          <w:rFonts w:ascii="Times New Roman" w:hAnsi="Times New Roman" w:cs="Times New Roman"/>
          <w:sz w:val="24"/>
          <w:szCs w:val="24"/>
        </w:rPr>
        <w:t>and</w:t>
      </w:r>
      <w:r w:rsidRPr="00E621B6">
        <w:rPr>
          <w:rFonts w:ascii="Times New Roman" w:hAnsi="Times New Roman" w:cs="Times New Roman"/>
          <w:sz w:val="24"/>
          <w:szCs w:val="24"/>
        </w:rPr>
        <w:t xml:space="preserve"> B</w:t>
      </w:r>
      <w:r w:rsidRPr="00B7360B">
        <w:rPr>
          <w:rFonts w:ascii="Times New Roman" w:hAnsi="Times New Roman" w:cs="Times New Roman"/>
          <w:sz w:val="24"/>
          <w:szCs w:val="24"/>
          <w:vertAlign w:val="subscript"/>
        </w:rPr>
        <w:t>r</w:t>
      </w:r>
      <w:r w:rsidRPr="00E621B6">
        <w:rPr>
          <w:rFonts w:ascii="Times New Roman" w:hAnsi="Times New Roman" w:cs="Times New Roman"/>
          <w:sz w:val="24"/>
          <w:szCs w:val="24"/>
        </w:rPr>
        <w:t xml:space="preserve"> = 1.38 T, H</w:t>
      </w:r>
      <w:r w:rsidRPr="00B7360B">
        <w:rPr>
          <w:rFonts w:ascii="Times New Roman" w:hAnsi="Times New Roman" w:cs="Times New Roman"/>
          <w:sz w:val="24"/>
          <w:szCs w:val="24"/>
          <w:vertAlign w:val="subscript"/>
        </w:rPr>
        <w:t>c</w:t>
      </w:r>
      <w:r w:rsidR="00B7360B" w:rsidRPr="00B7360B">
        <w:rPr>
          <w:rFonts w:ascii="Times New Roman" w:hAnsi="Times New Roman" w:cs="Times New Roman"/>
          <w:sz w:val="24"/>
          <w:szCs w:val="24"/>
          <w:vertAlign w:val="subscript"/>
        </w:rPr>
        <w:t>J</w:t>
      </w:r>
      <w:r w:rsidRPr="00E621B6">
        <w:rPr>
          <w:rFonts w:ascii="Times New Roman" w:hAnsi="Times New Roman" w:cs="Times New Roman"/>
          <w:sz w:val="24"/>
          <w:szCs w:val="24"/>
        </w:rPr>
        <w:t xml:space="preserve"> = 1180 kA</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-1</w:t>
      </w:r>
      <w:r w:rsidRPr="00E621B6">
        <w:rPr>
          <w:rFonts w:ascii="Times New Roman" w:hAnsi="Times New Roman" w:cs="Times New Roman"/>
          <w:sz w:val="24"/>
          <w:szCs w:val="24"/>
        </w:rPr>
        <w:t>, and (BH)</w:t>
      </w:r>
      <w:r w:rsidRPr="00B7360B">
        <w:rPr>
          <w:rFonts w:ascii="Times New Roman" w:hAnsi="Times New Roman" w:cs="Times New Roman"/>
          <w:sz w:val="24"/>
          <w:szCs w:val="24"/>
          <w:vertAlign w:val="subscript"/>
        </w:rPr>
        <w:t>max</w:t>
      </w:r>
      <w:r w:rsidRPr="00E621B6">
        <w:rPr>
          <w:rFonts w:ascii="Times New Roman" w:hAnsi="Times New Roman" w:cs="Times New Roman"/>
          <w:sz w:val="24"/>
          <w:szCs w:val="24"/>
        </w:rPr>
        <w:t xml:space="preserve"> = 325 kJ</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-3</w:t>
      </w:r>
      <w:r w:rsidRPr="00E621B6">
        <w:rPr>
          <w:rFonts w:ascii="Times New Roman" w:hAnsi="Times New Roman" w:cs="Times New Roman"/>
          <w:sz w:val="24"/>
          <w:szCs w:val="24"/>
        </w:rPr>
        <w:t xml:space="preserve"> for 50 and 75 % height reduction) as the HP samples, but with </w:t>
      </w:r>
      <w:r w:rsidR="00B7360B" w:rsidRPr="00B7360B">
        <w:rPr>
          <w:rFonts w:ascii="Times New Roman" w:hAnsi="Times New Roman" w:cs="Times New Roman"/>
          <w:color w:val="0000FF"/>
          <w:sz w:val="24"/>
          <w:szCs w:val="24"/>
        </w:rPr>
        <w:t>a</w:t>
      </w:r>
      <w:r w:rsidR="00B7360B">
        <w:rPr>
          <w:rFonts w:ascii="Times New Roman" w:hAnsi="Times New Roman" w:cs="Times New Roman"/>
          <w:color w:val="0000FF"/>
          <w:sz w:val="24"/>
          <w:szCs w:val="24"/>
        </w:rPr>
        <w:t xml:space="preserve"> significantly</w:t>
      </w:r>
      <w:r w:rsidR="00B7360B"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higher degree of deformation. This effect can </w:t>
      </w:r>
      <w:r w:rsidRPr="00B7360B">
        <w:rPr>
          <w:rFonts w:ascii="Times New Roman" w:hAnsi="Times New Roman" w:cs="Times New Roman"/>
          <w:color w:val="0000FF"/>
          <w:sz w:val="24"/>
          <w:szCs w:val="24"/>
        </w:rPr>
        <w:t>be</w:t>
      </w:r>
      <w:r w:rsidR="00B7360B" w:rsidRPr="00B7360B">
        <w:rPr>
          <w:rFonts w:ascii="Times New Roman" w:hAnsi="Times New Roman" w:cs="Times New Roman"/>
          <w:color w:val="0000FF"/>
          <w:sz w:val="24"/>
          <w:szCs w:val="24"/>
        </w:rPr>
        <w:t>come</w:t>
      </w:r>
      <w:r w:rsidRPr="00E621B6">
        <w:rPr>
          <w:rFonts w:ascii="Times New Roman" w:hAnsi="Times New Roman" w:cs="Times New Roman"/>
          <w:sz w:val="24"/>
          <w:szCs w:val="24"/>
        </w:rPr>
        <w:t xml:space="preserve"> interesting from applications point of view and </w:t>
      </w:r>
      <w:r w:rsidRPr="00B7360B">
        <w:rPr>
          <w:rFonts w:ascii="Times New Roman" w:hAnsi="Times New Roman" w:cs="Times New Roman"/>
          <w:color w:val="0000FF"/>
          <w:sz w:val="24"/>
          <w:szCs w:val="24"/>
        </w:rPr>
        <w:t>need</w:t>
      </w:r>
      <w:r w:rsidR="00B7360B" w:rsidRPr="00B7360B">
        <w:rPr>
          <w:rFonts w:ascii="Times New Roman" w:hAnsi="Times New Roman" w:cs="Times New Roman"/>
          <w:color w:val="0000FF"/>
          <w:sz w:val="24"/>
          <w:szCs w:val="24"/>
        </w:rPr>
        <w:t>s</w:t>
      </w:r>
      <w:r w:rsidRPr="00E621B6">
        <w:rPr>
          <w:rFonts w:ascii="Times New Roman" w:hAnsi="Times New Roman" w:cs="Times New Roman"/>
          <w:sz w:val="24"/>
          <w:szCs w:val="24"/>
        </w:rPr>
        <w:t xml:space="preserve"> </w:t>
      </w:r>
      <w:r w:rsidRPr="00B7360B">
        <w:rPr>
          <w:rFonts w:ascii="Times New Roman" w:hAnsi="Times New Roman" w:cs="Times New Roman"/>
          <w:strike/>
          <w:sz w:val="24"/>
          <w:szCs w:val="24"/>
        </w:rPr>
        <w:t xml:space="preserve">some </w:t>
      </w:r>
      <w:r w:rsidRPr="00E621B6">
        <w:rPr>
          <w:rFonts w:ascii="Times New Roman" w:hAnsi="Times New Roman" w:cs="Times New Roman"/>
          <w:sz w:val="24"/>
          <w:szCs w:val="24"/>
        </w:rPr>
        <w:t xml:space="preserve">further </w:t>
      </w:r>
      <w:r w:rsidRPr="00B7360B">
        <w:rPr>
          <w:rFonts w:ascii="Times New Roman" w:hAnsi="Times New Roman" w:cs="Times New Roman"/>
          <w:color w:val="0000FF"/>
          <w:sz w:val="24"/>
          <w:szCs w:val="24"/>
        </w:rPr>
        <w:t>investigation</w:t>
      </w:r>
      <w:r w:rsidR="00B7360B" w:rsidRPr="00B7360B">
        <w:rPr>
          <w:rFonts w:ascii="Times New Roman" w:hAnsi="Times New Roman" w:cs="Times New Roman"/>
          <w:color w:val="0000FF"/>
          <w:sz w:val="24"/>
          <w:szCs w:val="24"/>
        </w:rPr>
        <w:t>s</w:t>
      </w:r>
      <w:r w:rsidRPr="00E621B6">
        <w:rPr>
          <w:rFonts w:ascii="Times New Roman" w:hAnsi="Times New Roman" w:cs="Times New Roman"/>
          <w:sz w:val="24"/>
          <w:szCs w:val="24"/>
        </w:rPr>
        <w:t xml:space="preserve">. One possible explanation </w:t>
      </w:r>
      <w:r w:rsidR="00B7360B" w:rsidRPr="00B7360B">
        <w:rPr>
          <w:rFonts w:ascii="Times New Roman" w:hAnsi="Times New Roman" w:cs="Times New Roman"/>
          <w:color w:val="0000FF"/>
          <w:sz w:val="24"/>
          <w:szCs w:val="24"/>
        </w:rPr>
        <w:t>for the differen</w:t>
      </w:r>
      <w:r w:rsidR="00B7360B">
        <w:rPr>
          <w:rFonts w:ascii="Times New Roman" w:hAnsi="Times New Roman" w:cs="Times New Roman"/>
          <w:color w:val="0000FF"/>
          <w:sz w:val="24"/>
          <w:szCs w:val="24"/>
        </w:rPr>
        <w:t>t deformation behaviour</w:t>
      </w:r>
      <w:r w:rsidR="00B7360B" w:rsidRPr="00B7360B">
        <w:rPr>
          <w:rFonts w:ascii="Times New Roman" w:hAnsi="Times New Roman" w:cs="Times New Roman"/>
          <w:color w:val="0000FF"/>
          <w:sz w:val="24"/>
          <w:szCs w:val="24"/>
        </w:rPr>
        <w:t xml:space="preserve"> could</w:t>
      </w:r>
      <w:r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be the different way pressure is applied during both processes. In </w:t>
      </w:r>
      <w:r w:rsidR="00B7360B" w:rsidRPr="00B7360B">
        <w:rPr>
          <w:rFonts w:ascii="Times New Roman" w:hAnsi="Times New Roman" w:cs="Times New Roman"/>
          <w:color w:val="0000FF"/>
          <w:sz w:val="24"/>
          <w:szCs w:val="24"/>
        </w:rPr>
        <w:t xml:space="preserve">our </w:t>
      </w:r>
      <w:r w:rsidRPr="00B7360B">
        <w:rPr>
          <w:rFonts w:ascii="Times New Roman" w:hAnsi="Times New Roman" w:cs="Times New Roman"/>
          <w:color w:val="0000FF"/>
          <w:sz w:val="24"/>
          <w:szCs w:val="24"/>
        </w:rPr>
        <w:t>FAST</w:t>
      </w:r>
      <w:r w:rsidR="00B7360B" w:rsidRPr="00B7360B">
        <w:rPr>
          <w:rFonts w:ascii="Times New Roman" w:hAnsi="Times New Roman" w:cs="Times New Roman"/>
          <w:color w:val="0000FF"/>
          <w:sz w:val="24"/>
          <w:szCs w:val="24"/>
        </w:rPr>
        <w:t>/</w:t>
      </w:r>
      <w:r w:rsidRPr="00B7360B">
        <w:rPr>
          <w:rFonts w:ascii="Times New Roman" w:hAnsi="Times New Roman" w:cs="Times New Roman"/>
          <w:color w:val="0000FF"/>
          <w:sz w:val="24"/>
          <w:szCs w:val="24"/>
        </w:rPr>
        <w:t>SPS</w:t>
      </w:r>
      <w:r w:rsidR="00B7360B" w:rsidRPr="00B7360B">
        <w:rPr>
          <w:rFonts w:ascii="Times New Roman" w:hAnsi="Times New Roman" w:cs="Times New Roman"/>
          <w:color w:val="0000FF"/>
          <w:sz w:val="24"/>
          <w:szCs w:val="24"/>
        </w:rPr>
        <w:t xml:space="preserve"> approach</w:t>
      </w:r>
      <w:r w:rsidR="00B7360B">
        <w:rPr>
          <w:rFonts w:ascii="Times New Roman" w:hAnsi="Times New Roman" w:cs="Times New Roman"/>
          <w:sz w:val="24"/>
          <w:szCs w:val="24"/>
        </w:rPr>
        <w:t>,</w:t>
      </w:r>
      <w:r w:rsidRPr="00E621B6">
        <w:rPr>
          <w:rFonts w:ascii="Times New Roman" w:hAnsi="Times New Roman" w:cs="Times New Roman"/>
          <w:sz w:val="24"/>
          <w:szCs w:val="24"/>
        </w:rPr>
        <w:t xml:space="preserve"> the applied pressure </w:t>
      </w:r>
      <w:r w:rsidR="00B7360B" w:rsidRPr="00B7360B">
        <w:rPr>
          <w:rFonts w:ascii="Times New Roman" w:hAnsi="Times New Roman" w:cs="Times New Roman"/>
          <w:color w:val="0000FF"/>
          <w:sz w:val="24"/>
          <w:szCs w:val="24"/>
        </w:rPr>
        <w:t xml:space="preserve">has been </w:t>
      </w:r>
      <w:r w:rsidRPr="00E621B6">
        <w:rPr>
          <w:rFonts w:ascii="Times New Roman" w:hAnsi="Times New Roman" w:cs="Times New Roman"/>
          <w:sz w:val="24"/>
          <w:szCs w:val="24"/>
        </w:rPr>
        <w:t xml:space="preserve">constantly increasing, while in HP </w:t>
      </w:r>
      <w:r w:rsidRPr="00B7360B">
        <w:rPr>
          <w:rFonts w:ascii="Times New Roman" w:hAnsi="Times New Roman" w:cs="Times New Roman"/>
          <w:color w:val="0000FF"/>
          <w:sz w:val="24"/>
          <w:szCs w:val="24"/>
        </w:rPr>
        <w:t xml:space="preserve">the pressure </w:t>
      </w:r>
      <w:r w:rsidR="00B7360B" w:rsidRPr="00B7360B">
        <w:rPr>
          <w:rFonts w:ascii="Times New Roman" w:hAnsi="Times New Roman" w:cs="Times New Roman"/>
          <w:color w:val="0000FF"/>
          <w:sz w:val="24"/>
          <w:szCs w:val="24"/>
        </w:rPr>
        <w:t>was applied</w:t>
      </w:r>
      <w:r w:rsidRPr="00B7360B">
        <w:rPr>
          <w:rFonts w:ascii="Times New Roman" w:hAnsi="Times New Roman" w:cs="Times New Roman"/>
          <w:color w:val="0000FF"/>
          <w:sz w:val="24"/>
          <w:szCs w:val="24"/>
        </w:rPr>
        <w:t xml:space="preserve"> in a way</w:t>
      </w:r>
      <w:r w:rsidR="00B7360B">
        <w:rPr>
          <w:rFonts w:ascii="Times New Roman" w:hAnsi="Times New Roman" w:cs="Times New Roman"/>
          <w:color w:val="0000FF"/>
          <w:sz w:val="24"/>
          <w:szCs w:val="24"/>
        </w:rPr>
        <w:t xml:space="preserve"> ensuring</w:t>
      </w:r>
      <w:r w:rsidRPr="00B7360B">
        <w:rPr>
          <w:rFonts w:ascii="Times New Roman" w:hAnsi="Times New Roman" w:cs="Times New Roman"/>
          <w:color w:val="0000FF"/>
          <w:sz w:val="24"/>
          <w:szCs w:val="24"/>
        </w:rPr>
        <w:t xml:space="preserve"> </w:t>
      </w:r>
      <w:r w:rsidR="00B7360B" w:rsidRPr="00B7360B">
        <w:rPr>
          <w:rFonts w:ascii="Times New Roman" w:hAnsi="Times New Roman" w:cs="Times New Roman"/>
          <w:color w:val="0000FF"/>
          <w:sz w:val="24"/>
          <w:szCs w:val="24"/>
        </w:rPr>
        <w:t xml:space="preserve">a </w:t>
      </w:r>
      <w:r w:rsidRPr="00E621B6">
        <w:rPr>
          <w:rFonts w:ascii="Times New Roman" w:hAnsi="Times New Roman" w:cs="Times New Roman"/>
          <w:sz w:val="24"/>
          <w:szCs w:val="24"/>
        </w:rPr>
        <w:t>constant displacement speed (</w:t>
      </w:r>
      <w:r w:rsidR="00B7360B"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deformation rate).</w:t>
      </w:r>
    </w:p>
    <w:p w14:paraId="27D2B947" w14:textId="5A1AB3AE" w:rsidR="00B7360B" w:rsidRDefault="00B7360B" w:rsidP="00681A33">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7360B" w14:paraId="200B1A20" w14:textId="77777777" w:rsidTr="001268B5">
        <w:tc>
          <w:tcPr>
            <w:tcW w:w="9396" w:type="dxa"/>
          </w:tcPr>
          <w:p w14:paraId="75F3AB9A" w14:textId="012FBE5F" w:rsidR="00B7360B" w:rsidRDefault="001268B5" w:rsidP="00681A3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54D37E" wp14:editId="1FA6EFEC">
                  <wp:extent cx="5760000" cy="24156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0" cy="2415600"/>
                          </a:xfrm>
                          <a:prstGeom prst="rect">
                            <a:avLst/>
                          </a:prstGeom>
                          <a:noFill/>
                        </pic:spPr>
                      </pic:pic>
                    </a:graphicData>
                  </a:graphic>
                </wp:inline>
              </w:drawing>
            </w:r>
          </w:p>
        </w:tc>
      </w:tr>
    </w:tbl>
    <w:p w14:paraId="4D6C00B6" w14:textId="21B0F1C8" w:rsidR="00B7360B" w:rsidRPr="001268B5" w:rsidRDefault="001268B5" w:rsidP="00681A33">
      <w:pPr>
        <w:spacing w:after="0" w:line="360" w:lineRule="auto"/>
        <w:jc w:val="both"/>
        <w:rPr>
          <w:rFonts w:ascii="Times New Roman" w:hAnsi="Times New Roman" w:cs="Times New Roman"/>
          <w:i/>
          <w:iCs/>
          <w:color w:val="0000FF"/>
          <w:sz w:val="24"/>
          <w:szCs w:val="24"/>
        </w:rPr>
      </w:pPr>
      <w:commentRangeStart w:id="46"/>
      <w:r w:rsidRPr="001268B5">
        <w:rPr>
          <w:rFonts w:ascii="Times New Roman" w:hAnsi="Times New Roman" w:cs="Times New Roman"/>
          <w:b/>
          <w:bCs/>
          <w:i/>
          <w:iCs/>
          <w:color w:val="0000FF"/>
          <w:sz w:val="24"/>
          <w:szCs w:val="24"/>
        </w:rPr>
        <w:t>Figure 17:</w:t>
      </w:r>
      <w:r w:rsidRPr="001268B5">
        <w:rPr>
          <w:rFonts w:ascii="Times New Roman" w:hAnsi="Times New Roman" w:cs="Times New Roman"/>
          <w:i/>
          <w:iCs/>
          <w:color w:val="0000FF"/>
          <w:sz w:val="24"/>
          <w:szCs w:val="24"/>
        </w:rPr>
        <w:t xml:space="preserve"> </w:t>
      </w:r>
      <w:commentRangeEnd w:id="46"/>
      <w:r>
        <w:rPr>
          <w:rStyle w:val="CommentReference"/>
          <w:lang w:val="tr-TR"/>
        </w:rPr>
        <w:commentReference w:id="46"/>
      </w:r>
      <w:r w:rsidRPr="001268B5">
        <w:rPr>
          <w:rFonts w:ascii="Times New Roman" w:hAnsi="Times New Roman" w:cs="Times New Roman"/>
          <w:i/>
          <w:iCs/>
          <w:color w:val="0000FF"/>
          <w:sz w:val="24"/>
          <w:szCs w:val="24"/>
        </w:rPr>
        <w:t xml:space="preserve">Magnetization curves of samples made from melt-spun MQU-F powder </w:t>
      </w:r>
      <w:r w:rsidRPr="001268B5">
        <w:rPr>
          <w:rFonts w:ascii="Times New Roman" w:hAnsi="Times New Roman" w:cs="Times New Roman"/>
          <w:b/>
          <w:bCs/>
          <w:i/>
          <w:iCs/>
          <w:color w:val="0000FF"/>
          <w:sz w:val="24"/>
          <w:szCs w:val="24"/>
        </w:rPr>
        <w:t>a.)</w:t>
      </w:r>
      <w:r w:rsidRPr="001268B5">
        <w:rPr>
          <w:rFonts w:ascii="Times New Roman" w:hAnsi="Times New Roman" w:cs="Times New Roman"/>
          <w:i/>
          <w:iCs/>
          <w:color w:val="0000FF"/>
          <w:sz w:val="24"/>
          <w:szCs w:val="24"/>
        </w:rPr>
        <w:t xml:space="preserve"> Change of magnetization behaviour during the different processing stages </w:t>
      </w:r>
      <w:r w:rsidRPr="001268B5">
        <w:rPr>
          <w:rFonts w:ascii="Times New Roman" w:hAnsi="Times New Roman" w:cs="Times New Roman"/>
          <w:b/>
          <w:bCs/>
          <w:i/>
          <w:iCs/>
          <w:color w:val="0000FF"/>
          <w:sz w:val="24"/>
          <w:szCs w:val="24"/>
        </w:rPr>
        <w:t>b.)</w:t>
      </w:r>
      <w:r w:rsidRPr="001268B5">
        <w:rPr>
          <w:rFonts w:ascii="Times New Roman" w:hAnsi="Times New Roman" w:cs="Times New Roman"/>
          <w:i/>
          <w:iCs/>
          <w:color w:val="0000FF"/>
          <w:sz w:val="24"/>
          <w:szCs w:val="24"/>
        </w:rPr>
        <w:t xml:space="preserve"> Comparison of magnetization behaviour of Nd-Fe-B magnets made by FAST/SPS (HDS-series) and HP [</w:t>
      </w:r>
      <w:r w:rsidRPr="001268B5">
        <w:rPr>
          <w:rFonts w:ascii="Times New Roman" w:hAnsi="Times New Roman" w:cs="Times New Roman"/>
          <w:b/>
          <w:bCs/>
          <w:i/>
          <w:iCs/>
          <w:color w:val="0000FF"/>
          <w:sz w:val="24"/>
          <w:szCs w:val="24"/>
        </w:rPr>
        <w:t>Sawatzki 2016</w:t>
      </w:r>
      <w:r w:rsidRPr="001268B5">
        <w:rPr>
          <w:rFonts w:ascii="Times New Roman" w:hAnsi="Times New Roman" w:cs="Times New Roman"/>
          <w:i/>
          <w:iCs/>
          <w:color w:val="0000FF"/>
          <w:sz w:val="24"/>
          <w:szCs w:val="24"/>
        </w:rPr>
        <w:t xml:space="preserve">]. The differences in height reduction for both techniques </w:t>
      </w:r>
      <w:r>
        <w:rPr>
          <w:rFonts w:ascii="Times New Roman" w:hAnsi="Times New Roman" w:cs="Times New Roman"/>
          <w:i/>
          <w:iCs/>
          <w:color w:val="0000FF"/>
          <w:sz w:val="24"/>
          <w:szCs w:val="24"/>
        </w:rPr>
        <w:t xml:space="preserve">resulting in similar magnetic properties </w:t>
      </w:r>
      <w:r w:rsidRPr="001268B5">
        <w:rPr>
          <w:rFonts w:ascii="Times New Roman" w:hAnsi="Times New Roman" w:cs="Times New Roman"/>
          <w:i/>
          <w:iCs/>
          <w:color w:val="0000FF"/>
          <w:sz w:val="24"/>
          <w:szCs w:val="24"/>
        </w:rPr>
        <w:t>are pointed out.</w:t>
      </w:r>
    </w:p>
    <w:p w14:paraId="06C7D821" w14:textId="77777777" w:rsidR="004F4358" w:rsidRPr="00B723BF" w:rsidRDefault="004F4358" w:rsidP="00916620">
      <w:pPr>
        <w:spacing w:after="0" w:line="360" w:lineRule="auto"/>
        <w:jc w:val="both"/>
        <w:rPr>
          <w:rFonts w:ascii="Times New Roman" w:hAnsi="Times New Roman" w:cs="Times New Roman"/>
          <w:sz w:val="24"/>
          <w:szCs w:val="24"/>
        </w:rPr>
      </w:pPr>
    </w:p>
    <w:p w14:paraId="23672C4A" w14:textId="636C35F6" w:rsidR="00916620" w:rsidRPr="00B723BF" w:rsidRDefault="00916620" w:rsidP="00916620">
      <w:pPr>
        <w:spacing w:after="0" w:line="360" w:lineRule="auto"/>
        <w:jc w:val="both"/>
        <w:rPr>
          <w:rFonts w:ascii="Times New Roman" w:hAnsi="Times New Roman" w:cs="Times New Roman"/>
          <w:sz w:val="24"/>
          <w:szCs w:val="24"/>
        </w:rPr>
      </w:pPr>
      <w:r w:rsidRPr="00B723BF">
        <w:rPr>
          <w:rFonts w:ascii="Times New Roman" w:hAnsi="Times New Roman" w:cs="Times New Roman"/>
          <w:sz w:val="24"/>
          <w:szCs w:val="24"/>
        </w:rPr>
        <w:t xml:space="preserve">In the literature, the </w:t>
      </w:r>
      <w:r w:rsidR="00513842" w:rsidRPr="00B723BF">
        <w:rPr>
          <w:rFonts w:ascii="Times New Roman" w:hAnsi="Times New Roman" w:cs="Times New Roman"/>
          <w:sz w:val="24"/>
          <w:szCs w:val="24"/>
        </w:rPr>
        <w:t xml:space="preserve">best </w:t>
      </w:r>
      <w:r w:rsidRPr="00B723BF">
        <w:rPr>
          <w:rFonts w:ascii="Times New Roman" w:hAnsi="Times New Roman" w:cs="Times New Roman"/>
          <w:sz w:val="24"/>
          <w:szCs w:val="24"/>
        </w:rPr>
        <w:t xml:space="preserve">results </w:t>
      </w:r>
      <w:r w:rsidR="00513842" w:rsidRPr="00B723BF">
        <w:rPr>
          <w:rFonts w:ascii="Times New Roman" w:hAnsi="Times New Roman" w:cs="Times New Roman"/>
          <w:sz w:val="24"/>
          <w:szCs w:val="24"/>
        </w:rPr>
        <w:t xml:space="preserve">of hot deformation </w:t>
      </w:r>
      <w:r w:rsidR="00306050">
        <w:rPr>
          <w:rFonts w:ascii="Times New Roman" w:hAnsi="Times New Roman" w:cs="Times New Roman"/>
          <w:sz w:val="24"/>
          <w:szCs w:val="24"/>
        </w:rPr>
        <w:t>by</w:t>
      </w:r>
      <w:r w:rsidR="00513842" w:rsidRPr="00B723BF">
        <w:rPr>
          <w:rFonts w:ascii="Times New Roman" w:hAnsi="Times New Roman" w:cs="Times New Roman"/>
          <w:sz w:val="24"/>
          <w:szCs w:val="24"/>
        </w:rPr>
        <w:t xml:space="preserve"> FAST/SPS </w:t>
      </w:r>
      <w:r w:rsidRPr="00B723BF">
        <w:rPr>
          <w:rFonts w:ascii="Times New Roman" w:hAnsi="Times New Roman" w:cs="Times New Roman"/>
          <w:sz w:val="24"/>
          <w:szCs w:val="24"/>
        </w:rPr>
        <w:t xml:space="preserve">were achieved by Liu et al. </w:t>
      </w:r>
      <w:r w:rsidR="00513842" w:rsidRPr="00B723BF">
        <w:rPr>
          <w:rFonts w:ascii="Times New Roman" w:hAnsi="Times New Roman" w:cs="Times New Roman"/>
          <w:sz w:val="24"/>
          <w:szCs w:val="24"/>
        </w:rPr>
        <w:t>[</w:t>
      </w:r>
      <w:r w:rsidR="00513842" w:rsidRPr="00B723BF">
        <w:rPr>
          <w:rFonts w:ascii="Times New Roman" w:hAnsi="Times New Roman" w:cs="Times New Roman"/>
          <w:b/>
          <w:bCs/>
          <w:color w:val="0000FF"/>
          <w:sz w:val="24"/>
          <w:szCs w:val="24"/>
        </w:rPr>
        <w:t>Liu 2010</w:t>
      </w:r>
      <w:r w:rsidR="00513842" w:rsidRPr="00B723BF">
        <w:rPr>
          <w:rFonts w:ascii="Times New Roman" w:hAnsi="Times New Roman" w:cs="Times New Roman"/>
          <w:sz w:val="24"/>
          <w:szCs w:val="24"/>
        </w:rPr>
        <w:t>]</w:t>
      </w:r>
      <w:r w:rsidR="004C2D74">
        <w:rPr>
          <w:rFonts w:ascii="Times New Roman" w:hAnsi="Times New Roman" w:cs="Times New Roman"/>
          <w:sz w:val="24"/>
          <w:szCs w:val="24"/>
        </w:rPr>
        <w:t xml:space="preserve"> and Wang et al. </w:t>
      </w:r>
      <w:r w:rsidR="004C2D74" w:rsidRPr="00B723BF">
        <w:rPr>
          <w:rFonts w:ascii="Times New Roman" w:hAnsi="Times New Roman" w:cs="Times New Roman"/>
          <w:sz w:val="24"/>
          <w:szCs w:val="24"/>
        </w:rPr>
        <w:t>[</w:t>
      </w:r>
      <w:r w:rsidR="004C2D74" w:rsidRPr="00B723BF">
        <w:rPr>
          <w:rFonts w:ascii="Times New Roman" w:hAnsi="Times New Roman" w:cs="Times New Roman"/>
          <w:b/>
          <w:bCs/>
          <w:color w:val="0000FF"/>
          <w:sz w:val="24"/>
          <w:szCs w:val="24"/>
        </w:rPr>
        <w:t>Wang 2015</w:t>
      </w:r>
      <w:r w:rsidR="004C2D74" w:rsidRPr="00B723BF">
        <w:rPr>
          <w:rFonts w:ascii="Times New Roman" w:hAnsi="Times New Roman" w:cs="Times New Roman"/>
          <w:sz w:val="24"/>
          <w:szCs w:val="24"/>
        </w:rPr>
        <w:t>]</w:t>
      </w:r>
      <w:r w:rsidR="004C2D74">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4C2D74">
        <w:rPr>
          <w:rFonts w:ascii="Times New Roman" w:hAnsi="Times New Roman" w:cs="Times New Roman"/>
          <w:sz w:val="24"/>
          <w:szCs w:val="24"/>
        </w:rPr>
        <w:t>Liu et al. 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a MQP-UG powder </w:t>
      </w:r>
      <w:r w:rsidRPr="00B723BF">
        <w:rPr>
          <w:rFonts w:ascii="Times New Roman" w:hAnsi="Times New Roman" w:cs="Times New Roman"/>
          <w:sz w:val="24"/>
          <w:szCs w:val="24"/>
        </w:rPr>
        <w:t>at 400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achieving</w:t>
      </w:r>
      <w:r w:rsidRPr="00B723BF">
        <w:rPr>
          <w:rFonts w:ascii="Times New Roman" w:hAnsi="Times New Roman" w:cs="Times New Roman"/>
          <w:sz w:val="24"/>
          <w:szCs w:val="24"/>
        </w:rPr>
        <w:t xml:space="preserve"> a height reduction of 80 %</w:t>
      </w:r>
      <w:r w:rsidR="004C2D74">
        <w:rPr>
          <w:rFonts w:ascii="Times New Roman" w:hAnsi="Times New Roman" w:cs="Times New Roman"/>
          <w:sz w:val="24"/>
          <w:szCs w:val="24"/>
        </w:rPr>
        <w:t>. The magnetic properties were</w:t>
      </w:r>
      <w:r w:rsidRPr="00B723BF">
        <w:rPr>
          <w:rFonts w:ascii="Times New Roman" w:hAnsi="Times New Roman" w:cs="Times New Roman"/>
          <w:sz w:val="24"/>
          <w:szCs w:val="24"/>
        </w:rPr>
        <w:t xml:space="preserve"> B</w:t>
      </w:r>
      <w:r w:rsidRPr="00B723BF">
        <w:rPr>
          <w:rFonts w:ascii="Times New Roman" w:hAnsi="Times New Roman" w:cs="Times New Roman"/>
          <w:sz w:val="24"/>
          <w:szCs w:val="24"/>
          <w:vertAlign w:val="subscript"/>
        </w:rPr>
        <w:t>r</w:t>
      </w:r>
      <w:r w:rsidRPr="00B723BF">
        <w:rPr>
          <w:rFonts w:ascii="Times New Roman" w:hAnsi="Times New Roman" w:cs="Times New Roman"/>
          <w:sz w:val="24"/>
          <w:szCs w:val="24"/>
        </w:rPr>
        <w:t xml:space="preserve"> = 1.492 T, H</w:t>
      </w:r>
      <w:r w:rsidRPr="00B723BF">
        <w:rPr>
          <w:rFonts w:ascii="Times New Roman" w:hAnsi="Times New Roman" w:cs="Times New Roman"/>
          <w:sz w:val="24"/>
          <w:szCs w:val="24"/>
          <w:vertAlign w:val="subscript"/>
        </w:rPr>
        <w:t>c</w:t>
      </w:r>
      <w:r w:rsidR="001268B5">
        <w:rPr>
          <w:rFonts w:ascii="Times New Roman" w:hAnsi="Times New Roman" w:cs="Times New Roman"/>
          <w:sz w:val="24"/>
          <w:szCs w:val="24"/>
          <w:vertAlign w:val="subscript"/>
        </w:rPr>
        <w:t>J</w:t>
      </w:r>
      <w:r w:rsidRPr="00B723BF">
        <w:rPr>
          <w:rFonts w:ascii="Times New Roman" w:hAnsi="Times New Roman" w:cs="Times New Roman"/>
          <w:sz w:val="24"/>
          <w:szCs w:val="24"/>
        </w:rPr>
        <w:t xml:space="preserve"> = 1004 kA</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-1</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and </w:t>
      </w:r>
      <w:r w:rsidRPr="00B723BF">
        <w:rPr>
          <w:rFonts w:ascii="Times New Roman" w:hAnsi="Times New Roman" w:cs="Times New Roman"/>
          <w:sz w:val="24"/>
          <w:szCs w:val="24"/>
        </w:rPr>
        <w:t>(BH)</w:t>
      </w:r>
      <w:r w:rsidRPr="00B723BF">
        <w:rPr>
          <w:rFonts w:ascii="Times New Roman" w:hAnsi="Times New Roman" w:cs="Times New Roman"/>
          <w:sz w:val="24"/>
          <w:szCs w:val="24"/>
          <w:vertAlign w:val="subscript"/>
        </w:rPr>
        <w:t>max</w:t>
      </w:r>
      <w:r w:rsidRPr="00B723BF">
        <w:rPr>
          <w:rFonts w:ascii="Times New Roman" w:hAnsi="Times New Roman" w:cs="Times New Roman"/>
          <w:sz w:val="24"/>
          <w:szCs w:val="24"/>
        </w:rPr>
        <w:t xml:space="preserve"> = 400 kJ</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Wang et al. </w:t>
      </w:r>
      <w:r w:rsidR="00F3361C">
        <w:rPr>
          <w:rFonts w:ascii="Times New Roman" w:hAnsi="Times New Roman" w:cs="Times New Roman"/>
          <w:sz w:val="24"/>
          <w:szCs w:val="24"/>
        </w:rPr>
        <w:t xml:space="preserve">performed </w:t>
      </w:r>
      <w:r w:rsidRPr="00B723BF">
        <w:rPr>
          <w:rFonts w:ascii="Times New Roman" w:hAnsi="Times New Roman" w:cs="Times New Roman"/>
          <w:sz w:val="24"/>
          <w:szCs w:val="24"/>
        </w:rPr>
        <w:t xml:space="preserve">the hot deformation </w:t>
      </w:r>
      <w:r w:rsidR="008059BE" w:rsidRPr="00B723BF">
        <w:rPr>
          <w:rFonts w:ascii="Times New Roman" w:hAnsi="Times New Roman" w:cs="Times New Roman"/>
          <w:sz w:val="24"/>
          <w:szCs w:val="24"/>
        </w:rPr>
        <w:t xml:space="preserve">of a MQP-F powder </w:t>
      </w:r>
      <w:r w:rsidRPr="00B723BF">
        <w:rPr>
          <w:rFonts w:ascii="Times New Roman" w:hAnsi="Times New Roman" w:cs="Times New Roman"/>
          <w:sz w:val="24"/>
          <w:szCs w:val="24"/>
        </w:rPr>
        <w:t>at 500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 resulting in a</w:t>
      </w:r>
      <w:r w:rsidRPr="00B723BF">
        <w:rPr>
          <w:rFonts w:ascii="Times New Roman" w:hAnsi="Times New Roman" w:cs="Times New Roman"/>
          <w:sz w:val="24"/>
          <w:szCs w:val="24"/>
        </w:rPr>
        <w:t xml:space="preserve"> height reduction</w:t>
      </w:r>
      <w:r w:rsidR="004C2D74">
        <w:rPr>
          <w:rFonts w:ascii="Times New Roman" w:hAnsi="Times New Roman" w:cs="Times New Roman"/>
          <w:sz w:val="24"/>
          <w:szCs w:val="24"/>
        </w:rPr>
        <w:t xml:space="preserve"> of 70 %. </w:t>
      </w:r>
      <w:r w:rsidR="004C2D74" w:rsidRPr="004C2D74">
        <w:rPr>
          <w:rFonts w:ascii="Times New Roman" w:hAnsi="Times New Roman" w:cs="Times New Roman"/>
          <w:sz w:val="24"/>
          <w:szCs w:val="24"/>
        </w:rPr>
        <w:t>The auth</w:t>
      </w:r>
      <w:r w:rsidR="004C2D74">
        <w:rPr>
          <w:rFonts w:ascii="Times New Roman" w:hAnsi="Times New Roman" w:cs="Times New Roman"/>
          <w:sz w:val="24"/>
          <w:szCs w:val="24"/>
        </w:rPr>
        <w:t>ors reported magnetic properties of</w:t>
      </w:r>
      <w:r w:rsidRPr="004C2D74">
        <w:rPr>
          <w:rFonts w:ascii="Times New Roman" w:hAnsi="Times New Roman" w:cs="Times New Roman"/>
          <w:sz w:val="24"/>
          <w:szCs w:val="24"/>
        </w:rPr>
        <w:t xml:space="preserve"> B</w:t>
      </w:r>
      <w:r w:rsidRPr="004C2D74">
        <w:rPr>
          <w:rFonts w:ascii="Times New Roman" w:hAnsi="Times New Roman" w:cs="Times New Roman"/>
          <w:sz w:val="24"/>
          <w:szCs w:val="24"/>
          <w:vertAlign w:val="subscript"/>
        </w:rPr>
        <w:t>r</w:t>
      </w:r>
      <w:r w:rsidRPr="004C2D74">
        <w:rPr>
          <w:rFonts w:ascii="Times New Roman" w:hAnsi="Times New Roman" w:cs="Times New Roman"/>
          <w:sz w:val="24"/>
          <w:szCs w:val="24"/>
        </w:rPr>
        <w:t xml:space="preserve"> = 1.14 T, H</w:t>
      </w:r>
      <w:r w:rsidRPr="004C2D74">
        <w:rPr>
          <w:rFonts w:ascii="Times New Roman" w:hAnsi="Times New Roman" w:cs="Times New Roman"/>
          <w:sz w:val="24"/>
          <w:szCs w:val="24"/>
          <w:vertAlign w:val="subscript"/>
        </w:rPr>
        <w:t>c</w:t>
      </w:r>
      <w:r w:rsidR="001268B5">
        <w:rPr>
          <w:rFonts w:ascii="Times New Roman" w:hAnsi="Times New Roman" w:cs="Times New Roman"/>
          <w:sz w:val="24"/>
          <w:szCs w:val="24"/>
          <w:vertAlign w:val="subscript"/>
        </w:rPr>
        <w:t>J</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1227.9</w:t>
      </w:r>
      <w:r w:rsidRPr="004C2D74">
        <w:rPr>
          <w:rFonts w:ascii="Times New Roman" w:hAnsi="Times New Roman" w:cs="Times New Roman"/>
          <w:sz w:val="24"/>
          <w:szCs w:val="24"/>
        </w:rPr>
        <w:t xml:space="preserve"> kA</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-1</w:t>
      </w:r>
      <w:r w:rsidRPr="004C2D74">
        <w:rPr>
          <w:rFonts w:ascii="Times New Roman" w:hAnsi="Times New Roman" w:cs="Times New Roman"/>
          <w:sz w:val="24"/>
          <w:szCs w:val="24"/>
        </w:rPr>
        <w:t xml:space="preserve">, </w:t>
      </w:r>
      <w:r w:rsidR="004C2D74" w:rsidRPr="004C2D74">
        <w:rPr>
          <w:rFonts w:ascii="Times New Roman" w:hAnsi="Times New Roman" w:cs="Times New Roman"/>
          <w:sz w:val="24"/>
          <w:szCs w:val="24"/>
        </w:rPr>
        <w:t xml:space="preserve">and </w:t>
      </w:r>
      <w:r w:rsidRPr="004C2D74">
        <w:rPr>
          <w:rFonts w:ascii="Times New Roman" w:hAnsi="Times New Roman" w:cs="Times New Roman"/>
          <w:sz w:val="24"/>
          <w:szCs w:val="24"/>
        </w:rPr>
        <w:t>(BH)</w:t>
      </w:r>
      <w:r w:rsidRPr="004C2D74">
        <w:rPr>
          <w:rFonts w:ascii="Times New Roman" w:hAnsi="Times New Roman" w:cs="Times New Roman"/>
          <w:sz w:val="24"/>
          <w:szCs w:val="24"/>
          <w:vertAlign w:val="subscript"/>
        </w:rPr>
        <w:t>max</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383.9</w:t>
      </w:r>
      <w:r w:rsidRPr="004C2D74">
        <w:rPr>
          <w:rFonts w:ascii="Times New Roman" w:hAnsi="Times New Roman" w:cs="Times New Roman"/>
          <w:sz w:val="24"/>
          <w:szCs w:val="24"/>
        </w:rPr>
        <w:t xml:space="preserve"> kJ</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-3</w:t>
      </w:r>
      <w:r w:rsidRPr="004C2D74">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In </w:t>
      </w:r>
      <w:r w:rsidR="001268B5" w:rsidRPr="001268B5">
        <w:rPr>
          <w:rFonts w:ascii="Times New Roman" w:hAnsi="Times New Roman" w:cs="Times New Roman"/>
          <w:color w:val="0000FF"/>
          <w:sz w:val="24"/>
          <w:szCs w:val="24"/>
        </w:rPr>
        <w:t>the</w:t>
      </w:r>
      <w:r w:rsidR="00513842" w:rsidRPr="001268B5">
        <w:rPr>
          <w:rFonts w:ascii="Times New Roman" w:hAnsi="Times New Roman" w:cs="Times New Roman"/>
          <w:color w:val="0000FF"/>
          <w:sz w:val="24"/>
          <w:szCs w:val="24"/>
        </w:rPr>
        <w:t xml:space="preserve"> </w:t>
      </w:r>
      <w:r w:rsidR="00513842" w:rsidRPr="00B723BF">
        <w:rPr>
          <w:rFonts w:ascii="Times New Roman" w:hAnsi="Times New Roman" w:cs="Times New Roman"/>
          <w:sz w:val="24"/>
          <w:szCs w:val="24"/>
        </w:rPr>
        <w:t>study</w:t>
      </w:r>
      <w:r w:rsidR="004C2D74">
        <w:rPr>
          <w:rFonts w:ascii="Times New Roman" w:hAnsi="Times New Roman" w:cs="Times New Roman"/>
          <w:sz w:val="24"/>
          <w:szCs w:val="24"/>
        </w:rPr>
        <w:t xml:space="preserve"> of Wang et al.</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it has been demonstrated that </w:t>
      </w:r>
      <w:r w:rsidR="00513842" w:rsidRPr="00B723BF">
        <w:rPr>
          <w:rFonts w:ascii="Times New Roman" w:hAnsi="Times New Roman" w:cs="Times New Roman"/>
          <w:sz w:val="24"/>
          <w:szCs w:val="24"/>
        </w:rPr>
        <w:t xml:space="preserve">the current pulse ratio </w:t>
      </w:r>
      <w:r w:rsidR="008059BE" w:rsidRPr="00B723BF">
        <w:rPr>
          <w:rFonts w:ascii="Times New Roman" w:hAnsi="Times New Roman" w:cs="Times New Roman"/>
          <w:sz w:val="24"/>
          <w:szCs w:val="24"/>
        </w:rPr>
        <w:t xml:space="preserve">(CPR) </w:t>
      </w:r>
      <w:r w:rsidR="004C2D74">
        <w:rPr>
          <w:rFonts w:ascii="Times New Roman" w:hAnsi="Times New Roman" w:cs="Times New Roman"/>
          <w:sz w:val="24"/>
          <w:szCs w:val="24"/>
        </w:rPr>
        <w:t>is an</w:t>
      </w:r>
      <w:r w:rsidR="00513842" w:rsidRPr="00B723BF">
        <w:rPr>
          <w:rFonts w:ascii="Times New Roman" w:hAnsi="Times New Roman" w:cs="Times New Roman"/>
          <w:sz w:val="24"/>
          <w:szCs w:val="24"/>
        </w:rPr>
        <w:t xml:space="preserve"> additional influence factor </w:t>
      </w:r>
      <w:r w:rsidR="004C2D74">
        <w:rPr>
          <w:rFonts w:ascii="Times New Roman" w:hAnsi="Times New Roman" w:cs="Times New Roman"/>
          <w:sz w:val="24"/>
          <w:szCs w:val="24"/>
        </w:rPr>
        <w:t xml:space="preserve">for tuning </w:t>
      </w:r>
      <w:r w:rsidR="00513842" w:rsidRPr="00B723BF">
        <w:rPr>
          <w:rFonts w:ascii="Times New Roman" w:hAnsi="Times New Roman" w:cs="Times New Roman"/>
          <w:sz w:val="24"/>
          <w:szCs w:val="24"/>
        </w:rPr>
        <w:t xml:space="preserve">the magnetic properties. </w:t>
      </w:r>
      <w:r w:rsidR="004C2D74">
        <w:rPr>
          <w:rFonts w:ascii="Times New Roman" w:hAnsi="Times New Roman" w:cs="Times New Roman"/>
          <w:sz w:val="24"/>
          <w:szCs w:val="24"/>
        </w:rPr>
        <w:t xml:space="preserve">Magnets prepared with a </w:t>
      </w:r>
      <w:r w:rsidRPr="00B723BF">
        <w:rPr>
          <w:rFonts w:ascii="Times New Roman" w:hAnsi="Times New Roman" w:cs="Times New Roman"/>
          <w:sz w:val="24"/>
          <w:szCs w:val="24"/>
        </w:rPr>
        <w:t xml:space="preserve">CPR of 2:2 </w:t>
      </w:r>
      <w:r w:rsidR="00513842" w:rsidRPr="00B723BF">
        <w:rPr>
          <w:rFonts w:ascii="Times New Roman" w:hAnsi="Times New Roman" w:cs="Times New Roman"/>
          <w:sz w:val="24"/>
          <w:szCs w:val="24"/>
        </w:rPr>
        <w:t xml:space="preserve">(= pulse </w:t>
      </w:r>
      <w:r w:rsidR="00513842" w:rsidRPr="00B723BF">
        <w:rPr>
          <w:rFonts w:ascii="Times New Roman" w:hAnsi="Times New Roman" w:cs="Times New Roman"/>
          <w:sz w:val="24"/>
          <w:szCs w:val="24"/>
        </w:rPr>
        <w:lastRenderedPageBreak/>
        <w:t xml:space="preserve">length of 6.6 ms) </w:t>
      </w:r>
      <w:r w:rsidRPr="00B723BF">
        <w:rPr>
          <w:rFonts w:ascii="Times New Roman" w:hAnsi="Times New Roman" w:cs="Times New Roman"/>
          <w:sz w:val="24"/>
          <w:szCs w:val="24"/>
        </w:rPr>
        <w:t>outperform</w:t>
      </w:r>
      <w:r w:rsidR="004C2D74">
        <w:rPr>
          <w:rFonts w:ascii="Times New Roman" w:hAnsi="Times New Roman" w:cs="Times New Roman"/>
          <w:sz w:val="24"/>
          <w:szCs w:val="24"/>
        </w:rPr>
        <w:t>ed</w:t>
      </w:r>
      <w:r w:rsidRPr="00B723BF">
        <w:rPr>
          <w:rFonts w:ascii="Times New Roman" w:hAnsi="Times New Roman" w:cs="Times New Roman"/>
          <w:sz w:val="24"/>
          <w:szCs w:val="24"/>
        </w:rPr>
        <w:t xml:space="preserve"> the </w:t>
      </w:r>
      <w:r w:rsidR="004C2D74">
        <w:rPr>
          <w:rFonts w:ascii="Times New Roman" w:hAnsi="Times New Roman" w:cs="Times New Roman"/>
          <w:sz w:val="24"/>
          <w:szCs w:val="24"/>
        </w:rPr>
        <w:t>performance of magnets prepared</w:t>
      </w:r>
      <w:r w:rsidRPr="00B723BF">
        <w:rPr>
          <w:rFonts w:ascii="Times New Roman" w:hAnsi="Times New Roman" w:cs="Times New Roman"/>
          <w:sz w:val="24"/>
          <w:szCs w:val="24"/>
        </w:rPr>
        <w:t xml:space="preserve"> with a CPR of 12:2</w:t>
      </w:r>
      <w:r w:rsidR="00F053C9"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 pulse length 39.6 ms)</w:t>
      </w:r>
      <w:r w:rsidRPr="00B723BF">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8059BE" w:rsidRPr="00B723BF">
        <w:rPr>
          <w:rFonts w:ascii="Times New Roman" w:hAnsi="Times New Roman" w:cs="Times New Roman"/>
          <w:sz w:val="24"/>
          <w:szCs w:val="24"/>
        </w:rPr>
        <w:t>In the latter case, the properties were</w:t>
      </w:r>
      <w:r w:rsidR="004C2D74">
        <w:rPr>
          <w:rFonts w:ascii="Times New Roman" w:hAnsi="Times New Roman" w:cs="Times New Roman"/>
          <w:sz w:val="24"/>
          <w:szCs w:val="24"/>
        </w:rPr>
        <w:t xml:space="preserve"> slightly lower with</w:t>
      </w:r>
      <w:r w:rsidR="008059BE" w:rsidRPr="00B723BF">
        <w:rPr>
          <w:rFonts w:ascii="Times New Roman" w:hAnsi="Times New Roman" w:cs="Times New Roman"/>
          <w:sz w:val="24"/>
          <w:szCs w:val="24"/>
        </w:rPr>
        <w:t xml:space="preserve"> B</w:t>
      </w:r>
      <w:r w:rsidR="008059BE" w:rsidRPr="004C2D74">
        <w:rPr>
          <w:rFonts w:ascii="Times New Roman" w:hAnsi="Times New Roman" w:cs="Times New Roman"/>
          <w:sz w:val="24"/>
          <w:szCs w:val="24"/>
          <w:vertAlign w:val="subscript"/>
        </w:rPr>
        <w:t>r</w:t>
      </w:r>
      <w:r w:rsidR="008059BE" w:rsidRPr="00B723BF">
        <w:rPr>
          <w:rFonts w:ascii="Times New Roman" w:hAnsi="Times New Roman" w:cs="Times New Roman"/>
          <w:sz w:val="24"/>
          <w:szCs w:val="24"/>
        </w:rPr>
        <w:t xml:space="preserve"> = 1.11 T, H</w:t>
      </w:r>
      <w:r w:rsidR="008059BE" w:rsidRPr="004C2D74">
        <w:rPr>
          <w:rFonts w:ascii="Times New Roman" w:hAnsi="Times New Roman" w:cs="Times New Roman"/>
          <w:sz w:val="24"/>
          <w:szCs w:val="24"/>
          <w:vertAlign w:val="subscript"/>
        </w:rPr>
        <w:t>ci</w:t>
      </w:r>
      <w:r w:rsidR="008059BE" w:rsidRPr="00B723BF">
        <w:rPr>
          <w:rFonts w:ascii="Times New Roman" w:hAnsi="Times New Roman" w:cs="Times New Roman"/>
          <w:sz w:val="24"/>
          <w:szCs w:val="24"/>
        </w:rPr>
        <w:t xml:space="preserve"> = 1205.6 kA</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-1</w:t>
      </w:r>
      <w:r w:rsidR="008059BE" w:rsidRPr="00B723BF">
        <w:rPr>
          <w:rFonts w:ascii="Times New Roman" w:hAnsi="Times New Roman" w:cs="Times New Roman"/>
          <w:sz w:val="24"/>
          <w:szCs w:val="24"/>
        </w:rPr>
        <w:t>, (BH)</w:t>
      </w:r>
      <w:r w:rsidR="008059BE" w:rsidRPr="00B723BF">
        <w:rPr>
          <w:rFonts w:ascii="Times New Roman" w:hAnsi="Times New Roman" w:cs="Times New Roman"/>
          <w:sz w:val="24"/>
          <w:szCs w:val="24"/>
          <w:vertAlign w:val="subscript"/>
        </w:rPr>
        <w:t>max</w:t>
      </w:r>
      <w:r w:rsidR="008059BE" w:rsidRPr="00B723BF">
        <w:rPr>
          <w:rFonts w:ascii="Times New Roman" w:hAnsi="Times New Roman" w:cs="Times New Roman"/>
          <w:sz w:val="24"/>
          <w:szCs w:val="24"/>
        </w:rPr>
        <w:t xml:space="preserve"> = 352.2 kJ</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008059BE"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The authors argued that the amount of partial liquid phase during deformation is reduced with shorter pulse length reducing the decomposition of the Nd</w:t>
      </w:r>
      <w:r w:rsidR="00513842" w:rsidRPr="00B723BF">
        <w:rPr>
          <w:rFonts w:ascii="Times New Roman" w:hAnsi="Times New Roman" w:cs="Times New Roman"/>
          <w:sz w:val="24"/>
          <w:szCs w:val="24"/>
          <w:vertAlign w:val="subscript"/>
        </w:rPr>
        <w:t>2</w:t>
      </w:r>
      <w:r w:rsidR="00513842" w:rsidRPr="00B723BF">
        <w:rPr>
          <w:rFonts w:ascii="Times New Roman" w:hAnsi="Times New Roman" w:cs="Times New Roman"/>
          <w:sz w:val="24"/>
          <w:szCs w:val="24"/>
        </w:rPr>
        <w:t>Fe</w:t>
      </w:r>
      <w:r w:rsidR="00513842" w:rsidRPr="00B723BF">
        <w:rPr>
          <w:rFonts w:ascii="Times New Roman" w:hAnsi="Times New Roman" w:cs="Times New Roman"/>
          <w:sz w:val="24"/>
          <w:szCs w:val="24"/>
          <w:vertAlign w:val="subscript"/>
        </w:rPr>
        <w:t>14</w:t>
      </w:r>
      <w:r w:rsidR="00513842" w:rsidRPr="00B723BF">
        <w:rPr>
          <w:rFonts w:ascii="Times New Roman" w:hAnsi="Times New Roman" w:cs="Times New Roman"/>
          <w:sz w:val="24"/>
          <w:szCs w:val="24"/>
        </w:rPr>
        <w:t>B phase</w:t>
      </w:r>
      <w:r w:rsidR="004C2D74">
        <w:rPr>
          <w:rFonts w:ascii="Times New Roman" w:hAnsi="Times New Roman" w:cs="Times New Roman"/>
          <w:sz w:val="24"/>
          <w:szCs w:val="24"/>
        </w:rPr>
        <w:t xml:space="preserve"> during hot deformation</w:t>
      </w:r>
      <w:r w:rsidR="00513842" w:rsidRPr="00B723BF">
        <w:rPr>
          <w:rFonts w:ascii="Times New Roman" w:hAnsi="Times New Roman" w:cs="Times New Roman"/>
          <w:sz w:val="24"/>
          <w:szCs w:val="24"/>
        </w:rPr>
        <w:t>.</w:t>
      </w:r>
    </w:p>
    <w:p w14:paraId="71DF9CF6" w14:textId="1781BCA2" w:rsidR="00916620" w:rsidRDefault="00916620" w:rsidP="00681A33">
      <w:pPr>
        <w:spacing w:after="0" w:line="360" w:lineRule="auto"/>
        <w:jc w:val="both"/>
        <w:rPr>
          <w:rFonts w:ascii="Times New Roman" w:hAnsi="Times New Roman" w:cs="Times New Roman"/>
          <w:sz w:val="24"/>
          <w:szCs w:val="24"/>
        </w:rPr>
      </w:pPr>
    </w:p>
    <w:p w14:paraId="79973F53" w14:textId="5F54984B" w:rsidR="00681A33" w:rsidRDefault="008059BE" w:rsidP="00681A33">
      <w:pPr>
        <w:spacing w:after="0" w:line="360" w:lineRule="auto"/>
        <w:jc w:val="both"/>
        <w:rPr>
          <w:rFonts w:ascii="Times New Roman" w:hAnsi="Times New Roman" w:cs="Times New Roman"/>
          <w:sz w:val="24"/>
          <w:szCs w:val="24"/>
        </w:rPr>
      </w:pPr>
      <w:r w:rsidRPr="00A9049F">
        <w:rPr>
          <w:rFonts w:ascii="Times New Roman" w:hAnsi="Times New Roman" w:cs="Times New Roman"/>
          <w:i/>
          <w:iCs/>
          <w:sz w:val="24"/>
          <w:szCs w:val="24"/>
        </w:rPr>
        <w:t xml:space="preserve">Benchmark </w:t>
      </w:r>
      <w:r w:rsidR="004C2D74">
        <w:rPr>
          <w:rFonts w:ascii="Times New Roman" w:hAnsi="Times New Roman" w:cs="Times New Roman"/>
          <w:i/>
          <w:iCs/>
          <w:sz w:val="24"/>
          <w:szCs w:val="24"/>
        </w:rPr>
        <w:t xml:space="preserve">of </w:t>
      </w:r>
      <w:r w:rsidR="00916620" w:rsidRPr="00A9049F">
        <w:rPr>
          <w:rFonts w:ascii="Times New Roman" w:hAnsi="Times New Roman" w:cs="Times New Roman"/>
          <w:i/>
          <w:iCs/>
          <w:sz w:val="24"/>
          <w:szCs w:val="24"/>
        </w:rPr>
        <w:t>Flash SPS:</w:t>
      </w:r>
      <w:r w:rsidR="00916620">
        <w:rPr>
          <w:rFonts w:ascii="Times New Roman" w:hAnsi="Times New Roman" w:cs="Times New Roman"/>
          <w:sz w:val="24"/>
          <w:szCs w:val="24"/>
        </w:rPr>
        <w:t xml:space="preserve"> </w:t>
      </w:r>
      <w:r w:rsidR="00647547">
        <w:rPr>
          <w:rFonts w:ascii="Times New Roman" w:hAnsi="Times New Roman" w:cs="Times New Roman"/>
          <w:sz w:val="24"/>
          <w:szCs w:val="24"/>
        </w:rPr>
        <w:t xml:space="preserve">An advantage of doing the hot deformation by Flash SPS is the possibility to achieve </w:t>
      </w:r>
      <w:r w:rsidR="00647547" w:rsidRPr="00681A33">
        <w:rPr>
          <w:rFonts w:ascii="Times New Roman" w:hAnsi="Times New Roman" w:cs="Times New Roman"/>
          <w:sz w:val="24"/>
          <w:szCs w:val="24"/>
        </w:rPr>
        <w:t xml:space="preserve">large deformation degrees </w:t>
      </w:r>
      <w:r w:rsidR="004C2D74">
        <w:rPr>
          <w:rFonts w:ascii="Times New Roman" w:hAnsi="Times New Roman" w:cs="Times New Roman"/>
          <w:sz w:val="24"/>
          <w:szCs w:val="24"/>
        </w:rPr>
        <w:t xml:space="preserve">and pronounced anisotropic magnetic properties </w:t>
      </w:r>
      <w:r w:rsidR="00647547" w:rsidRPr="00681A33">
        <w:rPr>
          <w:rFonts w:ascii="Times New Roman" w:hAnsi="Times New Roman" w:cs="Times New Roman"/>
          <w:sz w:val="24"/>
          <w:szCs w:val="24"/>
        </w:rPr>
        <w:t>at very moderate load (32 MPa)</w:t>
      </w:r>
      <w:r w:rsidR="00823C9D">
        <w:rPr>
          <w:rFonts w:ascii="Times New Roman" w:hAnsi="Times New Roman" w:cs="Times New Roman"/>
          <w:sz w:val="24"/>
          <w:szCs w:val="24"/>
        </w:rPr>
        <w:t xml:space="preserve"> </w:t>
      </w:r>
      <w:r w:rsidR="00E50226" w:rsidRPr="00E50226">
        <w:rPr>
          <w:rFonts w:ascii="Times New Roman" w:hAnsi="Times New Roman" w:cs="Times New Roman"/>
          <w:sz w:val="24"/>
          <w:szCs w:val="24"/>
        </w:rPr>
        <w:t>hinting</w:t>
      </w:r>
      <w:r w:rsidR="00647547" w:rsidRPr="00E50226">
        <w:rPr>
          <w:rFonts w:ascii="Times New Roman" w:hAnsi="Times New Roman" w:cs="Times New Roman"/>
          <w:sz w:val="24"/>
          <w:szCs w:val="24"/>
        </w:rPr>
        <w:t xml:space="preserve"> </w:t>
      </w:r>
      <w:r w:rsidR="00F3361C">
        <w:rPr>
          <w:rFonts w:ascii="Times New Roman" w:hAnsi="Times New Roman" w:cs="Times New Roman"/>
          <w:sz w:val="24"/>
          <w:szCs w:val="24"/>
        </w:rPr>
        <w:t>to</w:t>
      </w:r>
      <w:r w:rsidR="00647547">
        <w:rPr>
          <w:rFonts w:ascii="Times New Roman" w:hAnsi="Times New Roman" w:cs="Times New Roman"/>
          <w:sz w:val="24"/>
          <w:szCs w:val="24"/>
        </w:rPr>
        <w:t xml:space="preserve"> the occurrence of electroplasticity as additional deformation mechanism. Our results reveal that the pre-sintering conditions as well as the </w:t>
      </w:r>
      <w:r w:rsidR="00BD019F">
        <w:rPr>
          <w:rFonts w:ascii="Times New Roman" w:hAnsi="Times New Roman" w:cs="Times New Roman"/>
          <w:sz w:val="24"/>
          <w:szCs w:val="24"/>
        </w:rPr>
        <w:t xml:space="preserve">kind of </w:t>
      </w:r>
      <w:r w:rsidR="00647547">
        <w:rPr>
          <w:rFonts w:ascii="Times New Roman" w:hAnsi="Times New Roman" w:cs="Times New Roman"/>
          <w:sz w:val="24"/>
          <w:szCs w:val="24"/>
        </w:rPr>
        <w:t>pre-</w:t>
      </w:r>
      <w:r w:rsidR="00BD019F">
        <w:rPr>
          <w:rFonts w:ascii="Times New Roman" w:hAnsi="Times New Roman" w:cs="Times New Roman"/>
          <w:sz w:val="24"/>
          <w:szCs w:val="24"/>
        </w:rPr>
        <w:t>heating</w:t>
      </w:r>
      <w:r w:rsidR="00647547">
        <w:rPr>
          <w:rFonts w:ascii="Times New Roman" w:hAnsi="Times New Roman" w:cs="Times New Roman"/>
          <w:sz w:val="24"/>
          <w:szCs w:val="24"/>
        </w:rPr>
        <w:t xml:space="preserve"> play </w:t>
      </w:r>
      <w:r w:rsidR="00A9049F">
        <w:rPr>
          <w:rFonts w:ascii="Times New Roman" w:hAnsi="Times New Roman" w:cs="Times New Roman"/>
          <w:sz w:val="24"/>
          <w:szCs w:val="24"/>
        </w:rPr>
        <w:t xml:space="preserve">a </w:t>
      </w:r>
      <w:r w:rsidR="004C2D74">
        <w:rPr>
          <w:rFonts w:ascii="Times New Roman" w:hAnsi="Times New Roman" w:cs="Times New Roman"/>
          <w:sz w:val="24"/>
          <w:szCs w:val="24"/>
        </w:rPr>
        <w:t>distinct</w:t>
      </w:r>
      <w:r w:rsidR="00647547">
        <w:rPr>
          <w:rFonts w:ascii="Times New Roman" w:hAnsi="Times New Roman" w:cs="Times New Roman"/>
          <w:sz w:val="24"/>
          <w:szCs w:val="24"/>
        </w:rPr>
        <w:t xml:space="preserve"> role for the microstructure </w:t>
      </w:r>
      <w:r w:rsidR="004C2D74">
        <w:rPr>
          <w:rFonts w:ascii="Times New Roman" w:hAnsi="Times New Roman" w:cs="Times New Roman"/>
          <w:sz w:val="24"/>
          <w:szCs w:val="24"/>
        </w:rPr>
        <w:t>texturing</w:t>
      </w:r>
      <w:r w:rsidR="00BD019F">
        <w:rPr>
          <w:rFonts w:ascii="Times New Roman" w:hAnsi="Times New Roman" w:cs="Times New Roman"/>
          <w:sz w:val="24"/>
          <w:szCs w:val="24"/>
        </w:rPr>
        <w:t xml:space="preserve"> during Flash SPS</w:t>
      </w:r>
      <w:r w:rsidR="00647547">
        <w:rPr>
          <w:rFonts w:ascii="Times New Roman" w:hAnsi="Times New Roman" w:cs="Times New Roman"/>
          <w:sz w:val="24"/>
          <w:szCs w:val="24"/>
        </w:rPr>
        <w:t>. In the present work, we achieved the best r</w:t>
      </w:r>
      <w:r w:rsidR="00681A33" w:rsidRPr="00681A33">
        <w:rPr>
          <w:rFonts w:ascii="Times New Roman" w:hAnsi="Times New Roman" w:cs="Times New Roman"/>
          <w:sz w:val="24"/>
          <w:szCs w:val="24"/>
        </w:rPr>
        <w:t xml:space="preserve">emanence of 1.39 T </w:t>
      </w:r>
      <w:r w:rsidR="00BD019F">
        <w:rPr>
          <w:rFonts w:ascii="Times New Roman" w:hAnsi="Times New Roman" w:cs="Times New Roman"/>
          <w:sz w:val="24"/>
          <w:szCs w:val="24"/>
        </w:rPr>
        <w:t>and energy product (BH)</w:t>
      </w:r>
      <w:r w:rsidR="00BD019F" w:rsidRPr="00BD019F">
        <w:rPr>
          <w:rFonts w:ascii="Times New Roman" w:hAnsi="Times New Roman" w:cs="Times New Roman"/>
          <w:sz w:val="24"/>
          <w:szCs w:val="24"/>
          <w:vertAlign w:val="subscript"/>
        </w:rPr>
        <w:t>max</w:t>
      </w:r>
      <w:r w:rsidR="00BD019F">
        <w:rPr>
          <w:rFonts w:ascii="Times New Roman" w:hAnsi="Times New Roman" w:cs="Times New Roman"/>
          <w:sz w:val="24"/>
          <w:szCs w:val="24"/>
        </w:rPr>
        <w:t xml:space="preserve"> of 364 </w:t>
      </w:r>
      <w:r w:rsidR="00BD019F" w:rsidRPr="00B723BF">
        <w:rPr>
          <w:rFonts w:ascii="Times New Roman" w:hAnsi="Times New Roman" w:cs="Times New Roman"/>
          <w:sz w:val="24"/>
          <w:szCs w:val="24"/>
        </w:rPr>
        <w:t>kJ</w:t>
      </w:r>
      <w:r w:rsidR="00BD019F" w:rsidRPr="00B723BF">
        <w:rPr>
          <w:rFonts w:ascii="Times New Roman" w:hAnsi="Times New Roman" w:cs="Times New Roman"/>
          <w:sz w:val="24"/>
          <w:szCs w:val="24"/>
        </w:rPr>
        <w:sym w:font="Symbol" w:char="F0D7"/>
      </w:r>
      <w:r w:rsidR="00BD019F" w:rsidRPr="00B723BF">
        <w:rPr>
          <w:rFonts w:ascii="Times New Roman" w:hAnsi="Times New Roman" w:cs="Times New Roman"/>
          <w:sz w:val="24"/>
          <w:szCs w:val="24"/>
        </w:rPr>
        <w:t>m</w:t>
      </w:r>
      <w:r w:rsidR="00BD019F" w:rsidRPr="00B723BF">
        <w:rPr>
          <w:rFonts w:ascii="Times New Roman" w:hAnsi="Times New Roman" w:cs="Times New Roman"/>
          <w:sz w:val="24"/>
          <w:szCs w:val="24"/>
          <w:vertAlign w:val="superscript"/>
        </w:rPr>
        <w:t>-</w:t>
      </w:r>
      <w:r w:rsidR="00BD019F" w:rsidRPr="00BD019F">
        <w:rPr>
          <w:rFonts w:ascii="Times New Roman" w:hAnsi="Times New Roman" w:cs="Times New Roman"/>
          <w:sz w:val="24"/>
          <w:szCs w:val="24"/>
          <w:vertAlign w:val="superscript"/>
        </w:rPr>
        <w:t>3</w:t>
      </w:r>
      <w:r w:rsidR="00BD019F">
        <w:rPr>
          <w:rFonts w:ascii="Times New Roman" w:hAnsi="Times New Roman" w:cs="Times New Roman"/>
          <w:sz w:val="24"/>
          <w:szCs w:val="24"/>
        </w:rPr>
        <w:t xml:space="preserve"> </w:t>
      </w:r>
      <w:r w:rsidR="00681A33" w:rsidRPr="00BD019F">
        <w:rPr>
          <w:rFonts w:ascii="Times New Roman" w:hAnsi="Times New Roman" w:cs="Times New Roman"/>
          <w:sz w:val="24"/>
          <w:szCs w:val="24"/>
        </w:rPr>
        <w:t>for</w:t>
      </w:r>
      <w:r w:rsidR="00681A33" w:rsidRPr="00681A33">
        <w:rPr>
          <w:rFonts w:ascii="Times New Roman" w:hAnsi="Times New Roman" w:cs="Times New Roman"/>
          <w:sz w:val="24"/>
          <w:szCs w:val="24"/>
        </w:rPr>
        <w:t xml:space="preserve"> the sample pre-heated to 600°C</w:t>
      </w:r>
      <w:r w:rsidR="00647547">
        <w:rPr>
          <w:rFonts w:ascii="Times New Roman" w:hAnsi="Times New Roman" w:cs="Times New Roman"/>
          <w:sz w:val="24"/>
          <w:szCs w:val="24"/>
        </w:rPr>
        <w:t>, which</w:t>
      </w:r>
      <w:r w:rsidR="00681A33" w:rsidRPr="00681A33">
        <w:rPr>
          <w:rFonts w:ascii="Times New Roman" w:hAnsi="Times New Roman" w:cs="Times New Roman"/>
          <w:sz w:val="24"/>
          <w:szCs w:val="24"/>
        </w:rPr>
        <w:t xml:space="preserve"> shows the </w:t>
      </w:r>
      <w:r w:rsidR="00BD019F">
        <w:rPr>
          <w:rFonts w:ascii="Times New Roman" w:hAnsi="Times New Roman" w:cs="Times New Roman"/>
          <w:sz w:val="24"/>
          <w:szCs w:val="24"/>
        </w:rPr>
        <w:t xml:space="preserve">general </w:t>
      </w:r>
      <w:r w:rsidR="00681A33" w:rsidRPr="00681A33">
        <w:rPr>
          <w:rFonts w:ascii="Times New Roman" w:hAnsi="Times New Roman" w:cs="Times New Roman"/>
          <w:sz w:val="24"/>
          <w:szCs w:val="24"/>
        </w:rPr>
        <w:t xml:space="preserve">potential of Flash SPS for producing </w:t>
      </w:r>
      <w:r w:rsidR="006137D3">
        <w:rPr>
          <w:rFonts w:ascii="Times New Roman" w:hAnsi="Times New Roman" w:cs="Times New Roman"/>
          <w:sz w:val="24"/>
          <w:szCs w:val="24"/>
        </w:rPr>
        <w:t>high performance</w:t>
      </w:r>
      <w:r w:rsidR="006137D3" w:rsidRPr="00681A33">
        <w:rPr>
          <w:rFonts w:ascii="Times New Roman" w:hAnsi="Times New Roman" w:cs="Times New Roman"/>
          <w:sz w:val="24"/>
          <w:szCs w:val="24"/>
        </w:rPr>
        <w:t xml:space="preserve"> </w:t>
      </w:r>
      <w:r w:rsidR="00681A33" w:rsidRPr="00681A33">
        <w:rPr>
          <w:rFonts w:ascii="Times New Roman" w:hAnsi="Times New Roman" w:cs="Times New Roman"/>
          <w:sz w:val="24"/>
          <w:szCs w:val="24"/>
        </w:rPr>
        <w:t>permanent magnets</w:t>
      </w:r>
      <w:r w:rsidR="00647547">
        <w:rPr>
          <w:rFonts w:ascii="Times New Roman" w:hAnsi="Times New Roman" w:cs="Times New Roman"/>
          <w:sz w:val="24"/>
          <w:szCs w:val="24"/>
        </w:rPr>
        <w:t>.</w:t>
      </w:r>
      <w:r w:rsidR="00681A33" w:rsidRPr="00681A33">
        <w:rPr>
          <w:rFonts w:ascii="Times New Roman" w:hAnsi="Times New Roman" w:cs="Times New Roman"/>
          <w:sz w:val="24"/>
          <w:szCs w:val="24"/>
        </w:rPr>
        <w:t xml:space="preserve"> However, a coercivity of only 927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of this sample </w:t>
      </w:r>
      <w:r w:rsidR="00BD019F">
        <w:rPr>
          <w:rFonts w:ascii="Times New Roman" w:hAnsi="Times New Roman" w:cs="Times New Roman"/>
          <w:sz w:val="24"/>
          <w:szCs w:val="24"/>
        </w:rPr>
        <w:t>indicates the onset of anomalous grain growth</w:t>
      </w:r>
      <w:r w:rsidR="00E50226">
        <w:rPr>
          <w:rFonts w:ascii="Times New Roman" w:hAnsi="Times New Roman" w:cs="Times New Roman"/>
          <w:sz w:val="24"/>
          <w:szCs w:val="24"/>
        </w:rPr>
        <w:t xml:space="preserve"> </w:t>
      </w:r>
      <w:r w:rsidR="00E50226" w:rsidRPr="00E50226">
        <w:rPr>
          <w:rFonts w:ascii="Times New Roman" w:hAnsi="Times New Roman" w:cs="Times New Roman"/>
          <w:color w:val="0000FF"/>
          <w:sz w:val="24"/>
          <w:szCs w:val="24"/>
        </w:rPr>
        <w:t xml:space="preserve">also </w:t>
      </w:r>
      <w:r w:rsidR="00E50226">
        <w:rPr>
          <w:rFonts w:ascii="Times New Roman" w:hAnsi="Times New Roman" w:cs="Times New Roman"/>
          <w:color w:val="0000FF"/>
          <w:sz w:val="24"/>
          <w:szCs w:val="24"/>
        </w:rPr>
        <w:t>in the case of Flash SPS</w:t>
      </w:r>
      <w:r w:rsidR="00BD019F">
        <w:rPr>
          <w:rFonts w:ascii="Times New Roman" w:hAnsi="Times New Roman" w:cs="Times New Roman"/>
          <w:sz w:val="24"/>
          <w:szCs w:val="24"/>
        </w:rPr>
        <w:t xml:space="preserve">, which was confirmed by microstructure analysis. Recently, Maccari et al. reported </w:t>
      </w:r>
      <w:r w:rsidR="001E1EEE">
        <w:rPr>
          <w:rFonts w:ascii="Times New Roman" w:hAnsi="Times New Roman" w:cs="Times New Roman"/>
          <w:sz w:val="24"/>
          <w:szCs w:val="24"/>
        </w:rPr>
        <w:t>retarded</w:t>
      </w:r>
      <w:r w:rsidR="00BD019F">
        <w:rPr>
          <w:rFonts w:ascii="Times New Roman" w:hAnsi="Times New Roman" w:cs="Times New Roman"/>
          <w:sz w:val="24"/>
          <w:szCs w:val="24"/>
        </w:rPr>
        <w:t xml:space="preserve"> anomalous grain growth </w:t>
      </w:r>
      <w:r w:rsidR="001E1EEE">
        <w:rPr>
          <w:rFonts w:ascii="Times New Roman" w:hAnsi="Times New Roman" w:cs="Times New Roman"/>
          <w:sz w:val="24"/>
          <w:szCs w:val="24"/>
        </w:rPr>
        <w:t xml:space="preserve">of the same material system </w:t>
      </w:r>
      <w:r w:rsidR="00BD019F">
        <w:rPr>
          <w:rFonts w:ascii="Times New Roman" w:hAnsi="Times New Roman" w:cs="Times New Roman"/>
          <w:sz w:val="24"/>
          <w:szCs w:val="24"/>
        </w:rPr>
        <w:t>by increasing the dwell time for pre-sintering of the porous compact from 30 s to 120 s</w:t>
      </w:r>
      <w:r w:rsidR="001E1EEE">
        <w:rPr>
          <w:rFonts w:ascii="Times New Roman" w:hAnsi="Times New Roman" w:cs="Times New Roman"/>
          <w:sz w:val="24"/>
          <w:szCs w:val="24"/>
        </w:rPr>
        <w:t xml:space="preserve"> [</w:t>
      </w:r>
      <w:r w:rsidR="001E1EEE" w:rsidRPr="001E1EEE">
        <w:rPr>
          <w:rFonts w:ascii="Times New Roman" w:hAnsi="Times New Roman" w:cs="Times New Roman"/>
          <w:b/>
          <w:bCs/>
          <w:color w:val="0000FF"/>
          <w:sz w:val="24"/>
          <w:szCs w:val="24"/>
        </w:rPr>
        <w:t>Maccari 2023</w:t>
      </w:r>
      <w:r w:rsidR="001E1EEE">
        <w:rPr>
          <w:rFonts w:ascii="Times New Roman" w:hAnsi="Times New Roman" w:cs="Times New Roman"/>
          <w:sz w:val="24"/>
          <w:szCs w:val="24"/>
        </w:rPr>
        <w:t>].</w:t>
      </w:r>
      <w:r w:rsidR="00BD019F">
        <w:rPr>
          <w:rFonts w:ascii="Times New Roman" w:hAnsi="Times New Roman" w:cs="Times New Roman"/>
          <w:sz w:val="24"/>
          <w:szCs w:val="24"/>
        </w:rPr>
        <w:t xml:space="preserve"> </w:t>
      </w:r>
      <w:r w:rsidR="001E1EEE">
        <w:rPr>
          <w:rFonts w:ascii="Times New Roman" w:hAnsi="Times New Roman" w:cs="Times New Roman"/>
          <w:sz w:val="24"/>
          <w:szCs w:val="24"/>
        </w:rPr>
        <w:t>The authors</w:t>
      </w:r>
      <w:r w:rsidR="00BD019F">
        <w:rPr>
          <w:rFonts w:ascii="Times New Roman" w:hAnsi="Times New Roman" w:cs="Times New Roman"/>
          <w:sz w:val="24"/>
          <w:szCs w:val="24"/>
        </w:rPr>
        <w:t xml:space="preserve"> explained the effect by the formation of better pronounced </w:t>
      </w:r>
      <w:r w:rsidR="001E1EEE">
        <w:rPr>
          <w:rFonts w:ascii="Times New Roman" w:hAnsi="Times New Roman" w:cs="Times New Roman"/>
          <w:sz w:val="24"/>
          <w:szCs w:val="24"/>
        </w:rPr>
        <w:t xml:space="preserve">sintering necks between primary grains, which they supposed to retard the grain growth during the subsequent Flash SPS cycle. </w:t>
      </w:r>
      <w:r w:rsidR="009A66E7">
        <w:rPr>
          <w:rFonts w:ascii="Times New Roman" w:hAnsi="Times New Roman" w:cs="Times New Roman"/>
          <w:sz w:val="24"/>
          <w:szCs w:val="24"/>
        </w:rPr>
        <w:t>Reduced anomalous grain growth was confirmed by microstructure analysis. As final result</w:t>
      </w:r>
      <w:r w:rsidR="004C2D74">
        <w:rPr>
          <w:rFonts w:ascii="Times New Roman" w:hAnsi="Times New Roman" w:cs="Times New Roman"/>
          <w:sz w:val="24"/>
          <w:szCs w:val="24"/>
        </w:rPr>
        <w:t xml:space="preserve"> of this study</w:t>
      </w:r>
      <w:r w:rsidR="009A66E7">
        <w:rPr>
          <w:rFonts w:ascii="Times New Roman" w:hAnsi="Times New Roman" w:cs="Times New Roman"/>
          <w:sz w:val="24"/>
          <w:szCs w:val="24"/>
        </w:rPr>
        <w:t>,</w:t>
      </w:r>
      <w:r w:rsidR="001E1EEE">
        <w:rPr>
          <w:rFonts w:ascii="Times New Roman" w:hAnsi="Times New Roman" w:cs="Times New Roman"/>
          <w:sz w:val="24"/>
          <w:szCs w:val="24"/>
        </w:rPr>
        <w:t xml:space="preserve"> the </w:t>
      </w:r>
      <w:r w:rsidR="009A66E7">
        <w:rPr>
          <w:rFonts w:ascii="Times New Roman" w:hAnsi="Times New Roman" w:cs="Times New Roman"/>
          <w:sz w:val="24"/>
          <w:szCs w:val="24"/>
        </w:rPr>
        <w:t xml:space="preserve">magnetic </w:t>
      </w:r>
      <w:r w:rsidR="001E1EEE">
        <w:rPr>
          <w:rFonts w:ascii="Times New Roman" w:hAnsi="Times New Roman" w:cs="Times New Roman"/>
          <w:sz w:val="24"/>
          <w:szCs w:val="24"/>
        </w:rPr>
        <w:t xml:space="preserve">properties </w:t>
      </w:r>
      <w:r w:rsidR="009A66E7">
        <w:rPr>
          <w:rFonts w:ascii="Times New Roman" w:hAnsi="Times New Roman" w:cs="Times New Roman"/>
          <w:sz w:val="24"/>
          <w:szCs w:val="24"/>
        </w:rPr>
        <w:t xml:space="preserve">were </w:t>
      </w:r>
      <w:r w:rsidR="00196704">
        <w:rPr>
          <w:rFonts w:ascii="Times New Roman" w:hAnsi="Times New Roman" w:cs="Times New Roman"/>
          <w:sz w:val="24"/>
          <w:szCs w:val="24"/>
        </w:rPr>
        <w:t>better balanced with</w:t>
      </w:r>
      <w:r w:rsidR="009A66E7">
        <w:rPr>
          <w:rFonts w:ascii="Times New Roman" w:hAnsi="Times New Roman" w:cs="Times New Roman"/>
          <w:sz w:val="24"/>
          <w:szCs w:val="24"/>
        </w:rPr>
        <w:t xml:space="preserve"> </w:t>
      </w:r>
      <w:r w:rsidR="001E1EEE" w:rsidRPr="00B723BF">
        <w:rPr>
          <w:rFonts w:ascii="Times New Roman" w:hAnsi="Times New Roman" w:cs="Times New Roman"/>
          <w:sz w:val="24"/>
          <w:szCs w:val="24"/>
        </w:rPr>
        <w:t>B</w:t>
      </w:r>
      <w:r w:rsidR="001E1EEE" w:rsidRPr="00B723BF">
        <w:rPr>
          <w:rFonts w:ascii="Times New Roman" w:hAnsi="Times New Roman" w:cs="Times New Roman"/>
          <w:sz w:val="24"/>
          <w:szCs w:val="24"/>
          <w:vertAlign w:val="subscript"/>
        </w:rPr>
        <w:t>r</w:t>
      </w:r>
      <w:r w:rsidR="001E1EEE" w:rsidRPr="00B723BF">
        <w:rPr>
          <w:rFonts w:ascii="Times New Roman" w:hAnsi="Times New Roman" w:cs="Times New Roman"/>
          <w:sz w:val="24"/>
          <w:szCs w:val="24"/>
        </w:rPr>
        <w:t xml:space="preserve"> = 1.</w:t>
      </w:r>
      <w:r w:rsidR="001E1EEE">
        <w:rPr>
          <w:rFonts w:ascii="Times New Roman" w:hAnsi="Times New Roman" w:cs="Times New Roman"/>
          <w:sz w:val="24"/>
          <w:szCs w:val="24"/>
        </w:rPr>
        <w:t>37</w:t>
      </w:r>
      <w:r w:rsidR="001E1EEE" w:rsidRPr="00B723BF">
        <w:rPr>
          <w:rFonts w:ascii="Times New Roman" w:hAnsi="Times New Roman" w:cs="Times New Roman"/>
          <w:sz w:val="24"/>
          <w:szCs w:val="24"/>
        </w:rPr>
        <w:t xml:space="preserve"> T, H</w:t>
      </w:r>
      <w:r w:rsidR="001E1EEE" w:rsidRPr="00B723BF">
        <w:rPr>
          <w:rFonts w:ascii="Times New Roman" w:hAnsi="Times New Roman" w:cs="Times New Roman"/>
          <w:sz w:val="24"/>
          <w:szCs w:val="24"/>
          <w:vertAlign w:val="subscript"/>
        </w:rPr>
        <w:t>c</w:t>
      </w:r>
      <w:r w:rsidR="00E50226">
        <w:rPr>
          <w:rFonts w:ascii="Times New Roman" w:hAnsi="Times New Roman" w:cs="Times New Roman"/>
          <w:sz w:val="24"/>
          <w:szCs w:val="24"/>
          <w:vertAlign w:val="subscript"/>
        </w:rPr>
        <w:t>J</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1195</w:t>
      </w:r>
      <w:r w:rsidR="001E1EEE" w:rsidRPr="00B723BF">
        <w:rPr>
          <w:rFonts w:ascii="Times New Roman" w:hAnsi="Times New Roman" w:cs="Times New Roman"/>
          <w:sz w:val="24"/>
          <w:szCs w:val="24"/>
        </w:rPr>
        <w:t xml:space="preserve"> kA</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-1</w:t>
      </w:r>
      <w:r w:rsidR="001E1EEE" w:rsidRPr="00B723BF">
        <w:rPr>
          <w:rFonts w:ascii="Times New Roman" w:hAnsi="Times New Roman" w:cs="Times New Roman"/>
          <w:sz w:val="24"/>
          <w:szCs w:val="24"/>
        </w:rPr>
        <w:t xml:space="preserve">, </w:t>
      </w:r>
      <w:r w:rsidR="009A66E7">
        <w:rPr>
          <w:rFonts w:ascii="Times New Roman" w:hAnsi="Times New Roman" w:cs="Times New Roman"/>
          <w:sz w:val="24"/>
          <w:szCs w:val="24"/>
        </w:rPr>
        <w:t xml:space="preserve">and </w:t>
      </w:r>
      <w:r w:rsidR="001E1EEE" w:rsidRPr="00B723BF">
        <w:rPr>
          <w:rFonts w:ascii="Times New Roman" w:hAnsi="Times New Roman" w:cs="Times New Roman"/>
          <w:sz w:val="24"/>
          <w:szCs w:val="24"/>
        </w:rPr>
        <w:t>(BH)</w:t>
      </w:r>
      <w:r w:rsidR="001E1EEE" w:rsidRPr="00B723BF">
        <w:rPr>
          <w:rFonts w:ascii="Times New Roman" w:hAnsi="Times New Roman" w:cs="Times New Roman"/>
          <w:sz w:val="24"/>
          <w:szCs w:val="24"/>
          <w:vertAlign w:val="subscript"/>
        </w:rPr>
        <w:t>max</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351</w:t>
      </w:r>
      <w:r w:rsidR="001E1EEE" w:rsidRPr="00B723BF">
        <w:rPr>
          <w:rFonts w:ascii="Times New Roman" w:hAnsi="Times New Roman" w:cs="Times New Roman"/>
          <w:sz w:val="24"/>
          <w:szCs w:val="24"/>
        </w:rPr>
        <w:t xml:space="preserve"> kJ</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-3</w:t>
      </w:r>
      <w:r w:rsidR="001E1EEE">
        <w:rPr>
          <w:rFonts w:ascii="Times New Roman" w:hAnsi="Times New Roman" w:cs="Times New Roman"/>
          <w:sz w:val="24"/>
          <w:szCs w:val="24"/>
        </w:rPr>
        <w:t>.</w:t>
      </w:r>
      <w:r w:rsidR="009A66E7">
        <w:rPr>
          <w:rFonts w:ascii="Times New Roman" w:hAnsi="Times New Roman" w:cs="Times New Roman"/>
          <w:sz w:val="24"/>
          <w:szCs w:val="24"/>
        </w:rPr>
        <w:t xml:space="preserve"> These results clearly outperform the results of the initial Flash SPS study done by Castle et al. </w:t>
      </w:r>
      <w:r w:rsidR="004C2D74">
        <w:rPr>
          <w:rFonts w:ascii="Times New Roman" w:hAnsi="Times New Roman" w:cs="Times New Roman"/>
          <w:sz w:val="24"/>
          <w:szCs w:val="24"/>
        </w:rPr>
        <w:t xml:space="preserve">starting from MQU-F powder as well and </w:t>
      </w:r>
      <w:r w:rsidR="00C70278">
        <w:rPr>
          <w:rFonts w:ascii="Times New Roman" w:hAnsi="Times New Roman" w:cs="Times New Roman"/>
          <w:sz w:val="24"/>
          <w:szCs w:val="24"/>
        </w:rPr>
        <w:t xml:space="preserve">achieving a </w:t>
      </w:r>
      <w:r w:rsidR="00C70278" w:rsidRPr="00B723BF">
        <w:rPr>
          <w:rFonts w:ascii="Times New Roman" w:hAnsi="Times New Roman" w:cs="Times New Roman"/>
          <w:sz w:val="24"/>
          <w:szCs w:val="24"/>
        </w:rPr>
        <w:t>B</w:t>
      </w:r>
      <w:r w:rsidR="00C70278" w:rsidRPr="00B723BF">
        <w:rPr>
          <w:rFonts w:ascii="Times New Roman" w:hAnsi="Times New Roman" w:cs="Times New Roman"/>
          <w:sz w:val="24"/>
          <w:szCs w:val="24"/>
          <w:vertAlign w:val="subscript"/>
        </w:rPr>
        <w:t>r</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1.16</w:t>
      </w:r>
      <w:r w:rsidR="00C70278" w:rsidRPr="00B723BF">
        <w:rPr>
          <w:rFonts w:ascii="Times New Roman" w:hAnsi="Times New Roman" w:cs="Times New Roman"/>
          <w:sz w:val="24"/>
          <w:szCs w:val="24"/>
        </w:rPr>
        <w:t xml:space="preserve"> T, H</w:t>
      </w:r>
      <w:r w:rsidR="00C70278" w:rsidRPr="00B723BF">
        <w:rPr>
          <w:rFonts w:ascii="Times New Roman" w:hAnsi="Times New Roman" w:cs="Times New Roman"/>
          <w:sz w:val="24"/>
          <w:szCs w:val="24"/>
          <w:vertAlign w:val="subscript"/>
        </w:rPr>
        <w:t>c</w:t>
      </w:r>
      <w:r w:rsidR="00E50226">
        <w:rPr>
          <w:rFonts w:ascii="Times New Roman" w:hAnsi="Times New Roman" w:cs="Times New Roman"/>
          <w:sz w:val="24"/>
          <w:szCs w:val="24"/>
          <w:vertAlign w:val="subscript"/>
        </w:rPr>
        <w:t>J</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1438</w:t>
      </w:r>
      <w:r w:rsidR="00C70278" w:rsidRPr="00B723BF">
        <w:rPr>
          <w:rFonts w:ascii="Times New Roman" w:hAnsi="Times New Roman" w:cs="Times New Roman"/>
          <w:sz w:val="24"/>
          <w:szCs w:val="24"/>
        </w:rPr>
        <w:t xml:space="preserve"> kA</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-1</w:t>
      </w:r>
      <w:r w:rsidR="00C70278" w:rsidRPr="00B723BF">
        <w:rPr>
          <w:rFonts w:ascii="Times New Roman" w:hAnsi="Times New Roman" w:cs="Times New Roman"/>
          <w:sz w:val="24"/>
          <w:szCs w:val="24"/>
        </w:rPr>
        <w:t xml:space="preserve">, </w:t>
      </w:r>
      <w:r w:rsidR="00C70278">
        <w:rPr>
          <w:rFonts w:ascii="Times New Roman" w:hAnsi="Times New Roman" w:cs="Times New Roman"/>
          <w:sz w:val="24"/>
          <w:szCs w:val="24"/>
        </w:rPr>
        <w:t xml:space="preserve">and </w:t>
      </w:r>
      <w:r w:rsidR="00C70278" w:rsidRPr="00B723BF">
        <w:rPr>
          <w:rFonts w:ascii="Times New Roman" w:hAnsi="Times New Roman" w:cs="Times New Roman"/>
          <w:sz w:val="24"/>
          <w:szCs w:val="24"/>
        </w:rPr>
        <w:t>(BH)</w:t>
      </w:r>
      <w:r w:rsidR="00C70278" w:rsidRPr="00B723BF">
        <w:rPr>
          <w:rFonts w:ascii="Times New Roman" w:hAnsi="Times New Roman" w:cs="Times New Roman"/>
          <w:sz w:val="24"/>
          <w:szCs w:val="24"/>
          <w:vertAlign w:val="subscript"/>
        </w:rPr>
        <w:t>max</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230</w:t>
      </w:r>
      <w:r w:rsidR="00C70278" w:rsidRPr="00B723BF">
        <w:rPr>
          <w:rFonts w:ascii="Times New Roman" w:hAnsi="Times New Roman" w:cs="Times New Roman"/>
          <w:sz w:val="24"/>
          <w:szCs w:val="24"/>
        </w:rPr>
        <w:t xml:space="preserve"> kJ</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-3</w:t>
      </w:r>
      <w:r w:rsidR="00C70278">
        <w:rPr>
          <w:rFonts w:ascii="Times New Roman" w:hAnsi="Times New Roman" w:cs="Times New Roman"/>
          <w:sz w:val="24"/>
          <w:szCs w:val="24"/>
        </w:rPr>
        <w:t xml:space="preserve"> </w:t>
      </w:r>
      <w:r w:rsidR="009A66E7">
        <w:rPr>
          <w:rFonts w:ascii="Times New Roman" w:hAnsi="Times New Roman" w:cs="Times New Roman"/>
          <w:sz w:val="24"/>
          <w:szCs w:val="24"/>
        </w:rPr>
        <w:t>[</w:t>
      </w:r>
      <w:r w:rsidR="009A66E7" w:rsidRPr="009A66E7">
        <w:rPr>
          <w:rFonts w:ascii="Times New Roman" w:hAnsi="Times New Roman" w:cs="Times New Roman"/>
          <w:b/>
          <w:bCs/>
          <w:color w:val="0000FF"/>
          <w:sz w:val="24"/>
          <w:szCs w:val="24"/>
        </w:rPr>
        <w:t>Castle 2017</w:t>
      </w:r>
      <w:r w:rsidR="009A66E7">
        <w:rPr>
          <w:rFonts w:ascii="Times New Roman" w:hAnsi="Times New Roman" w:cs="Times New Roman"/>
          <w:sz w:val="24"/>
          <w:szCs w:val="24"/>
        </w:rPr>
        <w:t xml:space="preserve">]. </w:t>
      </w:r>
    </w:p>
    <w:p w14:paraId="5FFFF7DC" w14:textId="77777777" w:rsidR="00681A33" w:rsidRPr="00681A33" w:rsidRDefault="00681A33" w:rsidP="0088578B">
      <w:pPr>
        <w:spacing w:after="0" w:line="360" w:lineRule="auto"/>
        <w:jc w:val="both"/>
        <w:rPr>
          <w:rFonts w:ascii="Times New Roman" w:hAnsi="Times New Roman" w:cs="Times New Roman"/>
          <w:sz w:val="24"/>
          <w:szCs w:val="24"/>
        </w:rPr>
      </w:pPr>
    </w:p>
    <w:p w14:paraId="5FCBA5BE" w14:textId="048F4C40" w:rsidR="000A61FB"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4. Conclusions</w:t>
      </w:r>
    </w:p>
    <w:p w14:paraId="01825244" w14:textId="522782A9" w:rsidR="009A66E7" w:rsidRDefault="00681A33" w:rsidP="0088578B">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The present work demonstrates that </w:t>
      </w:r>
      <w:r w:rsidR="009A66E7">
        <w:rPr>
          <w:rFonts w:ascii="Times New Roman" w:hAnsi="Times New Roman" w:cs="Times New Roman"/>
          <w:sz w:val="24"/>
          <w:szCs w:val="24"/>
        </w:rPr>
        <w:t>field assisted sintering technologies (FAST/SPS and Flash SPS)</w:t>
      </w:r>
      <w:r w:rsidRPr="00681A33">
        <w:rPr>
          <w:rFonts w:ascii="Times New Roman" w:hAnsi="Times New Roman" w:cs="Times New Roman"/>
          <w:sz w:val="24"/>
          <w:szCs w:val="24"/>
        </w:rPr>
        <w:t xml:space="preserve"> can compete with </w:t>
      </w:r>
      <w:r w:rsidR="009A66E7">
        <w:rPr>
          <w:rFonts w:ascii="Times New Roman" w:hAnsi="Times New Roman" w:cs="Times New Roman"/>
          <w:sz w:val="24"/>
          <w:szCs w:val="24"/>
        </w:rPr>
        <w:t xml:space="preserve">the </w:t>
      </w:r>
      <w:r w:rsidRPr="00681A33">
        <w:rPr>
          <w:rFonts w:ascii="Times New Roman" w:hAnsi="Times New Roman" w:cs="Times New Roman"/>
          <w:sz w:val="24"/>
          <w:szCs w:val="24"/>
        </w:rPr>
        <w:t xml:space="preserve">established </w:t>
      </w:r>
      <w:r w:rsidR="00196704">
        <w:rPr>
          <w:rFonts w:ascii="Times New Roman" w:hAnsi="Times New Roman" w:cs="Times New Roman"/>
          <w:sz w:val="24"/>
          <w:szCs w:val="24"/>
        </w:rPr>
        <w:t>processing</w:t>
      </w:r>
      <w:r w:rsidRPr="00681A33">
        <w:rPr>
          <w:rFonts w:ascii="Times New Roman" w:hAnsi="Times New Roman" w:cs="Times New Roman"/>
          <w:sz w:val="24"/>
          <w:szCs w:val="24"/>
        </w:rPr>
        <w:t xml:space="preserve"> route for </w:t>
      </w:r>
      <w:r w:rsidR="00196704">
        <w:rPr>
          <w:rFonts w:ascii="Times New Roman" w:hAnsi="Times New Roman" w:cs="Times New Roman"/>
          <w:sz w:val="24"/>
          <w:szCs w:val="24"/>
        </w:rPr>
        <w:t xml:space="preserve">hot deformed anisotropic Nd-Fe-B magnets, which contains hot pressing and subsequent die-upsetting. </w:t>
      </w:r>
      <w:r w:rsidR="00A916C0" w:rsidRPr="00681A33">
        <w:rPr>
          <w:rFonts w:ascii="Times New Roman" w:hAnsi="Times New Roman" w:cs="Times New Roman"/>
          <w:sz w:val="24"/>
          <w:szCs w:val="24"/>
        </w:rPr>
        <w:t xml:space="preserve">It is assumed that electroplasticity as additional deformation mechanism </w:t>
      </w:r>
      <w:r w:rsidR="00A916C0">
        <w:rPr>
          <w:rFonts w:ascii="Times New Roman" w:hAnsi="Times New Roman" w:cs="Times New Roman"/>
          <w:sz w:val="24"/>
          <w:szCs w:val="24"/>
        </w:rPr>
        <w:t xml:space="preserve">has a positive influence on deformation and </w:t>
      </w:r>
      <w:r w:rsidR="00A916C0">
        <w:rPr>
          <w:rFonts w:ascii="Times New Roman" w:hAnsi="Times New Roman" w:cs="Times New Roman"/>
          <w:sz w:val="24"/>
          <w:szCs w:val="24"/>
        </w:rPr>
        <w:lastRenderedPageBreak/>
        <w:t>anisotropic grain growth</w:t>
      </w:r>
      <w:r w:rsidR="00A916C0" w:rsidRPr="00681A33">
        <w:rPr>
          <w:rFonts w:ascii="Times New Roman" w:hAnsi="Times New Roman" w:cs="Times New Roman"/>
          <w:sz w:val="24"/>
          <w:szCs w:val="24"/>
        </w:rPr>
        <w:t xml:space="preserve">, but doubtless proof of this </w:t>
      </w:r>
      <w:r w:rsidR="00A916C0">
        <w:rPr>
          <w:rFonts w:ascii="Times New Roman" w:hAnsi="Times New Roman" w:cs="Times New Roman"/>
          <w:sz w:val="24"/>
          <w:szCs w:val="24"/>
        </w:rPr>
        <w:t>assumption</w:t>
      </w:r>
      <w:r w:rsidR="00A916C0" w:rsidRPr="00681A33">
        <w:rPr>
          <w:rFonts w:ascii="Times New Roman" w:hAnsi="Times New Roman" w:cs="Times New Roman"/>
          <w:sz w:val="24"/>
          <w:szCs w:val="24"/>
        </w:rPr>
        <w:t xml:space="preserve"> is still lacking.</w:t>
      </w:r>
      <w:r w:rsidR="00196704">
        <w:rPr>
          <w:rFonts w:ascii="Times New Roman" w:hAnsi="Times New Roman" w:cs="Times New Roman"/>
          <w:sz w:val="24"/>
          <w:szCs w:val="24"/>
        </w:rPr>
        <w:t xml:space="preserve"> FAST/SPS and Flash SPS can be preferentially applied for plate-shaped magnets. Ring magnets with preferred magnetic orientation along the c-axis are difficult to achieve with both technologies</w:t>
      </w:r>
      <w:r w:rsidR="00293207">
        <w:rPr>
          <w:rFonts w:ascii="Times New Roman" w:hAnsi="Times New Roman" w:cs="Times New Roman"/>
          <w:sz w:val="24"/>
          <w:szCs w:val="24"/>
        </w:rPr>
        <w:t>, requiring further tooling development and processing optimization</w:t>
      </w:r>
      <w:r w:rsidR="00196704">
        <w:rPr>
          <w:rFonts w:ascii="Times New Roman" w:hAnsi="Times New Roman" w:cs="Times New Roman"/>
          <w:sz w:val="24"/>
          <w:szCs w:val="24"/>
        </w:rPr>
        <w:t>.</w:t>
      </w:r>
    </w:p>
    <w:p w14:paraId="559B98AC" w14:textId="77777777" w:rsidR="00F670FD" w:rsidRDefault="00F670FD" w:rsidP="0088578B">
      <w:pPr>
        <w:spacing w:after="0" w:line="360" w:lineRule="auto"/>
        <w:jc w:val="both"/>
        <w:rPr>
          <w:rFonts w:ascii="Times New Roman" w:hAnsi="Times New Roman" w:cs="Times New Roman"/>
          <w:sz w:val="24"/>
          <w:szCs w:val="24"/>
        </w:rPr>
      </w:pPr>
    </w:p>
    <w:p w14:paraId="56391E24" w14:textId="358B1410" w:rsidR="009A66E7" w:rsidRDefault="00E50226" w:rsidP="0088578B">
      <w:pPr>
        <w:spacing w:after="0" w:line="360" w:lineRule="auto"/>
        <w:jc w:val="both"/>
        <w:rPr>
          <w:rFonts w:ascii="Times New Roman" w:hAnsi="Times New Roman" w:cs="Times New Roman"/>
          <w:sz w:val="24"/>
          <w:szCs w:val="24"/>
        </w:rPr>
      </w:pPr>
      <w:r w:rsidRPr="00F670FD">
        <w:rPr>
          <w:rFonts w:ascii="Times New Roman" w:hAnsi="Times New Roman" w:cs="Times New Roman"/>
          <w:sz w:val="24"/>
          <w:szCs w:val="24"/>
        </w:rPr>
        <w:t xml:space="preserve">Our results reveal that Nd-Fe-B magnets, which were hot deformed by FAST/SPS, approach or even exceed the properties of commercial anisotropic Nd-Fe-B magnets. The best performance was achieved with a Nd-Fe-B magnet, which was pre-sintered </w:t>
      </w:r>
      <w:r w:rsidR="00F670FD" w:rsidRPr="00F670FD">
        <w:rPr>
          <w:rFonts w:ascii="Times New Roman" w:hAnsi="Times New Roman" w:cs="Times New Roman"/>
          <w:color w:val="0000FF"/>
          <w:sz w:val="24"/>
          <w:szCs w:val="24"/>
        </w:rPr>
        <w:t xml:space="preserve">to almost theoretical density </w:t>
      </w:r>
      <w:r w:rsidRPr="00F670FD">
        <w:rPr>
          <w:rFonts w:ascii="Times New Roman" w:hAnsi="Times New Roman" w:cs="Times New Roman"/>
          <w:sz w:val="24"/>
          <w:szCs w:val="24"/>
        </w:rPr>
        <w:t>by FAST/SPS (75 K</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min</w:t>
      </w:r>
      <w:r w:rsidRPr="00F670FD">
        <w:rPr>
          <w:rFonts w:ascii="Times New Roman" w:hAnsi="Times New Roman" w:cs="Times New Roman"/>
          <w:sz w:val="24"/>
          <w:szCs w:val="24"/>
          <w:vertAlign w:val="superscript"/>
        </w:rPr>
        <w:t>-1</w:t>
      </w:r>
      <w:r w:rsidRPr="00F670FD">
        <w:rPr>
          <w:rFonts w:ascii="Times New Roman" w:hAnsi="Times New Roman" w:cs="Times New Roman"/>
          <w:sz w:val="24"/>
          <w:szCs w:val="24"/>
        </w:rPr>
        <w:t>, 725°C, 45 MPa, 1 min) and then hot deformed at 70 MPa, 750°C with a height reduction of 75 %. The magnet had a B</w:t>
      </w:r>
      <w:r w:rsidRPr="00F670FD">
        <w:rPr>
          <w:rFonts w:ascii="Times New Roman" w:hAnsi="Times New Roman" w:cs="Times New Roman"/>
          <w:sz w:val="24"/>
          <w:szCs w:val="24"/>
          <w:vertAlign w:val="subscript"/>
        </w:rPr>
        <w:t>r</w:t>
      </w:r>
      <w:r w:rsidRPr="00F670FD">
        <w:rPr>
          <w:rFonts w:ascii="Times New Roman" w:hAnsi="Times New Roman" w:cs="Times New Roman"/>
          <w:sz w:val="24"/>
          <w:szCs w:val="24"/>
        </w:rPr>
        <w:t xml:space="preserve"> = 1,38 T, H</w:t>
      </w:r>
      <w:r w:rsidRPr="00F670FD">
        <w:rPr>
          <w:rFonts w:ascii="Times New Roman" w:hAnsi="Times New Roman" w:cs="Times New Roman"/>
          <w:sz w:val="24"/>
          <w:szCs w:val="24"/>
          <w:vertAlign w:val="subscript"/>
        </w:rPr>
        <w:t>c</w:t>
      </w:r>
      <w:r w:rsidR="00F670FD">
        <w:rPr>
          <w:rFonts w:ascii="Times New Roman" w:hAnsi="Times New Roman" w:cs="Times New Roman"/>
          <w:sz w:val="24"/>
          <w:szCs w:val="24"/>
          <w:vertAlign w:val="subscript"/>
        </w:rPr>
        <w:t>J</w:t>
      </w:r>
      <w:r w:rsidRPr="00F670FD">
        <w:rPr>
          <w:rFonts w:ascii="Times New Roman" w:hAnsi="Times New Roman" w:cs="Times New Roman"/>
          <w:sz w:val="24"/>
          <w:szCs w:val="24"/>
        </w:rPr>
        <w:t xml:space="preserve"> = 1180 kA</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w:t>
      </w:r>
      <w:r w:rsidRPr="00F670FD">
        <w:rPr>
          <w:rFonts w:ascii="Times New Roman" w:hAnsi="Times New Roman" w:cs="Times New Roman"/>
          <w:sz w:val="24"/>
          <w:szCs w:val="24"/>
          <w:vertAlign w:val="superscript"/>
        </w:rPr>
        <w:t>-1</w:t>
      </w:r>
      <w:r w:rsidRPr="00F670FD">
        <w:rPr>
          <w:rFonts w:ascii="Times New Roman" w:hAnsi="Times New Roman" w:cs="Times New Roman"/>
          <w:sz w:val="24"/>
          <w:szCs w:val="24"/>
        </w:rPr>
        <w:t>, and (BH)</w:t>
      </w:r>
      <w:r w:rsidRPr="00F670FD">
        <w:rPr>
          <w:rFonts w:ascii="Times New Roman" w:hAnsi="Times New Roman" w:cs="Times New Roman"/>
          <w:sz w:val="24"/>
          <w:szCs w:val="24"/>
          <w:vertAlign w:val="subscript"/>
        </w:rPr>
        <w:t>max</w:t>
      </w:r>
      <w:r w:rsidRPr="00F670FD">
        <w:rPr>
          <w:rFonts w:ascii="Times New Roman" w:hAnsi="Times New Roman" w:cs="Times New Roman"/>
          <w:sz w:val="24"/>
          <w:szCs w:val="24"/>
        </w:rPr>
        <w:t xml:space="preserve"> = 305 kJ</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w:t>
      </w:r>
      <w:r w:rsidRPr="00F670FD">
        <w:rPr>
          <w:rFonts w:ascii="Times New Roman" w:hAnsi="Times New Roman" w:cs="Times New Roman"/>
          <w:sz w:val="24"/>
          <w:szCs w:val="24"/>
          <w:vertAlign w:val="superscript"/>
        </w:rPr>
        <w:t>-3</w:t>
      </w:r>
      <w:r w:rsidR="00F670FD">
        <w:rPr>
          <w:rFonts w:ascii="Times New Roman" w:hAnsi="Times New Roman" w:cs="Times New Roman"/>
          <w:sz w:val="24"/>
          <w:szCs w:val="24"/>
        </w:rPr>
        <w:t xml:space="preserve">. </w:t>
      </w:r>
      <w:r w:rsidR="003E28A5">
        <w:rPr>
          <w:rFonts w:ascii="Times New Roman" w:hAnsi="Times New Roman" w:cs="Times New Roman"/>
          <w:sz w:val="24"/>
          <w:szCs w:val="24"/>
        </w:rPr>
        <w:t xml:space="preserve">A specific challenge of FAST/SPS devices is the need of applying a pre-load to ensure sufficient electrical contact. Therefore, samples must be necessarily pre-sintered when conducting hot-deformation in a FAST/SPS device. </w:t>
      </w:r>
      <w:r w:rsidR="00CB326D">
        <w:rPr>
          <w:rFonts w:ascii="Times New Roman" w:hAnsi="Times New Roman" w:cs="Times New Roman"/>
          <w:sz w:val="24"/>
          <w:szCs w:val="24"/>
        </w:rPr>
        <w:t>Our</w:t>
      </w:r>
      <w:r w:rsidR="003E28A5">
        <w:rPr>
          <w:rFonts w:ascii="Times New Roman" w:hAnsi="Times New Roman" w:cs="Times New Roman"/>
          <w:sz w:val="24"/>
          <w:szCs w:val="24"/>
        </w:rPr>
        <w:t xml:space="preserve"> study reveals that pre-sintering to almost theoretical density is – similar to conventional magnet production by hot pressing and die-upsetting – preferred for achieving homogeneous deformation and reliably avoiding cracks at the edges. Another challenge </w:t>
      </w:r>
      <w:r w:rsidR="00E044A6">
        <w:rPr>
          <w:rFonts w:ascii="Times New Roman" w:hAnsi="Times New Roman" w:cs="Times New Roman"/>
          <w:sz w:val="24"/>
          <w:szCs w:val="24"/>
        </w:rPr>
        <w:t xml:space="preserve">is to avoid anomalous grain growth during pre-sintering as well as during hot deformation. The risk of anomalous grain growth is significantly enhanced if the FAST/SPS temperature clearly exceeds 700°C. </w:t>
      </w:r>
      <w:r w:rsidR="00CB326D">
        <w:rPr>
          <w:rFonts w:ascii="Times New Roman" w:hAnsi="Times New Roman" w:cs="Times New Roman"/>
          <w:sz w:val="24"/>
          <w:szCs w:val="24"/>
        </w:rPr>
        <w:t>Contrarily</w:t>
      </w:r>
      <w:r w:rsidR="00E044A6">
        <w:rPr>
          <w:rFonts w:ascii="Times New Roman" w:hAnsi="Times New Roman" w:cs="Times New Roman"/>
          <w:sz w:val="24"/>
          <w:szCs w:val="24"/>
        </w:rPr>
        <w:t>, temperature</w:t>
      </w:r>
      <w:r w:rsidR="00196704">
        <w:rPr>
          <w:rFonts w:ascii="Times New Roman" w:hAnsi="Times New Roman" w:cs="Times New Roman"/>
          <w:sz w:val="24"/>
          <w:szCs w:val="24"/>
        </w:rPr>
        <w:t>s</w:t>
      </w:r>
      <w:r w:rsidR="00E044A6">
        <w:rPr>
          <w:rFonts w:ascii="Times New Roman" w:hAnsi="Times New Roman" w:cs="Times New Roman"/>
          <w:sz w:val="24"/>
          <w:szCs w:val="24"/>
        </w:rPr>
        <w:t xml:space="preserve"> beyond 700°C </w:t>
      </w:r>
      <w:r w:rsidR="00196704">
        <w:rPr>
          <w:rFonts w:ascii="Times New Roman" w:hAnsi="Times New Roman" w:cs="Times New Roman"/>
          <w:sz w:val="24"/>
          <w:szCs w:val="24"/>
        </w:rPr>
        <w:t>are</w:t>
      </w:r>
      <w:r w:rsidR="00E044A6">
        <w:rPr>
          <w:rFonts w:ascii="Times New Roman" w:hAnsi="Times New Roman" w:cs="Times New Roman"/>
          <w:sz w:val="24"/>
          <w:szCs w:val="24"/>
        </w:rPr>
        <w:t xml:space="preserve"> advantageous when aiming on full densification in the shortest possible time. Therefore, fine tuning of temperature and dwell time is an absolute must</w:t>
      </w:r>
      <w:r w:rsidR="00615220">
        <w:rPr>
          <w:rFonts w:ascii="Times New Roman" w:hAnsi="Times New Roman" w:cs="Times New Roman"/>
          <w:sz w:val="24"/>
          <w:szCs w:val="24"/>
        </w:rPr>
        <w:t>.</w:t>
      </w:r>
      <w:r w:rsidR="00E044A6">
        <w:rPr>
          <w:rFonts w:ascii="Times New Roman" w:hAnsi="Times New Roman" w:cs="Times New Roman"/>
          <w:sz w:val="24"/>
          <w:szCs w:val="24"/>
        </w:rPr>
        <w:t xml:space="preserve"> </w:t>
      </w:r>
      <w:r w:rsidR="00615220">
        <w:rPr>
          <w:rFonts w:ascii="Times New Roman" w:hAnsi="Times New Roman" w:cs="Times New Roman"/>
          <w:sz w:val="24"/>
          <w:szCs w:val="24"/>
        </w:rPr>
        <w:t xml:space="preserve">Our studies </w:t>
      </w:r>
      <w:r w:rsidR="00196704">
        <w:rPr>
          <w:rFonts w:ascii="Times New Roman" w:hAnsi="Times New Roman" w:cs="Times New Roman"/>
          <w:sz w:val="24"/>
          <w:szCs w:val="24"/>
        </w:rPr>
        <w:t>show</w:t>
      </w:r>
      <w:r w:rsidR="00615220">
        <w:rPr>
          <w:rFonts w:ascii="Times New Roman" w:hAnsi="Times New Roman" w:cs="Times New Roman"/>
          <w:sz w:val="24"/>
          <w:szCs w:val="24"/>
        </w:rPr>
        <w:t xml:space="preserve"> that</w:t>
      </w:r>
      <w:r w:rsidR="00E044A6">
        <w:rPr>
          <w:rFonts w:ascii="Times New Roman" w:hAnsi="Times New Roman" w:cs="Times New Roman"/>
          <w:sz w:val="24"/>
          <w:szCs w:val="24"/>
        </w:rPr>
        <w:t xml:space="preserve"> the applied pressure </w:t>
      </w:r>
      <w:r w:rsidR="00615220" w:rsidRPr="00615220">
        <w:rPr>
          <w:rFonts w:ascii="Times New Roman" w:hAnsi="Times New Roman" w:cs="Times New Roman"/>
          <w:sz w:val="24"/>
          <w:szCs w:val="24"/>
        </w:rPr>
        <w:t xml:space="preserve">promotes anisotropic grain growth, but does not prevent </w:t>
      </w:r>
      <w:r w:rsidR="00615220">
        <w:rPr>
          <w:rFonts w:ascii="Times New Roman" w:hAnsi="Times New Roman" w:cs="Times New Roman"/>
          <w:sz w:val="24"/>
          <w:szCs w:val="24"/>
        </w:rPr>
        <w:t>anomalous</w:t>
      </w:r>
      <w:r w:rsidR="00615220" w:rsidRPr="00615220">
        <w:rPr>
          <w:rFonts w:ascii="Times New Roman" w:hAnsi="Times New Roman" w:cs="Times New Roman"/>
          <w:sz w:val="24"/>
          <w:szCs w:val="24"/>
        </w:rPr>
        <w:t xml:space="preserve"> grain growth</w:t>
      </w:r>
      <w:r w:rsidR="00615220">
        <w:rPr>
          <w:rFonts w:ascii="Times New Roman" w:hAnsi="Times New Roman" w:cs="Times New Roman"/>
          <w:sz w:val="24"/>
          <w:szCs w:val="24"/>
        </w:rPr>
        <w:t xml:space="preserve"> if the temperatures become too high. </w:t>
      </w:r>
      <w:r w:rsidR="00F670FD" w:rsidRPr="00F670FD">
        <w:rPr>
          <w:rFonts w:ascii="Times New Roman" w:hAnsi="Times New Roman" w:cs="Times New Roman"/>
          <w:color w:val="0000FF"/>
          <w:sz w:val="24"/>
          <w:szCs w:val="24"/>
        </w:rPr>
        <w:t xml:space="preserve">The observation that higher pressures even accelerate grain growth is not intuitive and requires further investigation. </w:t>
      </w:r>
      <w:r w:rsidR="00F670FD">
        <w:rPr>
          <w:rFonts w:ascii="Times New Roman" w:hAnsi="Times New Roman" w:cs="Times New Roman"/>
          <w:sz w:val="24"/>
          <w:szCs w:val="24"/>
        </w:rPr>
        <w:t>In addition</w:t>
      </w:r>
      <w:r w:rsidR="00615220">
        <w:rPr>
          <w:rFonts w:ascii="Times New Roman" w:hAnsi="Times New Roman" w:cs="Times New Roman"/>
          <w:sz w:val="24"/>
          <w:szCs w:val="24"/>
        </w:rPr>
        <w:t>, we found</w:t>
      </w:r>
      <w:r w:rsidR="00F670FD">
        <w:rPr>
          <w:rFonts w:ascii="Times New Roman" w:hAnsi="Times New Roman" w:cs="Times New Roman"/>
          <w:sz w:val="24"/>
          <w:szCs w:val="24"/>
        </w:rPr>
        <w:t xml:space="preserve"> </w:t>
      </w:r>
      <w:r w:rsidR="00F670FD" w:rsidRPr="00F670FD">
        <w:rPr>
          <w:rFonts w:ascii="Times New Roman" w:hAnsi="Times New Roman" w:cs="Times New Roman"/>
          <w:color w:val="0000FF"/>
          <w:sz w:val="24"/>
          <w:szCs w:val="24"/>
        </w:rPr>
        <w:t>in a parallel study</w:t>
      </w:r>
      <w:r w:rsidR="00615220" w:rsidRPr="00F670FD">
        <w:rPr>
          <w:rFonts w:ascii="Times New Roman" w:hAnsi="Times New Roman" w:cs="Times New Roman"/>
          <w:color w:val="0000FF"/>
          <w:sz w:val="24"/>
          <w:szCs w:val="24"/>
        </w:rPr>
        <w:t xml:space="preserve"> </w:t>
      </w:r>
      <w:r w:rsidR="00615220">
        <w:rPr>
          <w:rFonts w:ascii="Times New Roman" w:hAnsi="Times New Roman" w:cs="Times New Roman"/>
          <w:sz w:val="24"/>
          <w:szCs w:val="24"/>
        </w:rPr>
        <w:t>that high heating rates up to 400 K</w:t>
      </w:r>
      <w:r w:rsidR="00615220">
        <w:rPr>
          <w:rFonts w:ascii="Times New Roman" w:hAnsi="Times New Roman" w:cs="Times New Roman"/>
          <w:sz w:val="24"/>
          <w:szCs w:val="24"/>
        </w:rPr>
        <w:sym w:font="Symbol" w:char="F0D7"/>
      </w:r>
      <w:r w:rsidR="00615220">
        <w:rPr>
          <w:rFonts w:ascii="Times New Roman" w:hAnsi="Times New Roman" w:cs="Times New Roman"/>
          <w:sz w:val="24"/>
          <w:szCs w:val="24"/>
        </w:rPr>
        <w:t>min</w:t>
      </w:r>
      <w:r w:rsidR="00615220" w:rsidRPr="00615220">
        <w:rPr>
          <w:rFonts w:ascii="Times New Roman" w:hAnsi="Times New Roman" w:cs="Times New Roman"/>
          <w:sz w:val="24"/>
          <w:szCs w:val="24"/>
          <w:vertAlign w:val="superscript"/>
        </w:rPr>
        <w:t>-1</w:t>
      </w:r>
      <w:r w:rsidR="00615220">
        <w:rPr>
          <w:rFonts w:ascii="Times New Roman" w:hAnsi="Times New Roman" w:cs="Times New Roman"/>
          <w:sz w:val="24"/>
          <w:szCs w:val="24"/>
        </w:rPr>
        <w:t xml:space="preserve"> (results not shown here) did</w:t>
      </w:r>
      <w:r w:rsidR="00615220" w:rsidRPr="00615220">
        <w:rPr>
          <w:rFonts w:ascii="Times New Roman" w:hAnsi="Times New Roman" w:cs="Times New Roman"/>
          <w:sz w:val="24"/>
          <w:szCs w:val="24"/>
        </w:rPr>
        <w:t xml:space="preserve"> not improve the situation</w:t>
      </w:r>
      <w:r w:rsidR="00615220">
        <w:rPr>
          <w:rFonts w:ascii="Times New Roman" w:hAnsi="Times New Roman" w:cs="Times New Roman"/>
          <w:sz w:val="24"/>
          <w:szCs w:val="24"/>
        </w:rPr>
        <w:t xml:space="preserve"> </w:t>
      </w:r>
      <w:r w:rsidR="00196704">
        <w:rPr>
          <w:rFonts w:ascii="Times New Roman" w:hAnsi="Times New Roman" w:cs="Times New Roman"/>
          <w:sz w:val="24"/>
          <w:szCs w:val="24"/>
        </w:rPr>
        <w:t xml:space="preserve">significantly if FAST/SPS </w:t>
      </w:r>
      <w:r w:rsidR="00E14DEF">
        <w:rPr>
          <w:rFonts w:ascii="Times New Roman" w:hAnsi="Times New Roman" w:cs="Times New Roman"/>
          <w:sz w:val="24"/>
          <w:szCs w:val="24"/>
        </w:rPr>
        <w:t>cycles are conducted</w:t>
      </w:r>
      <w:r w:rsidR="00196704">
        <w:rPr>
          <w:rFonts w:ascii="Times New Roman" w:hAnsi="Times New Roman" w:cs="Times New Roman"/>
          <w:sz w:val="24"/>
          <w:szCs w:val="24"/>
        </w:rPr>
        <w:t xml:space="preserve"> </w:t>
      </w:r>
      <w:r w:rsidR="00CB326D">
        <w:rPr>
          <w:rFonts w:ascii="Times New Roman" w:hAnsi="Times New Roman" w:cs="Times New Roman"/>
          <w:sz w:val="24"/>
          <w:szCs w:val="24"/>
        </w:rPr>
        <w:t>in the critical temperature range</w:t>
      </w:r>
      <w:r w:rsidR="00615220">
        <w:rPr>
          <w:rFonts w:ascii="Times New Roman" w:hAnsi="Times New Roman" w:cs="Times New Roman"/>
          <w:sz w:val="24"/>
          <w:szCs w:val="24"/>
        </w:rPr>
        <w:t xml:space="preserve">. </w:t>
      </w:r>
    </w:p>
    <w:p w14:paraId="64BB6BC9" w14:textId="77777777" w:rsidR="009A66E7" w:rsidRDefault="009A66E7" w:rsidP="0088578B">
      <w:pPr>
        <w:spacing w:after="0" w:line="360" w:lineRule="auto"/>
        <w:jc w:val="both"/>
        <w:rPr>
          <w:rFonts w:ascii="Times New Roman" w:hAnsi="Times New Roman" w:cs="Times New Roman"/>
          <w:sz w:val="24"/>
          <w:szCs w:val="24"/>
        </w:rPr>
      </w:pPr>
    </w:p>
    <w:p w14:paraId="17209A7D" w14:textId="54D2C86E" w:rsidR="00A916C0" w:rsidRDefault="00E14DE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CB326D">
        <w:rPr>
          <w:rFonts w:ascii="Times New Roman" w:hAnsi="Times New Roman" w:cs="Times New Roman"/>
          <w:sz w:val="24"/>
          <w:szCs w:val="24"/>
        </w:rPr>
        <w:t>ot deformation by Flash SPS enables to approach the properties of commercial anisotropic Nd-Fe-B magnets</w:t>
      </w:r>
      <w:r>
        <w:rPr>
          <w:rFonts w:ascii="Times New Roman" w:hAnsi="Times New Roman" w:cs="Times New Roman"/>
          <w:sz w:val="24"/>
          <w:szCs w:val="24"/>
        </w:rPr>
        <w:t xml:space="preserve"> as well</w:t>
      </w:r>
      <w:r w:rsidR="00CB326D">
        <w:rPr>
          <w:rFonts w:ascii="Times New Roman" w:hAnsi="Times New Roman" w:cs="Times New Roman"/>
          <w:sz w:val="24"/>
          <w:szCs w:val="24"/>
        </w:rPr>
        <w:t xml:space="preserve">. The best compromise of magnetic properties was achieved in the recent study of Maccari et al. demonstrating </w:t>
      </w:r>
      <w:r>
        <w:rPr>
          <w:rFonts w:ascii="Times New Roman" w:hAnsi="Times New Roman" w:cs="Times New Roman"/>
          <w:sz w:val="24"/>
          <w:szCs w:val="24"/>
        </w:rPr>
        <w:t>balanced magnetic properties of</w:t>
      </w:r>
      <w:r w:rsidR="00CB326D">
        <w:rPr>
          <w:rFonts w:ascii="Times New Roman" w:hAnsi="Times New Roman" w:cs="Times New Roman"/>
          <w:sz w:val="24"/>
          <w:szCs w:val="24"/>
        </w:rPr>
        <w:t xml:space="preserve"> </w:t>
      </w:r>
      <w:r w:rsidR="00CB326D" w:rsidRPr="00CB326D">
        <w:rPr>
          <w:rFonts w:ascii="Times New Roman" w:hAnsi="Times New Roman" w:cs="Times New Roman"/>
          <w:sz w:val="24"/>
          <w:szCs w:val="24"/>
        </w:rPr>
        <w:t>B</w:t>
      </w:r>
      <w:r w:rsidR="00CB326D" w:rsidRPr="00CB326D">
        <w:rPr>
          <w:rFonts w:ascii="Times New Roman" w:hAnsi="Times New Roman" w:cs="Times New Roman"/>
          <w:sz w:val="24"/>
          <w:szCs w:val="24"/>
          <w:vertAlign w:val="subscript"/>
        </w:rPr>
        <w:t>r</w:t>
      </w:r>
      <w:r w:rsidR="00CB326D" w:rsidRPr="00CB326D">
        <w:rPr>
          <w:rFonts w:ascii="Times New Roman" w:hAnsi="Times New Roman" w:cs="Times New Roman"/>
          <w:sz w:val="24"/>
          <w:szCs w:val="24"/>
        </w:rPr>
        <w:t xml:space="preserve"> = 1.37 T, H</w:t>
      </w:r>
      <w:r w:rsidR="00CB326D" w:rsidRPr="00CB326D">
        <w:rPr>
          <w:rFonts w:ascii="Times New Roman" w:hAnsi="Times New Roman" w:cs="Times New Roman"/>
          <w:sz w:val="24"/>
          <w:szCs w:val="24"/>
          <w:vertAlign w:val="subscript"/>
        </w:rPr>
        <w:t>c</w:t>
      </w:r>
      <w:r w:rsidR="00F670FD">
        <w:rPr>
          <w:rFonts w:ascii="Times New Roman" w:hAnsi="Times New Roman" w:cs="Times New Roman"/>
          <w:sz w:val="24"/>
          <w:szCs w:val="24"/>
          <w:vertAlign w:val="subscript"/>
        </w:rPr>
        <w:t>J</w:t>
      </w:r>
      <w:r w:rsidR="00CB326D" w:rsidRPr="00CB326D">
        <w:rPr>
          <w:rFonts w:ascii="Times New Roman" w:hAnsi="Times New Roman" w:cs="Times New Roman"/>
          <w:sz w:val="24"/>
          <w:szCs w:val="24"/>
        </w:rPr>
        <w:t xml:space="preserve"> = 1195 kA</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-1</w:t>
      </w:r>
      <w:r w:rsidR="00CB326D" w:rsidRPr="00CB326D">
        <w:rPr>
          <w:rFonts w:ascii="Times New Roman" w:hAnsi="Times New Roman" w:cs="Times New Roman"/>
          <w:sz w:val="24"/>
          <w:szCs w:val="24"/>
        </w:rPr>
        <w:t>, and (BH)</w:t>
      </w:r>
      <w:r w:rsidR="00CB326D" w:rsidRPr="00ED7D09">
        <w:rPr>
          <w:rFonts w:ascii="Times New Roman" w:hAnsi="Times New Roman" w:cs="Times New Roman"/>
          <w:sz w:val="24"/>
          <w:szCs w:val="24"/>
          <w:vertAlign w:val="subscript"/>
        </w:rPr>
        <w:t>max</w:t>
      </w:r>
      <w:r w:rsidR="00CB326D" w:rsidRPr="00CB326D">
        <w:rPr>
          <w:rFonts w:ascii="Times New Roman" w:hAnsi="Times New Roman" w:cs="Times New Roman"/>
          <w:sz w:val="24"/>
          <w:szCs w:val="24"/>
        </w:rPr>
        <w:t xml:space="preserve"> = 351 kJ</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-3</w:t>
      </w:r>
      <w:r w:rsidR="00ED7D09">
        <w:rPr>
          <w:rFonts w:ascii="Times New Roman" w:hAnsi="Times New Roman" w:cs="Times New Roman"/>
          <w:sz w:val="24"/>
          <w:szCs w:val="24"/>
          <w:vertAlign w:val="superscript"/>
        </w:rPr>
        <w:t xml:space="preserve"> </w:t>
      </w:r>
      <w:r w:rsidR="00ED7D09" w:rsidRPr="00ED7D09">
        <w:rPr>
          <w:rFonts w:ascii="Times New Roman" w:hAnsi="Times New Roman" w:cs="Times New Roman"/>
          <w:sz w:val="24"/>
          <w:szCs w:val="24"/>
        </w:rPr>
        <w:t>[</w:t>
      </w:r>
      <w:r w:rsidR="00ED7D09" w:rsidRPr="00ED7D09">
        <w:rPr>
          <w:rFonts w:ascii="Times New Roman" w:hAnsi="Times New Roman" w:cs="Times New Roman"/>
          <w:b/>
          <w:bCs/>
          <w:color w:val="0000FF"/>
          <w:sz w:val="24"/>
          <w:szCs w:val="24"/>
        </w:rPr>
        <w:t>Maccari 2023</w:t>
      </w:r>
      <w:r w:rsidR="00ED7D09" w:rsidRPr="00ED7D09">
        <w:rPr>
          <w:rFonts w:ascii="Times New Roman" w:hAnsi="Times New Roman" w:cs="Times New Roman"/>
          <w:sz w:val="24"/>
          <w:szCs w:val="24"/>
        </w:rPr>
        <w:t>]</w:t>
      </w:r>
      <w:r w:rsidR="00CB326D" w:rsidRPr="00CB326D">
        <w:rPr>
          <w:rFonts w:ascii="Times New Roman" w:hAnsi="Times New Roman" w:cs="Times New Roman"/>
          <w:sz w:val="24"/>
          <w:szCs w:val="24"/>
        </w:rPr>
        <w:t>.</w:t>
      </w:r>
      <w:r w:rsidR="00CB326D">
        <w:rPr>
          <w:rFonts w:ascii="Times New Roman" w:hAnsi="Times New Roman" w:cs="Times New Roman"/>
          <w:sz w:val="24"/>
          <w:szCs w:val="24"/>
        </w:rPr>
        <w:t xml:space="preserve"> </w:t>
      </w:r>
      <w:r w:rsidR="00681A33" w:rsidRPr="00681A33">
        <w:rPr>
          <w:rFonts w:ascii="Times New Roman" w:hAnsi="Times New Roman" w:cs="Times New Roman"/>
          <w:sz w:val="24"/>
          <w:szCs w:val="24"/>
        </w:rPr>
        <w:t xml:space="preserve">Flash SPS offers some features which are difficult to achieve with </w:t>
      </w:r>
      <w:r w:rsidR="00CB326D">
        <w:rPr>
          <w:rFonts w:ascii="Times New Roman" w:hAnsi="Times New Roman" w:cs="Times New Roman"/>
          <w:sz w:val="24"/>
          <w:szCs w:val="24"/>
        </w:rPr>
        <w:t xml:space="preserve">conventional </w:t>
      </w:r>
      <w:r w:rsidR="00681A33" w:rsidRPr="00681A33">
        <w:rPr>
          <w:rFonts w:ascii="Times New Roman" w:hAnsi="Times New Roman" w:cs="Times New Roman"/>
          <w:sz w:val="24"/>
          <w:szCs w:val="24"/>
        </w:rPr>
        <w:t xml:space="preserve">die-upsetting. One important aspect is the possibility to start </w:t>
      </w:r>
      <w:r w:rsidR="00681A33" w:rsidRPr="00681A33">
        <w:rPr>
          <w:rFonts w:ascii="Times New Roman" w:hAnsi="Times New Roman" w:cs="Times New Roman"/>
          <w:sz w:val="24"/>
          <w:szCs w:val="24"/>
        </w:rPr>
        <w:lastRenderedPageBreak/>
        <w:t xml:space="preserve">the process from highly porous parts, which aids in achieving high deformation degrees at moderate loads. Recently, we demonstrated that this option is </w:t>
      </w:r>
      <w:r w:rsidR="009837BF">
        <w:rPr>
          <w:rFonts w:ascii="Times New Roman" w:hAnsi="Times New Roman" w:cs="Times New Roman"/>
          <w:sz w:val="24"/>
          <w:szCs w:val="24"/>
        </w:rPr>
        <w:t xml:space="preserve">especially </w:t>
      </w:r>
      <w:r w:rsidR="00681A33" w:rsidRPr="00681A33">
        <w:rPr>
          <w:rFonts w:ascii="Times New Roman" w:hAnsi="Times New Roman" w:cs="Times New Roman"/>
          <w:sz w:val="24"/>
          <w:szCs w:val="24"/>
        </w:rPr>
        <w:t xml:space="preserve">attractive for the direct recycling of scrap </w:t>
      </w:r>
      <w:r w:rsidR="009A66E7">
        <w:rPr>
          <w:rFonts w:ascii="Times New Roman" w:hAnsi="Times New Roman" w:cs="Times New Roman"/>
          <w:sz w:val="24"/>
          <w:szCs w:val="24"/>
        </w:rPr>
        <w:t xml:space="preserve">from hot deformed Nd-Fe-B magnets </w:t>
      </w:r>
      <w:r w:rsidR="00681A33" w:rsidRPr="00681A33">
        <w:rPr>
          <w:rFonts w:ascii="Times New Roman" w:hAnsi="Times New Roman" w:cs="Times New Roman"/>
          <w:sz w:val="24"/>
          <w:szCs w:val="24"/>
        </w:rPr>
        <w:t>containing coarse fragments</w:t>
      </w:r>
      <w:r w:rsidR="000A7E5B">
        <w:rPr>
          <w:rFonts w:ascii="Times New Roman" w:hAnsi="Times New Roman" w:cs="Times New Roman"/>
          <w:sz w:val="24"/>
          <w:szCs w:val="24"/>
        </w:rPr>
        <w:t xml:space="preserve"> with sizes in the range of 125 – 1000 µm</w:t>
      </w:r>
      <w:r w:rsidR="00681A33" w:rsidRPr="00681A33">
        <w:rPr>
          <w:rFonts w:ascii="Times New Roman" w:hAnsi="Times New Roman" w:cs="Times New Roman"/>
          <w:sz w:val="24"/>
          <w:szCs w:val="24"/>
        </w:rPr>
        <w:t xml:space="preserve"> [</w:t>
      </w:r>
      <w:r w:rsidR="00353CDC" w:rsidRPr="00353CDC">
        <w:rPr>
          <w:rFonts w:ascii="Times New Roman" w:hAnsi="Times New Roman" w:cs="Times New Roman"/>
          <w:b/>
          <w:bCs/>
          <w:color w:val="0000FF"/>
          <w:sz w:val="24"/>
          <w:szCs w:val="24"/>
        </w:rPr>
        <w:t>Mishra 2023</w:t>
      </w:r>
      <w:r w:rsidR="009A66E7">
        <w:rPr>
          <w:rFonts w:ascii="Times New Roman" w:hAnsi="Times New Roman" w:cs="Times New Roman"/>
          <w:b/>
          <w:bCs/>
          <w:color w:val="0000FF"/>
          <w:sz w:val="24"/>
          <w:szCs w:val="24"/>
        </w:rPr>
        <w:t>, Keszler 2023</w:t>
      </w:r>
      <w:r w:rsidR="00681A33" w:rsidRPr="00681A33">
        <w:rPr>
          <w:rFonts w:ascii="Times New Roman" w:hAnsi="Times New Roman" w:cs="Times New Roman"/>
          <w:sz w:val="24"/>
          <w:szCs w:val="24"/>
        </w:rPr>
        <w:t xml:space="preserve">]. </w:t>
      </w:r>
      <w:r w:rsidR="00A916C0">
        <w:rPr>
          <w:rFonts w:ascii="Times New Roman" w:hAnsi="Times New Roman" w:cs="Times New Roman"/>
          <w:sz w:val="24"/>
          <w:szCs w:val="24"/>
        </w:rPr>
        <w:t xml:space="preserve">Coarse fragments are </w:t>
      </w:r>
      <w:r w:rsidR="00ED7D09">
        <w:rPr>
          <w:rFonts w:ascii="Times New Roman" w:hAnsi="Times New Roman" w:cs="Times New Roman"/>
          <w:sz w:val="24"/>
          <w:szCs w:val="24"/>
        </w:rPr>
        <w:t>preferentially suitable</w:t>
      </w:r>
      <w:r w:rsidR="00A916C0">
        <w:rPr>
          <w:rFonts w:ascii="Times New Roman" w:hAnsi="Times New Roman" w:cs="Times New Roman"/>
          <w:sz w:val="24"/>
          <w:szCs w:val="24"/>
        </w:rPr>
        <w:t xml:space="preserve"> for direct recycling of magnet scrap due to keeping the oxygen </w:t>
      </w:r>
      <w:r w:rsidR="000A7E5B">
        <w:rPr>
          <w:rFonts w:ascii="Times New Roman" w:hAnsi="Times New Roman" w:cs="Times New Roman"/>
          <w:sz w:val="24"/>
          <w:szCs w:val="24"/>
        </w:rPr>
        <w:t>contamination</w:t>
      </w:r>
      <w:r w:rsidR="00A916C0">
        <w:rPr>
          <w:rFonts w:ascii="Times New Roman" w:hAnsi="Times New Roman" w:cs="Times New Roman"/>
          <w:sz w:val="24"/>
          <w:szCs w:val="24"/>
        </w:rPr>
        <w:t xml:space="preserve"> low. </w:t>
      </w:r>
      <w:r>
        <w:rPr>
          <w:rFonts w:ascii="Times New Roman" w:hAnsi="Times New Roman" w:cs="Times New Roman"/>
          <w:sz w:val="24"/>
          <w:szCs w:val="24"/>
        </w:rPr>
        <w:t xml:space="preserve">Such fragments cannot be processed by conventional hot pressing and die-upsetting. </w:t>
      </w:r>
      <w:r w:rsidR="009837BF">
        <w:rPr>
          <w:rFonts w:ascii="Times New Roman" w:hAnsi="Times New Roman" w:cs="Times New Roman"/>
          <w:sz w:val="24"/>
          <w:szCs w:val="24"/>
        </w:rPr>
        <w:t xml:space="preserve">In general, direct recycling of magnet scrap is attractive from energetic point of view due to avoiding costly remelting or separation technologies. A specific challenge of the dynamic Flash SPS process is the accurate </w:t>
      </w:r>
      <w:r>
        <w:rPr>
          <w:rFonts w:ascii="Times New Roman" w:hAnsi="Times New Roman" w:cs="Times New Roman"/>
          <w:sz w:val="24"/>
          <w:szCs w:val="24"/>
        </w:rPr>
        <w:t>process control</w:t>
      </w:r>
      <w:r w:rsidR="009837BF">
        <w:rPr>
          <w:rFonts w:ascii="Times New Roman" w:hAnsi="Times New Roman" w:cs="Times New Roman"/>
          <w:sz w:val="24"/>
          <w:szCs w:val="24"/>
        </w:rPr>
        <w:t xml:space="preserve">. Furthermore, demonstration of producing net-shaped magnets </w:t>
      </w:r>
      <w:r w:rsidR="000A7E5B">
        <w:rPr>
          <w:rFonts w:ascii="Times New Roman" w:hAnsi="Times New Roman" w:cs="Times New Roman"/>
          <w:sz w:val="24"/>
          <w:szCs w:val="24"/>
        </w:rPr>
        <w:t xml:space="preserve">by Flash SPS is still </w:t>
      </w:r>
      <w:r>
        <w:rPr>
          <w:rFonts w:ascii="Times New Roman" w:hAnsi="Times New Roman" w:cs="Times New Roman"/>
          <w:sz w:val="24"/>
          <w:szCs w:val="24"/>
        </w:rPr>
        <w:t>pending</w:t>
      </w:r>
      <w:r w:rsidR="000A7E5B">
        <w:rPr>
          <w:rFonts w:ascii="Times New Roman" w:hAnsi="Times New Roman" w:cs="Times New Roman"/>
          <w:sz w:val="24"/>
          <w:szCs w:val="24"/>
        </w:rPr>
        <w:t>.</w:t>
      </w:r>
    </w:p>
    <w:p w14:paraId="43189508" w14:textId="77777777" w:rsidR="00A916C0" w:rsidRDefault="00A916C0" w:rsidP="0088578B">
      <w:pPr>
        <w:spacing w:after="0" w:line="360" w:lineRule="auto"/>
        <w:jc w:val="both"/>
        <w:rPr>
          <w:rFonts w:ascii="Times New Roman" w:hAnsi="Times New Roman" w:cs="Times New Roman"/>
          <w:sz w:val="24"/>
          <w:szCs w:val="24"/>
        </w:rPr>
      </w:pPr>
    </w:p>
    <w:p w14:paraId="52D2C890" w14:textId="52B61AEA" w:rsidR="00681A33" w:rsidRPr="00681A33" w:rsidRDefault="000A7E5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general</w:t>
      </w:r>
      <w:r w:rsidR="00681A33" w:rsidRPr="00681A33">
        <w:rPr>
          <w:rFonts w:ascii="Times New Roman" w:hAnsi="Times New Roman" w:cs="Times New Roman"/>
          <w:sz w:val="24"/>
          <w:szCs w:val="24"/>
        </w:rPr>
        <w:t xml:space="preserve">, </w:t>
      </w:r>
      <w:r w:rsidR="00ED7D09" w:rsidRPr="00ED7D09">
        <w:rPr>
          <w:rFonts w:ascii="Times New Roman" w:hAnsi="Times New Roman" w:cs="Times New Roman"/>
          <w:sz w:val="24"/>
          <w:szCs w:val="24"/>
        </w:rPr>
        <w:t xml:space="preserve">there are still </w:t>
      </w:r>
      <w:r w:rsidR="00ED7D09">
        <w:rPr>
          <w:rFonts w:ascii="Times New Roman" w:hAnsi="Times New Roman" w:cs="Times New Roman"/>
          <w:sz w:val="24"/>
          <w:szCs w:val="24"/>
        </w:rPr>
        <w:t>some</w:t>
      </w:r>
      <w:r w:rsidR="00ED7D09" w:rsidRPr="00ED7D09">
        <w:rPr>
          <w:rFonts w:ascii="Times New Roman" w:hAnsi="Times New Roman" w:cs="Times New Roman"/>
          <w:sz w:val="24"/>
          <w:szCs w:val="24"/>
        </w:rPr>
        <w:t xml:space="preserve"> hurdles to overcome before </w:t>
      </w:r>
      <w:r w:rsidR="00ED7D09">
        <w:rPr>
          <w:rFonts w:ascii="Times New Roman" w:hAnsi="Times New Roman" w:cs="Times New Roman"/>
          <w:sz w:val="24"/>
          <w:szCs w:val="24"/>
        </w:rPr>
        <w:t>field assisted sintering technologies</w:t>
      </w:r>
      <w:r w:rsidR="00ED7D09" w:rsidRPr="00ED7D09">
        <w:rPr>
          <w:rFonts w:ascii="Times New Roman" w:hAnsi="Times New Roman" w:cs="Times New Roman"/>
          <w:sz w:val="24"/>
          <w:szCs w:val="24"/>
        </w:rPr>
        <w:t xml:space="preserve"> can be applied </w:t>
      </w:r>
      <w:r w:rsidR="009837BF">
        <w:rPr>
          <w:rFonts w:ascii="Times New Roman" w:hAnsi="Times New Roman" w:cs="Times New Roman"/>
          <w:sz w:val="24"/>
          <w:szCs w:val="24"/>
        </w:rPr>
        <w:t xml:space="preserve">for </w:t>
      </w:r>
      <w:r w:rsidR="00ED7D09">
        <w:rPr>
          <w:rFonts w:ascii="Times New Roman" w:hAnsi="Times New Roman" w:cs="Times New Roman"/>
          <w:sz w:val="24"/>
          <w:szCs w:val="24"/>
        </w:rPr>
        <w:t xml:space="preserve">industrial </w:t>
      </w:r>
      <w:r w:rsidR="009837BF">
        <w:rPr>
          <w:rFonts w:ascii="Times New Roman" w:hAnsi="Times New Roman" w:cs="Times New Roman"/>
          <w:sz w:val="24"/>
          <w:szCs w:val="24"/>
        </w:rPr>
        <w:t>magnet production</w:t>
      </w:r>
      <w:r w:rsidR="00681A33" w:rsidRPr="00681A33">
        <w:rPr>
          <w:rFonts w:ascii="Times New Roman" w:hAnsi="Times New Roman" w:cs="Times New Roman"/>
          <w:sz w:val="24"/>
          <w:szCs w:val="24"/>
        </w:rPr>
        <w:t>. The established die-upsetting process is optimized in a way that the hot</w:t>
      </w:r>
      <w:r w:rsidR="00353CDC">
        <w:rPr>
          <w:rFonts w:ascii="Times New Roman" w:hAnsi="Times New Roman" w:cs="Times New Roman"/>
          <w:sz w:val="24"/>
          <w:szCs w:val="24"/>
        </w:rPr>
        <w:t>-</w:t>
      </w:r>
      <w:r w:rsidR="00681A33" w:rsidRPr="00681A33">
        <w:rPr>
          <w:rFonts w:ascii="Times New Roman" w:hAnsi="Times New Roman" w:cs="Times New Roman"/>
          <w:sz w:val="24"/>
          <w:szCs w:val="24"/>
        </w:rPr>
        <w:t xml:space="preserve">pressing step and the sub-sequent die-upsetting step can be done fully automated in less than 30 s for each step by using pre-heated hot pressing and die-upsetting tools as well as suitable manipulator systems. </w:t>
      </w:r>
      <w:r w:rsidR="00A61E79" w:rsidRPr="00681A33">
        <w:rPr>
          <w:rFonts w:ascii="Times New Roman" w:hAnsi="Times New Roman" w:cs="Times New Roman"/>
          <w:sz w:val="24"/>
          <w:szCs w:val="24"/>
        </w:rPr>
        <w:t xml:space="preserve">Overall cycle times used in the present study clearly exceed the cycle times of standard </w:t>
      </w:r>
      <w:r w:rsidR="00A61E79">
        <w:rPr>
          <w:rFonts w:ascii="Times New Roman" w:hAnsi="Times New Roman" w:cs="Times New Roman"/>
          <w:sz w:val="24"/>
          <w:szCs w:val="24"/>
        </w:rPr>
        <w:t xml:space="preserve">magnet </w:t>
      </w:r>
      <w:r w:rsidR="00A61E79" w:rsidRPr="00681A33">
        <w:rPr>
          <w:rFonts w:ascii="Times New Roman" w:hAnsi="Times New Roman" w:cs="Times New Roman"/>
          <w:sz w:val="24"/>
          <w:szCs w:val="24"/>
        </w:rPr>
        <w:t xml:space="preserve">production. </w:t>
      </w:r>
      <w:r w:rsidR="00A61E79">
        <w:rPr>
          <w:rFonts w:ascii="Times New Roman" w:hAnsi="Times New Roman" w:cs="Times New Roman"/>
          <w:sz w:val="24"/>
          <w:szCs w:val="24"/>
        </w:rPr>
        <w:t>Hot pressing and die-upsetting t</w:t>
      </w:r>
      <w:r w:rsidR="00E14DEF">
        <w:rPr>
          <w:rFonts w:ascii="Times New Roman" w:hAnsi="Times New Roman" w:cs="Times New Roman"/>
          <w:sz w:val="24"/>
          <w:szCs w:val="24"/>
        </w:rPr>
        <w:t xml:space="preserve">ools are made of high-temperature resistant alloys, which are expensive. </w:t>
      </w:r>
      <w:r w:rsidR="00A61E79">
        <w:rPr>
          <w:rFonts w:ascii="Times New Roman" w:hAnsi="Times New Roman" w:cs="Times New Roman"/>
          <w:sz w:val="24"/>
          <w:szCs w:val="24"/>
        </w:rPr>
        <w:t>On the other hand</w:t>
      </w:r>
      <w:r w:rsidR="00E14DEF">
        <w:rPr>
          <w:rFonts w:ascii="Times New Roman" w:hAnsi="Times New Roman" w:cs="Times New Roman"/>
          <w:sz w:val="24"/>
          <w:szCs w:val="24"/>
        </w:rPr>
        <w:t xml:space="preserve">, the cost factor is balanced by </w:t>
      </w:r>
      <w:r w:rsidR="00A61E79">
        <w:rPr>
          <w:rFonts w:ascii="Times New Roman" w:hAnsi="Times New Roman" w:cs="Times New Roman"/>
          <w:sz w:val="24"/>
          <w:szCs w:val="24"/>
        </w:rPr>
        <w:t xml:space="preserve">a long-term operation ability not accessible with graphite tools preferentially used for field assisted sintering technologies so far. </w:t>
      </w:r>
      <w:r w:rsidR="00ED7D09">
        <w:rPr>
          <w:rFonts w:ascii="Times New Roman" w:hAnsi="Times New Roman" w:cs="Times New Roman"/>
          <w:sz w:val="24"/>
          <w:szCs w:val="24"/>
        </w:rPr>
        <w:t>Furthermore, i</w:t>
      </w:r>
      <w:r w:rsidR="009837BF">
        <w:rPr>
          <w:rFonts w:ascii="Times New Roman" w:hAnsi="Times New Roman" w:cs="Times New Roman"/>
          <w:sz w:val="24"/>
          <w:szCs w:val="24"/>
        </w:rPr>
        <w:t xml:space="preserve">n </w:t>
      </w:r>
      <w:r>
        <w:rPr>
          <w:rFonts w:ascii="Times New Roman" w:hAnsi="Times New Roman" w:cs="Times New Roman"/>
          <w:sz w:val="24"/>
          <w:szCs w:val="24"/>
        </w:rPr>
        <w:t xml:space="preserve">the </w:t>
      </w:r>
      <w:r w:rsidR="009837BF">
        <w:rPr>
          <w:rFonts w:ascii="Times New Roman" w:hAnsi="Times New Roman" w:cs="Times New Roman"/>
          <w:sz w:val="24"/>
          <w:szCs w:val="24"/>
        </w:rPr>
        <w:t xml:space="preserve">standard </w:t>
      </w:r>
      <w:r w:rsidR="00A61E79">
        <w:rPr>
          <w:rFonts w:ascii="Times New Roman" w:hAnsi="Times New Roman" w:cs="Times New Roman"/>
          <w:sz w:val="24"/>
          <w:szCs w:val="24"/>
        </w:rPr>
        <w:t xml:space="preserve">magnet </w:t>
      </w:r>
      <w:r w:rsidR="009837BF">
        <w:rPr>
          <w:rFonts w:ascii="Times New Roman" w:hAnsi="Times New Roman" w:cs="Times New Roman"/>
          <w:sz w:val="24"/>
          <w:szCs w:val="24"/>
        </w:rPr>
        <w:t>production</w:t>
      </w:r>
      <w:r>
        <w:rPr>
          <w:rFonts w:ascii="Times New Roman" w:hAnsi="Times New Roman" w:cs="Times New Roman"/>
          <w:sz w:val="24"/>
          <w:szCs w:val="24"/>
        </w:rPr>
        <w:t>,</w:t>
      </w:r>
      <w:r w:rsidR="009837BF">
        <w:rPr>
          <w:rFonts w:ascii="Times New Roman" w:hAnsi="Times New Roman" w:cs="Times New Roman"/>
          <w:sz w:val="24"/>
          <w:szCs w:val="24"/>
        </w:rPr>
        <w:t xml:space="preserve"> a</w:t>
      </w:r>
      <w:r w:rsidR="009837BF" w:rsidRPr="009837BF">
        <w:rPr>
          <w:rFonts w:ascii="Times New Roman" w:hAnsi="Times New Roman" w:cs="Times New Roman"/>
          <w:sz w:val="24"/>
          <w:szCs w:val="24"/>
        </w:rPr>
        <w:t xml:space="preserve">ll operations </w:t>
      </w:r>
      <w:r w:rsidR="00A61E79">
        <w:rPr>
          <w:rFonts w:ascii="Times New Roman" w:hAnsi="Times New Roman" w:cs="Times New Roman"/>
          <w:sz w:val="24"/>
          <w:szCs w:val="24"/>
        </w:rPr>
        <w:t>are</w:t>
      </w:r>
      <w:r w:rsidR="009837BF" w:rsidRPr="009837BF">
        <w:rPr>
          <w:rFonts w:ascii="Times New Roman" w:hAnsi="Times New Roman" w:cs="Times New Roman"/>
          <w:sz w:val="24"/>
          <w:szCs w:val="24"/>
        </w:rPr>
        <w:t xml:space="preserve"> done in air, while field assisted sintering </w:t>
      </w:r>
      <w:r w:rsidR="009837BF">
        <w:rPr>
          <w:rFonts w:ascii="Times New Roman" w:hAnsi="Times New Roman" w:cs="Times New Roman"/>
          <w:sz w:val="24"/>
          <w:szCs w:val="24"/>
        </w:rPr>
        <w:t xml:space="preserve">technologies usually </w:t>
      </w:r>
      <w:r>
        <w:rPr>
          <w:rFonts w:ascii="Times New Roman" w:hAnsi="Times New Roman" w:cs="Times New Roman"/>
          <w:sz w:val="24"/>
          <w:szCs w:val="24"/>
        </w:rPr>
        <w:t>require</w:t>
      </w:r>
      <w:r w:rsidR="009837BF" w:rsidRPr="009837BF">
        <w:rPr>
          <w:rFonts w:ascii="Times New Roman" w:hAnsi="Times New Roman" w:cs="Times New Roman"/>
          <w:sz w:val="24"/>
          <w:szCs w:val="24"/>
        </w:rPr>
        <w:t xml:space="preserve"> a </w:t>
      </w:r>
      <w:r w:rsidR="009837BF">
        <w:rPr>
          <w:rFonts w:ascii="Times New Roman" w:hAnsi="Times New Roman" w:cs="Times New Roman"/>
          <w:sz w:val="24"/>
          <w:szCs w:val="24"/>
        </w:rPr>
        <w:t xml:space="preserve">vacuum </w:t>
      </w:r>
      <w:r w:rsidR="009837BF" w:rsidRPr="009837BF">
        <w:rPr>
          <w:rFonts w:ascii="Times New Roman" w:hAnsi="Times New Roman" w:cs="Times New Roman"/>
          <w:sz w:val="24"/>
          <w:szCs w:val="24"/>
        </w:rPr>
        <w:t xml:space="preserve">chamber </w:t>
      </w:r>
      <w:r w:rsidR="00A61E79">
        <w:rPr>
          <w:rFonts w:ascii="Times New Roman" w:hAnsi="Times New Roman" w:cs="Times New Roman"/>
          <w:sz w:val="24"/>
          <w:szCs w:val="24"/>
        </w:rPr>
        <w:t xml:space="preserve">enabling to </w:t>
      </w:r>
      <w:r w:rsidR="009837BF">
        <w:rPr>
          <w:rFonts w:ascii="Times New Roman" w:hAnsi="Times New Roman" w:cs="Times New Roman"/>
          <w:sz w:val="24"/>
          <w:szCs w:val="24"/>
        </w:rPr>
        <w:t xml:space="preserve">conduct the </w:t>
      </w:r>
      <w:r w:rsidR="00A9049F">
        <w:rPr>
          <w:rFonts w:ascii="Times New Roman" w:hAnsi="Times New Roman" w:cs="Times New Roman"/>
          <w:sz w:val="24"/>
          <w:szCs w:val="24"/>
        </w:rPr>
        <w:t xml:space="preserve">pre-sintering and </w:t>
      </w:r>
      <w:r w:rsidR="009837BF">
        <w:rPr>
          <w:rFonts w:ascii="Times New Roman" w:hAnsi="Times New Roman" w:cs="Times New Roman"/>
          <w:sz w:val="24"/>
          <w:szCs w:val="24"/>
        </w:rPr>
        <w:t xml:space="preserve">hot deformation </w:t>
      </w:r>
      <w:r w:rsidR="009837BF" w:rsidRPr="009837BF">
        <w:rPr>
          <w:rFonts w:ascii="Times New Roman" w:hAnsi="Times New Roman" w:cs="Times New Roman"/>
          <w:sz w:val="24"/>
          <w:szCs w:val="24"/>
        </w:rPr>
        <w:t>under vacuum or protective atmosphere</w:t>
      </w:r>
      <w:r>
        <w:rPr>
          <w:rFonts w:ascii="Times New Roman" w:hAnsi="Times New Roman" w:cs="Times New Roman"/>
          <w:sz w:val="24"/>
          <w:szCs w:val="24"/>
        </w:rPr>
        <w:t>.</w:t>
      </w:r>
      <w:r w:rsidR="009837BF" w:rsidRPr="009837BF">
        <w:rPr>
          <w:rFonts w:ascii="Times New Roman" w:hAnsi="Times New Roman" w:cs="Times New Roman"/>
          <w:sz w:val="24"/>
          <w:szCs w:val="24"/>
        </w:rPr>
        <w:t xml:space="preserve"> </w:t>
      </w:r>
      <w:r>
        <w:rPr>
          <w:rFonts w:ascii="Times New Roman" w:hAnsi="Times New Roman" w:cs="Times New Roman"/>
          <w:sz w:val="24"/>
          <w:szCs w:val="24"/>
        </w:rPr>
        <w:t xml:space="preserve">This measure is important </w:t>
      </w:r>
      <w:r w:rsidRPr="009837BF">
        <w:rPr>
          <w:rFonts w:ascii="Times New Roman" w:hAnsi="Times New Roman" w:cs="Times New Roman"/>
          <w:sz w:val="24"/>
          <w:szCs w:val="24"/>
        </w:rPr>
        <w:t xml:space="preserve">to avoid severe oxidation of tools and powder. </w:t>
      </w:r>
      <w:r>
        <w:rPr>
          <w:rFonts w:ascii="Times New Roman" w:hAnsi="Times New Roman" w:cs="Times New Roman"/>
          <w:sz w:val="24"/>
          <w:szCs w:val="24"/>
        </w:rPr>
        <w:t xml:space="preserve">Implementation of protective </w:t>
      </w:r>
      <w:r w:rsidR="00ED7D09">
        <w:rPr>
          <w:rFonts w:ascii="Times New Roman" w:hAnsi="Times New Roman" w:cs="Times New Roman"/>
          <w:sz w:val="24"/>
          <w:szCs w:val="24"/>
        </w:rPr>
        <w:t xml:space="preserve">atmosphere </w:t>
      </w:r>
      <w:r>
        <w:rPr>
          <w:rFonts w:ascii="Times New Roman" w:hAnsi="Times New Roman" w:cs="Times New Roman"/>
          <w:sz w:val="24"/>
          <w:szCs w:val="24"/>
        </w:rPr>
        <w:t xml:space="preserve">conditions complicates automated production and makes it more expensive. </w:t>
      </w:r>
      <w:r w:rsidR="00681A33" w:rsidRPr="00681A33">
        <w:rPr>
          <w:rFonts w:ascii="Times New Roman" w:hAnsi="Times New Roman" w:cs="Times New Roman"/>
          <w:sz w:val="24"/>
          <w:szCs w:val="24"/>
        </w:rPr>
        <w:t xml:space="preserve">Furthermore, a comprehensive analysis of the energy consumption </w:t>
      </w:r>
      <w:r w:rsidR="009837BF">
        <w:rPr>
          <w:rFonts w:ascii="Times New Roman" w:hAnsi="Times New Roman" w:cs="Times New Roman"/>
          <w:sz w:val="24"/>
          <w:szCs w:val="24"/>
        </w:rPr>
        <w:t xml:space="preserve">for the different </w:t>
      </w:r>
      <w:r>
        <w:rPr>
          <w:rFonts w:ascii="Times New Roman" w:hAnsi="Times New Roman" w:cs="Times New Roman"/>
          <w:sz w:val="24"/>
          <w:szCs w:val="24"/>
        </w:rPr>
        <w:t xml:space="preserve">field assisted sintering </w:t>
      </w:r>
      <w:r w:rsidR="00ED7D09">
        <w:rPr>
          <w:rFonts w:ascii="Times New Roman" w:hAnsi="Times New Roman" w:cs="Times New Roman"/>
          <w:sz w:val="24"/>
          <w:szCs w:val="24"/>
        </w:rPr>
        <w:t>technologies</w:t>
      </w:r>
      <w:r w:rsidR="00681A33" w:rsidRPr="00681A33">
        <w:rPr>
          <w:rFonts w:ascii="Times New Roman" w:hAnsi="Times New Roman" w:cs="Times New Roman"/>
          <w:sz w:val="24"/>
          <w:szCs w:val="24"/>
        </w:rPr>
        <w:t xml:space="preserve"> is still lacking.</w:t>
      </w:r>
    </w:p>
    <w:p w14:paraId="0144F362" w14:textId="7CE9975F" w:rsidR="002D4031" w:rsidRDefault="002D4031" w:rsidP="0088578B">
      <w:pPr>
        <w:spacing w:after="0" w:line="360" w:lineRule="auto"/>
        <w:jc w:val="both"/>
        <w:rPr>
          <w:rFonts w:ascii="Times New Roman" w:hAnsi="Times New Roman" w:cs="Times New Roman"/>
          <w:sz w:val="24"/>
          <w:szCs w:val="24"/>
        </w:rPr>
      </w:pPr>
    </w:p>
    <w:p w14:paraId="286120B5" w14:textId="77777777" w:rsidR="007B3E2F" w:rsidRDefault="007B3E2F" w:rsidP="0088578B">
      <w:pPr>
        <w:spacing w:after="0" w:line="360" w:lineRule="auto"/>
        <w:jc w:val="both"/>
        <w:rPr>
          <w:rFonts w:ascii="Times New Roman" w:hAnsi="Times New Roman" w:cs="Times New Roman"/>
          <w:sz w:val="24"/>
          <w:szCs w:val="24"/>
        </w:rPr>
      </w:pPr>
    </w:p>
    <w:p w14:paraId="39DC8051" w14:textId="6121CFB0"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Acknowledgements</w:t>
      </w:r>
    </w:p>
    <w:p w14:paraId="5596DC06" w14:textId="3DF619D4" w:rsidR="002D4031" w:rsidRDefault="00681A33" w:rsidP="00A9049F">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This work was supported by the German Research Foundation (DFG) under the grant numbers BR3418/1-2 and GU514/8-2. Furthermore, parts of the work were done in the framework of the project “EnerGieeffiziENtE KreiSlaufwirtschaft krItischer RohStoffe GENESIS” funded by the </w:t>
      </w:r>
      <w:r w:rsidRPr="00681A33">
        <w:rPr>
          <w:rFonts w:ascii="Times New Roman" w:hAnsi="Times New Roman" w:cs="Times New Roman"/>
          <w:sz w:val="24"/>
          <w:szCs w:val="24"/>
        </w:rPr>
        <w:lastRenderedPageBreak/>
        <w:t xml:space="preserve">German Ministry of Economic Affairs and Climate Action (BMWK), Förderkennzeichen 03EI5009D </w:t>
      </w:r>
      <w:r w:rsidR="00A9049F" w:rsidRPr="00A9049F">
        <w:rPr>
          <w:rFonts w:ascii="Times New Roman" w:hAnsi="Times New Roman" w:cs="Times New Roman"/>
          <w:sz w:val="24"/>
          <w:szCs w:val="24"/>
        </w:rPr>
        <w:t>according to</w:t>
      </w:r>
      <w:r w:rsidR="00A9049F">
        <w:rPr>
          <w:rFonts w:ascii="Times New Roman" w:hAnsi="Times New Roman" w:cs="Times New Roman"/>
          <w:sz w:val="24"/>
          <w:szCs w:val="24"/>
        </w:rPr>
        <w:t xml:space="preserve"> </w:t>
      </w:r>
      <w:r w:rsidR="00A9049F" w:rsidRPr="00A9049F">
        <w:rPr>
          <w:rFonts w:ascii="Times New Roman" w:hAnsi="Times New Roman" w:cs="Times New Roman"/>
          <w:sz w:val="24"/>
          <w:szCs w:val="24"/>
        </w:rPr>
        <w:t>a decision of the German Federal Parliament.</w:t>
      </w:r>
      <w:r w:rsidR="00A9049F">
        <w:rPr>
          <w:rFonts w:ascii="Times New Roman" w:hAnsi="Times New Roman" w:cs="Times New Roman"/>
          <w:sz w:val="24"/>
          <w:szCs w:val="24"/>
        </w:rPr>
        <w:t xml:space="preserve"> </w:t>
      </w:r>
      <w:r w:rsidR="00F670FD" w:rsidRPr="00F670FD">
        <w:rPr>
          <w:rFonts w:ascii="Times New Roman" w:hAnsi="Times New Roman" w:cs="Times New Roman"/>
          <w:sz w:val="24"/>
          <w:szCs w:val="24"/>
        </w:rPr>
        <w:t xml:space="preserve">The work performed at Fraunhofer IWKS was supported by BMWK in the frame of the RecycleTeam project. </w:t>
      </w:r>
      <w:r w:rsidRPr="00681A33">
        <w:rPr>
          <w:rFonts w:ascii="Times New Roman" w:hAnsi="Times New Roman" w:cs="Times New Roman"/>
          <w:sz w:val="24"/>
          <w:szCs w:val="24"/>
        </w:rPr>
        <w:t>The funding and the experimental support of Ralf Steinert are highly acknowledged.</w:t>
      </w:r>
    </w:p>
    <w:p w14:paraId="623C125E" w14:textId="35999DE1" w:rsidR="002D4031" w:rsidRDefault="002D4031" w:rsidP="0088578B">
      <w:pPr>
        <w:spacing w:after="0" w:line="360" w:lineRule="auto"/>
        <w:jc w:val="both"/>
        <w:rPr>
          <w:rFonts w:ascii="Times New Roman" w:hAnsi="Times New Roman" w:cs="Times New Roman"/>
          <w:sz w:val="24"/>
          <w:szCs w:val="24"/>
        </w:rPr>
      </w:pPr>
    </w:p>
    <w:p w14:paraId="614A92A2" w14:textId="69517B43" w:rsidR="002D4031" w:rsidRPr="00E10268" w:rsidRDefault="002D4031" w:rsidP="0088578B">
      <w:pPr>
        <w:spacing w:after="0" w:line="360" w:lineRule="auto"/>
        <w:jc w:val="both"/>
        <w:rPr>
          <w:rFonts w:ascii="Times New Roman" w:hAnsi="Times New Roman" w:cs="Times New Roman"/>
          <w:b/>
          <w:bCs/>
          <w:sz w:val="24"/>
          <w:szCs w:val="24"/>
        </w:rPr>
      </w:pPr>
      <w:r w:rsidRPr="00E10268">
        <w:rPr>
          <w:rFonts w:ascii="Times New Roman" w:hAnsi="Times New Roman" w:cs="Times New Roman"/>
          <w:b/>
          <w:bCs/>
          <w:sz w:val="24"/>
          <w:szCs w:val="24"/>
        </w:rPr>
        <w:t>References</w:t>
      </w:r>
    </w:p>
    <w:p w14:paraId="603E6D02" w14:textId="75923AB1" w:rsidR="00B90843" w:rsidRPr="00913382" w:rsidRDefault="00DA72BD" w:rsidP="00DA72BD">
      <w:pPr>
        <w:spacing w:after="0" w:line="360" w:lineRule="auto"/>
        <w:ind w:left="2160" w:hanging="2160"/>
        <w:jc w:val="both"/>
        <w:rPr>
          <w:rFonts w:ascii="Times New Roman" w:hAnsi="Times New Roman" w:cs="Times New Roman"/>
          <w:sz w:val="24"/>
          <w:szCs w:val="24"/>
        </w:rPr>
      </w:pPr>
      <w:r w:rsidRPr="00E10268">
        <w:rPr>
          <w:rFonts w:ascii="Times New Roman" w:hAnsi="Times New Roman" w:cs="Times New Roman"/>
          <w:sz w:val="24"/>
          <w:szCs w:val="24"/>
        </w:rPr>
        <w:t>[</w:t>
      </w:r>
      <w:r w:rsidRPr="00E10268">
        <w:rPr>
          <w:rFonts w:ascii="Times New Roman" w:hAnsi="Times New Roman" w:cs="Times New Roman"/>
          <w:b/>
          <w:bCs/>
          <w:color w:val="0000FF"/>
          <w:sz w:val="24"/>
          <w:szCs w:val="24"/>
        </w:rPr>
        <w:t>Campos 2014</w:t>
      </w:r>
      <w:r w:rsidRPr="00E10268">
        <w:rPr>
          <w:rFonts w:ascii="Times New Roman" w:hAnsi="Times New Roman" w:cs="Times New Roman"/>
          <w:sz w:val="24"/>
          <w:szCs w:val="24"/>
        </w:rPr>
        <w:t>]</w:t>
      </w:r>
      <w:r w:rsidRPr="00E10268">
        <w:rPr>
          <w:rFonts w:ascii="Times New Roman" w:hAnsi="Times New Roman" w:cs="Times New Roman"/>
          <w:sz w:val="24"/>
          <w:szCs w:val="24"/>
        </w:rPr>
        <w:tab/>
        <w:t xml:space="preserve">M.A. Campos, </w:t>
      </w:r>
      <w:r w:rsidR="00B90843" w:rsidRPr="00E10268">
        <w:rPr>
          <w:rFonts w:ascii="Times New Roman" w:hAnsi="Times New Roman" w:cs="Times New Roman"/>
          <w:sz w:val="24"/>
          <w:szCs w:val="24"/>
        </w:rPr>
        <w:t xml:space="preserve">N. </w:t>
      </w:r>
      <w:r w:rsidRPr="00E10268">
        <w:rPr>
          <w:rFonts w:ascii="Times New Roman" w:hAnsi="Times New Roman" w:cs="Times New Roman"/>
          <w:sz w:val="24"/>
          <w:szCs w:val="24"/>
        </w:rPr>
        <w:t>Vicente</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I.F.</w:t>
      </w:r>
      <w:r w:rsidRPr="00E10268">
        <w:rPr>
          <w:rFonts w:ascii="Times New Roman" w:hAnsi="Times New Roman" w:cs="Times New Roman"/>
          <w:sz w:val="24"/>
          <w:szCs w:val="24"/>
        </w:rPr>
        <w:t xml:space="preserve"> Machado</w:t>
      </w:r>
      <w:r w:rsidR="00B90843" w:rsidRPr="00E10268">
        <w:rPr>
          <w:rFonts w:ascii="Times New Roman" w:hAnsi="Times New Roman" w:cs="Times New Roman"/>
          <w:sz w:val="24"/>
          <w:szCs w:val="24"/>
        </w:rPr>
        <w:t>, K. de</w:t>
      </w:r>
      <w:r w:rsidRPr="00E10268">
        <w:rPr>
          <w:rFonts w:ascii="Times New Roman" w:hAnsi="Times New Roman" w:cs="Times New Roman"/>
          <w:sz w:val="24"/>
          <w:szCs w:val="24"/>
        </w:rPr>
        <w:t xml:space="preserve"> Souza K, </w:t>
      </w:r>
      <w:r w:rsidR="00B90843" w:rsidRPr="00E10268">
        <w:rPr>
          <w:rFonts w:ascii="Times New Roman" w:hAnsi="Times New Roman" w:cs="Times New Roman"/>
          <w:sz w:val="24"/>
          <w:szCs w:val="24"/>
        </w:rPr>
        <w:t xml:space="preserve">D. </w:t>
      </w:r>
      <w:r w:rsidRPr="00E10268">
        <w:rPr>
          <w:rFonts w:ascii="Times New Roman" w:hAnsi="Times New Roman" w:cs="Times New Roman"/>
          <w:sz w:val="24"/>
          <w:szCs w:val="24"/>
        </w:rPr>
        <w:t>Rodrigues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 xml:space="preserve">M.F. de </w:t>
      </w:r>
      <w:r w:rsidRPr="00E10268">
        <w:rPr>
          <w:rFonts w:ascii="Times New Roman" w:hAnsi="Times New Roman" w:cs="Times New Roman"/>
          <w:sz w:val="24"/>
          <w:szCs w:val="24"/>
        </w:rPr>
        <w:t>Campos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NdFeB Type Magnets Produced by Spark Plasma Sintering. </w:t>
      </w:r>
      <w:r w:rsidR="00B90843" w:rsidRPr="000F51F5">
        <w:rPr>
          <w:rFonts w:ascii="Times New Roman" w:hAnsi="Times New Roman" w:cs="Times New Roman"/>
          <w:sz w:val="24"/>
          <w:szCs w:val="24"/>
        </w:rPr>
        <w:t xml:space="preserve">Mat. Sci. </w:t>
      </w:r>
      <w:r w:rsidR="00B90843" w:rsidRPr="00913382">
        <w:rPr>
          <w:rFonts w:ascii="Times New Roman" w:hAnsi="Times New Roman" w:cs="Times New Roman"/>
          <w:sz w:val="24"/>
          <w:szCs w:val="24"/>
        </w:rPr>
        <w:t>Forum</w:t>
      </w:r>
      <w:r w:rsidRPr="00913382">
        <w:rPr>
          <w:rFonts w:ascii="Times New Roman" w:hAnsi="Times New Roman" w:cs="Times New Roman"/>
          <w:sz w:val="24"/>
          <w:szCs w:val="24"/>
        </w:rPr>
        <w:t xml:space="preserve"> </w:t>
      </w:r>
      <w:r w:rsidR="00B90843" w:rsidRPr="00913382">
        <w:rPr>
          <w:rFonts w:ascii="Times New Roman" w:hAnsi="Times New Roman" w:cs="Times New Roman"/>
          <w:sz w:val="24"/>
          <w:szCs w:val="24"/>
        </w:rPr>
        <w:t>802 (</w:t>
      </w:r>
      <w:r w:rsidRPr="00913382">
        <w:rPr>
          <w:rFonts w:ascii="Times New Roman" w:hAnsi="Times New Roman" w:cs="Times New Roman"/>
          <w:sz w:val="24"/>
          <w:szCs w:val="24"/>
        </w:rPr>
        <w:t>2014</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585</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w:t>
      </w:r>
      <w:r w:rsidR="00B90843" w:rsidRPr="00913382">
        <w:rPr>
          <w:rFonts w:ascii="Times New Roman" w:hAnsi="Times New Roman" w:cs="Times New Roman"/>
          <w:sz w:val="24"/>
          <w:szCs w:val="24"/>
        </w:rPr>
        <w:t xml:space="preserve"> 58</w:t>
      </w:r>
      <w:r w:rsidRPr="00913382">
        <w:rPr>
          <w:rFonts w:ascii="Times New Roman" w:hAnsi="Times New Roman" w:cs="Times New Roman"/>
          <w:sz w:val="24"/>
          <w:szCs w:val="24"/>
        </w:rPr>
        <w:t>9.</w:t>
      </w:r>
    </w:p>
    <w:p w14:paraId="75F2B678" w14:textId="78839EB4" w:rsidR="002D4031"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Castle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E. Castle, R. Sheridan, W. Zhou, S. Grasso, A. Walton, M.J. Reece, </w:t>
      </w:r>
      <w:r w:rsidR="00913382" w:rsidRPr="00913382">
        <w:rPr>
          <w:rFonts w:ascii="Times New Roman" w:hAnsi="Times New Roman" w:cs="Times New Roman"/>
          <w:sz w:val="24"/>
          <w:szCs w:val="24"/>
        </w:rPr>
        <w:t>High coercivity, anisotropic, heavy rare earth-free Nd-Fe-B by Flash Spark Plasma Sintering</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Sci. Rep. 7 (2017) 11134.</w:t>
      </w:r>
    </w:p>
    <w:p w14:paraId="50CC724B" w14:textId="62D73926"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Croat 2018</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J.J. Croat, Rapidly Solidified Neodymium-Iron-Boron Permanent Magnets, Woodhead Publishing Series in Electronic and Optical Materials, Elsevier, 2018.</w:t>
      </w:r>
    </w:p>
    <w:p w14:paraId="75B85A44" w14:textId="104506E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Dimitrov 2022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N.K. Dimitrov, Y. Liu, M.F. Horstemeyer, </w:t>
      </w:r>
      <w:r w:rsidR="00913382" w:rsidRPr="00913382">
        <w:rPr>
          <w:rFonts w:ascii="Times New Roman" w:hAnsi="Times New Roman" w:cs="Times New Roman"/>
          <w:sz w:val="24"/>
          <w:szCs w:val="24"/>
        </w:rPr>
        <w:t>Electroplasticity: A review of mechanisms in electro-mechanical coupling of ductile metals</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Mech</w:t>
      </w:r>
      <w:r w:rsidR="00913382">
        <w:rPr>
          <w:rFonts w:ascii="Times New Roman" w:hAnsi="Times New Roman" w:cs="Times New Roman"/>
          <w:sz w:val="24"/>
          <w:szCs w:val="24"/>
        </w:rPr>
        <w:t>.</w:t>
      </w:r>
      <w:r w:rsidRPr="00DA72BD">
        <w:rPr>
          <w:rFonts w:ascii="Times New Roman" w:hAnsi="Times New Roman" w:cs="Times New Roman"/>
          <w:sz w:val="24"/>
          <w:szCs w:val="24"/>
        </w:rPr>
        <w:t xml:space="preserve"> Adv. Mater. and Structure 5 (2022) 705 – 716.</w:t>
      </w:r>
    </w:p>
    <w:p w14:paraId="21EF9481" w14:textId="5C9FCAC7"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Fais 202</w:t>
      </w:r>
      <w:r w:rsidR="00605574">
        <w:rPr>
          <w:rFonts w:ascii="Times New Roman" w:hAnsi="Times New Roman" w:cs="Times New Roman"/>
          <w:b/>
          <w:bCs/>
          <w:color w:val="0000FF"/>
          <w:sz w:val="24"/>
          <w:szCs w:val="24"/>
        </w:rPr>
        <w:t>3</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A. Fais, Electro-Sinter-Forging: </w:t>
      </w:r>
      <w:r w:rsidR="00605574" w:rsidRPr="00605574">
        <w:rPr>
          <w:rFonts w:ascii="Times New Roman" w:hAnsi="Times New Roman" w:cs="Times New Roman"/>
          <w:color w:val="0000FF"/>
          <w:sz w:val="24"/>
          <w:szCs w:val="24"/>
        </w:rPr>
        <w:t xml:space="preserve">Advances and prospects of </w:t>
      </w:r>
      <w:r w:rsidRPr="00605574">
        <w:rPr>
          <w:rFonts w:ascii="Times New Roman" w:hAnsi="Times New Roman" w:cs="Times New Roman"/>
          <w:color w:val="0000FF"/>
          <w:sz w:val="24"/>
          <w:szCs w:val="24"/>
        </w:rPr>
        <w:t xml:space="preserve">the </w:t>
      </w:r>
      <w:r w:rsidRPr="00DA72BD">
        <w:rPr>
          <w:rFonts w:ascii="Times New Roman" w:hAnsi="Times New Roman" w:cs="Times New Roman"/>
          <w:sz w:val="24"/>
          <w:szCs w:val="24"/>
        </w:rPr>
        <w:t xml:space="preserve">fastest FAST, Presentation on </w:t>
      </w:r>
      <w:r w:rsidR="00605574" w:rsidRPr="00605574">
        <w:rPr>
          <w:rFonts w:ascii="Times New Roman" w:hAnsi="Times New Roman" w:cs="Times New Roman"/>
          <w:color w:val="0000FF"/>
          <w:sz w:val="24"/>
          <w:szCs w:val="24"/>
        </w:rPr>
        <w:t>23</w:t>
      </w:r>
      <w:r w:rsidRPr="00605574">
        <w:rPr>
          <w:rFonts w:ascii="Times New Roman" w:hAnsi="Times New Roman" w:cs="Times New Roman"/>
          <w:color w:val="0000FF"/>
          <w:sz w:val="24"/>
          <w:szCs w:val="24"/>
        </w:rPr>
        <w:t xml:space="preserve">th FAST/SPS expert meeting, </w:t>
      </w:r>
      <w:r w:rsidR="00605574" w:rsidRPr="00605574">
        <w:rPr>
          <w:rFonts w:ascii="Times New Roman" w:hAnsi="Times New Roman" w:cs="Times New Roman"/>
          <w:color w:val="0000FF"/>
          <w:sz w:val="24"/>
          <w:szCs w:val="24"/>
        </w:rPr>
        <w:t>Nov 11</w:t>
      </w:r>
      <w:r w:rsidRPr="00605574">
        <w:rPr>
          <w:rFonts w:ascii="Times New Roman" w:hAnsi="Times New Roman" w:cs="Times New Roman"/>
          <w:color w:val="0000FF"/>
          <w:sz w:val="24"/>
          <w:szCs w:val="24"/>
        </w:rPr>
        <w:t>, 202</w:t>
      </w:r>
      <w:r w:rsidR="00605574" w:rsidRPr="00605574">
        <w:rPr>
          <w:rFonts w:ascii="Times New Roman" w:hAnsi="Times New Roman" w:cs="Times New Roman"/>
          <w:color w:val="0000FF"/>
          <w:sz w:val="24"/>
          <w:szCs w:val="24"/>
        </w:rPr>
        <w:t>3</w:t>
      </w:r>
      <w:r w:rsidRPr="00605574">
        <w:rPr>
          <w:rFonts w:ascii="Times New Roman" w:hAnsi="Times New Roman" w:cs="Times New Roman"/>
          <w:color w:val="0000FF"/>
          <w:sz w:val="24"/>
          <w:szCs w:val="24"/>
        </w:rPr>
        <w:t xml:space="preserve">, </w:t>
      </w:r>
      <w:r w:rsidR="00605574" w:rsidRPr="00605574">
        <w:rPr>
          <w:rFonts w:ascii="Times New Roman" w:hAnsi="Times New Roman" w:cs="Times New Roman"/>
          <w:color w:val="0000FF"/>
          <w:sz w:val="24"/>
          <w:szCs w:val="24"/>
        </w:rPr>
        <w:t>Villaz-St-Pierre, Switzerland</w:t>
      </w:r>
      <w:r w:rsidRPr="00605574">
        <w:rPr>
          <w:rFonts w:ascii="Times New Roman" w:hAnsi="Times New Roman" w:cs="Times New Roman"/>
          <w:color w:val="0000FF"/>
          <w:sz w:val="24"/>
          <w:szCs w:val="24"/>
        </w:rPr>
        <w:t>.</w:t>
      </w:r>
    </w:p>
    <w:p w14:paraId="00DCD10C" w14:textId="38C3634A" w:rsidR="00B32404" w:rsidRDefault="00B32404" w:rsidP="00B32404">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B32404">
        <w:rPr>
          <w:rFonts w:ascii="Times New Roman" w:hAnsi="Times New Roman" w:cs="Times New Roman"/>
          <w:b/>
          <w:bCs/>
          <w:color w:val="0000FF"/>
          <w:sz w:val="24"/>
          <w:szCs w:val="24"/>
        </w:rPr>
        <w:t>Gopalan 2009</w:t>
      </w:r>
      <w:r>
        <w:rPr>
          <w:rFonts w:ascii="Times New Roman" w:hAnsi="Times New Roman" w:cs="Times New Roman"/>
          <w:sz w:val="24"/>
          <w:szCs w:val="24"/>
        </w:rPr>
        <w:t>]</w:t>
      </w:r>
      <w:r>
        <w:rPr>
          <w:rFonts w:ascii="Times New Roman" w:hAnsi="Times New Roman" w:cs="Times New Roman"/>
          <w:sz w:val="24"/>
          <w:szCs w:val="24"/>
        </w:rPr>
        <w:tab/>
      </w:r>
      <w:r w:rsidRPr="00B32404">
        <w:rPr>
          <w:rFonts w:ascii="Times New Roman" w:hAnsi="Times New Roman" w:cs="Times New Roman"/>
          <w:sz w:val="24"/>
          <w:szCs w:val="24"/>
        </w:rPr>
        <w:t>R. Gopalan, H. Sepehri-Amin, K. Suresh, T. Ohkubo, K. Hono, T. Nishiuchi,</w:t>
      </w:r>
      <w:r>
        <w:rPr>
          <w:rFonts w:ascii="Times New Roman" w:hAnsi="Times New Roman" w:cs="Times New Roman"/>
          <w:sz w:val="24"/>
          <w:szCs w:val="24"/>
        </w:rPr>
        <w:t xml:space="preserve"> </w:t>
      </w:r>
      <w:r w:rsidRPr="00B32404">
        <w:rPr>
          <w:rFonts w:ascii="Times New Roman" w:hAnsi="Times New Roman" w:cs="Times New Roman"/>
          <w:sz w:val="24"/>
          <w:szCs w:val="24"/>
        </w:rPr>
        <w:t>N. Nozawac</w:t>
      </w:r>
      <w:r>
        <w:rPr>
          <w:rFonts w:ascii="Times New Roman" w:hAnsi="Times New Roman" w:cs="Times New Roman"/>
          <w:sz w:val="24"/>
          <w:szCs w:val="24"/>
        </w:rPr>
        <w:t>,</w:t>
      </w:r>
      <w:r w:rsidRPr="00B32404">
        <w:rPr>
          <w:rFonts w:ascii="Times New Roman" w:hAnsi="Times New Roman" w:cs="Times New Roman"/>
          <w:sz w:val="24"/>
          <w:szCs w:val="24"/>
        </w:rPr>
        <w:t xml:space="preserve"> S. Hirosawa</w:t>
      </w:r>
      <w:r>
        <w:rPr>
          <w:rFonts w:ascii="Times New Roman" w:hAnsi="Times New Roman" w:cs="Times New Roman"/>
          <w:sz w:val="24"/>
          <w:szCs w:val="24"/>
        </w:rPr>
        <w:t xml:space="preserve">, </w:t>
      </w:r>
      <w:r w:rsidRPr="00B32404">
        <w:rPr>
          <w:rFonts w:ascii="Times New Roman" w:hAnsi="Times New Roman" w:cs="Times New Roman"/>
          <w:sz w:val="24"/>
          <w:szCs w:val="24"/>
        </w:rPr>
        <w:t>Anisotropic Nd–Fe–B nanocrystalline magnets processed by spark</w:t>
      </w:r>
      <w:r>
        <w:rPr>
          <w:rFonts w:ascii="Times New Roman" w:hAnsi="Times New Roman" w:cs="Times New Roman"/>
          <w:sz w:val="24"/>
          <w:szCs w:val="24"/>
        </w:rPr>
        <w:t xml:space="preserve"> </w:t>
      </w:r>
      <w:r w:rsidRPr="00B32404">
        <w:rPr>
          <w:rFonts w:ascii="Times New Roman" w:hAnsi="Times New Roman" w:cs="Times New Roman"/>
          <w:sz w:val="24"/>
          <w:szCs w:val="24"/>
        </w:rPr>
        <w:t>plasma sintering and in situ hot pressing of hydrogenation–decomposition–desorption–recombination powder</w:t>
      </w:r>
      <w:r>
        <w:rPr>
          <w:rFonts w:ascii="Times New Roman" w:hAnsi="Times New Roman" w:cs="Times New Roman"/>
          <w:sz w:val="24"/>
          <w:szCs w:val="24"/>
        </w:rPr>
        <w:t xml:space="preserve">, Scripta Mat. </w:t>
      </w:r>
      <w:r w:rsidRPr="00B32404">
        <w:rPr>
          <w:rFonts w:ascii="Times New Roman" w:hAnsi="Times New Roman" w:cs="Times New Roman"/>
          <w:sz w:val="24"/>
          <w:szCs w:val="24"/>
        </w:rPr>
        <w:t>61 (2009) 978</w:t>
      </w:r>
      <w:r>
        <w:rPr>
          <w:rFonts w:ascii="Times New Roman" w:hAnsi="Times New Roman" w:cs="Times New Roman"/>
          <w:sz w:val="24"/>
          <w:szCs w:val="24"/>
        </w:rPr>
        <w:t xml:space="preserve"> </w:t>
      </w:r>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981</w:t>
      </w:r>
      <w:r>
        <w:rPr>
          <w:rFonts w:ascii="Times New Roman" w:hAnsi="Times New Roman" w:cs="Times New Roman"/>
          <w:sz w:val="24"/>
          <w:szCs w:val="24"/>
        </w:rPr>
        <w:t>.</w:t>
      </w:r>
    </w:p>
    <w:p w14:paraId="38F1936E" w14:textId="29C85AD4" w:rsidR="00DA72BD" w:rsidRPr="000F51F5" w:rsidRDefault="00DA72BD"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Grasso 2014</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S. Grasso, T. Saunders, H. Porwal, O. Cedillos-Barraza, D. D. Jayaseelan, W.E. Lee, M.J. Reece, </w:t>
      </w:r>
      <w:r w:rsidR="00913382" w:rsidRPr="00913382">
        <w:rPr>
          <w:rFonts w:ascii="Times New Roman" w:hAnsi="Times New Roman" w:cs="Times New Roman"/>
          <w:sz w:val="24"/>
          <w:szCs w:val="24"/>
        </w:rPr>
        <w:t>Flash Spark Plasma Sintering (FSPS) of Pure ZrB</w:t>
      </w:r>
      <w:r w:rsidR="00913382" w:rsidRPr="00913382">
        <w:rPr>
          <w:rFonts w:ascii="Times New Roman" w:hAnsi="Times New Roman" w:cs="Times New Roman"/>
          <w:sz w:val="24"/>
          <w:szCs w:val="24"/>
          <w:vertAlign w:val="subscript"/>
        </w:rPr>
        <w:t>2</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 xml:space="preserve">J. Am. </w:t>
      </w:r>
      <w:r w:rsidRPr="001A6C0B">
        <w:rPr>
          <w:rFonts w:ascii="Times New Roman" w:hAnsi="Times New Roman" w:cs="Times New Roman"/>
          <w:sz w:val="24"/>
          <w:szCs w:val="24"/>
          <w:lang w:val="de-DE"/>
        </w:rPr>
        <w:t xml:space="preserve">Ceram. </w:t>
      </w:r>
      <w:r w:rsidRPr="000F51F5">
        <w:rPr>
          <w:rFonts w:ascii="Times New Roman" w:hAnsi="Times New Roman" w:cs="Times New Roman"/>
          <w:sz w:val="24"/>
          <w:szCs w:val="24"/>
          <w:lang w:val="de-DE"/>
        </w:rPr>
        <w:t>Soc. 97 (2014) 2405 – 2408.</w:t>
      </w:r>
    </w:p>
    <w:p w14:paraId="304FD101" w14:textId="0CB36DE9" w:rsidR="00584E5C" w:rsidRPr="008764A3" w:rsidRDefault="00584E5C" w:rsidP="00353CDC">
      <w:pPr>
        <w:spacing w:after="0" w:line="360" w:lineRule="auto"/>
        <w:ind w:left="2160" w:hanging="2160"/>
        <w:jc w:val="both"/>
        <w:rPr>
          <w:rFonts w:ascii="Times New Roman" w:hAnsi="Times New Roman" w:cs="Times New Roman"/>
          <w:sz w:val="24"/>
          <w:szCs w:val="24"/>
          <w:lang w:val="de-DE"/>
        </w:rPr>
      </w:pPr>
      <w:r w:rsidRPr="00584E5C">
        <w:rPr>
          <w:rFonts w:ascii="Times New Roman" w:hAnsi="Times New Roman" w:cs="Times New Roman"/>
          <w:sz w:val="24"/>
          <w:szCs w:val="24"/>
          <w:lang w:val="de-DE"/>
        </w:rPr>
        <w:t>[</w:t>
      </w:r>
      <w:r w:rsidRPr="00584E5C">
        <w:rPr>
          <w:rFonts w:ascii="Times New Roman" w:hAnsi="Times New Roman" w:cs="Times New Roman"/>
          <w:b/>
          <w:bCs/>
          <w:color w:val="0000FF"/>
          <w:sz w:val="24"/>
          <w:szCs w:val="24"/>
          <w:lang w:val="de-DE"/>
        </w:rPr>
        <w:t>Grieb 1992</w:t>
      </w:r>
      <w:r w:rsidRPr="00584E5C">
        <w:rPr>
          <w:rFonts w:ascii="Times New Roman" w:hAnsi="Times New Roman" w:cs="Times New Roman"/>
          <w:sz w:val="24"/>
          <w:szCs w:val="24"/>
          <w:lang w:val="de-DE"/>
        </w:rPr>
        <w:t>]</w:t>
      </w:r>
      <w:r w:rsidRPr="00584E5C">
        <w:rPr>
          <w:rFonts w:ascii="Times New Roman" w:hAnsi="Times New Roman" w:cs="Times New Roman"/>
          <w:sz w:val="24"/>
          <w:szCs w:val="24"/>
          <w:lang w:val="de-DE"/>
        </w:rPr>
        <w:tab/>
        <w:t xml:space="preserve">B. Grieb, E.-Th. Henig, G. Schneider, G. Knoch, G. Petzow, D. de Mooij, Powder Metall. </w:t>
      </w:r>
      <w:r w:rsidRPr="008764A3">
        <w:rPr>
          <w:rFonts w:ascii="Times New Roman" w:hAnsi="Times New Roman" w:cs="Times New Roman"/>
          <w:sz w:val="24"/>
          <w:szCs w:val="24"/>
          <w:lang w:val="de-DE"/>
        </w:rPr>
        <w:t>35 (1992) 221 – 227.</w:t>
      </w:r>
    </w:p>
    <w:p w14:paraId="5491118D" w14:textId="5F692E7B" w:rsidR="00353CDC" w:rsidRPr="000F51F5" w:rsidRDefault="00353CDC" w:rsidP="00353CDC">
      <w:pPr>
        <w:spacing w:after="0" w:line="360" w:lineRule="auto"/>
        <w:ind w:left="2160" w:hanging="2160"/>
        <w:jc w:val="both"/>
        <w:rPr>
          <w:rFonts w:ascii="Times New Roman" w:hAnsi="Times New Roman" w:cs="Times New Roman"/>
          <w:sz w:val="24"/>
          <w:szCs w:val="24"/>
        </w:rPr>
      </w:pPr>
      <w:r w:rsidRPr="00353CDC">
        <w:rPr>
          <w:rFonts w:ascii="Times New Roman" w:hAnsi="Times New Roman" w:cs="Times New Roman"/>
          <w:sz w:val="24"/>
          <w:szCs w:val="24"/>
          <w:lang w:val="de-DE"/>
        </w:rPr>
        <w:lastRenderedPageBreak/>
        <w:t>[</w:t>
      </w:r>
      <w:r w:rsidRPr="00353CDC">
        <w:rPr>
          <w:rFonts w:ascii="Times New Roman" w:hAnsi="Times New Roman" w:cs="Times New Roman"/>
          <w:b/>
          <w:bCs/>
          <w:color w:val="0000FF"/>
          <w:sz w:val="24"/>
          <w:szCs w:val="24"/>
          <w:lang w:val="de-DE"/>
        </w:rPr>
        <w:t>Grünberger 1997</w:t>
      </w:r>
      <w:r w:rsidRPr="00353CDC">
        <w:rPr>
          <w:rFonts w:ascii="Times New Roman" w:hAnsi="Times New Roman" w:cs="Times New Roman"/>
          <w:sz w:val="24"/>
          <w:szCs w:val="24"/>
          <w:lang w:val="de-DE"/>
        </w:rPr>
        <w:t>]</w:t>
      </w:r>
      <w:r w:rsidRPr="00353CDC">
        <w:rPr>
          <w:rFonts w:ascii="Times New Roman" w:hAnsi="Times New Roman" w:cs="Times New Roman"/>
          <w:sz w:val="24"/>
          <w:szCs w:val="24"/>
          <w:lang w:val="de-DE"/>
        </w:rPr>
        <w:tab/>
        <w:t xml:space="preserve">W.Grünberger, D.Hinz, A.Kirchner, K.H.Müller, L.Schultz, </w:t>
      </w:r>
      <w:r w:rsidR="008764A3" w:rsidRPr="008764A3">
        <w:rPr>
          <w:rFonts w:ascii="Times New Roman" w:hAnsi="Times New Roman" w:cs="Times New Roman"/>
          <w:sz w:val="24"/>
          <w:szCs w:val="24"/>
          <w:lang w:val="de-DE"/>
        </w:rPr>
        <w:t>Hot deformation of nanocrystalline Nd</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Fe</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B alloys</w:t>
      </w:r>
      <w:r w:rsidR="008764A3">
        <w:rPr>
          <w:rFonts w:ascii="Times New Roman" w:hAnsi="Times New Roman" w:cs="Times New Roman"/>
          <w:sz w:val="24"/>
          <w:szCs w:val="24"/>
          <w:lang w:val="de-DE"/>
        </w:rPr>
        <w:t xml:space="preserve">, </w:t>
      </w:r>
      <w:r w:rsidRPr="00353CDC">
        <w:rPr>
          <w:rFonts w:ascii="Times New Roman" w:hAnsi="Times New Roman" w:cs="Times New Roman"/>
          <w:sz w:val="24"/>
          <w:szCs w:val="24"/>
          <w:lang w:val="de-DE"/>
        </w:rPr>
        <w:t xml:space="preserve">J. Alloy. </w:t>
      </w:r>
      <w:r w:rsidRPr="000F51F5">
        <w:rPr>
          <w:rFonts w:ascii="Times New Roman" w:hAnsi="Times New Roman" w:cs="Times New Roman"/>
          <w:sz w:val="24"/>
          <w:szCs w:val="24"/>
        </w:rPr>
        <w:t>Compd. 257 (1997) 293–301.</w:t>
      </w:r>
    </w:p>
    <w:p w14:paraId="774E3F1D" w14:textId="2D2C7315"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2000</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w:t>
      </w:r>
      <w:r w:rsidR="008764A3" w:rsidRPr="008764A3">
        <w:rPr>
          <w:rFonts w:ascii="Times New Roman" w:hAnsi="Times New Roman" w:cs="Times New Roman"/>
          <w:sz w:val="24"/>
          <w:szCs w:val="24"/>
        </w:rPr>
        <w:t>Controlling the properties of high energy density permanent magnetic materials by different processing routes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Phys. </w:t>
      </w:r>
      <w:r w:rsidRPr="00353CDC">
        <w:rPr>
          <w:rFonts w:ascii="Times New Roman" w:hAnsi="Times New Roman" w:cs="Times New Roman"/>
          <w:sz w:val="24"/>
          <w:szCs w:val="24"/>
        </w:rPr>
        <w:t>D 33 (2000) R157–R172.</w:t>
      </w:r>
    </w:p>
    <w:p w14:paraId="186A7AE4" w14:textId="2CCC1F2C" w:rsidR="00353CDC" w:rsidRDefault="00353CDC" w:rsidP="00353CDC">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2011</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M.A. Willard, E. Brück, C.H. Chen, S.G. Sankar, J. Ping Liu, </w:t>
      </w:r>
      <w:r w:rsidR="008764A3" w:rsidRPr="008764A3">
        <w:rPr>
          <w:rFonts w:ascii="Times New Roman" w:hAnsi="Times New Roman" w:cs="Times New Roman"/>
          <w:sz w:val="24"/>
          <w:szCs w:val="24"/>
        </w:rPr>
        <w:t>Magnetic Materials and Devices for the 21st Century: Stronger, Lighter, and More Energy Efficient</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Adv. </w:t>
      </w:r>
      <w:r w:rsidRPr="00353CDC">
        <w:rPr>
          <w:rFonts w:ascii="Times New Roman" w:hAnsi="Times New Roman" w:cs="Times New Roman"/>
          <w:sz w:val="24"/>
          <w:szCs w:val="24"/>
        </w:rPr>
        <w:t>Mater. 23 (2011) 821–842.</w:t>
      </w:r>
    </w:p>
    <w:p w14:paraId="1E446378" w14:textId="124953BC"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Hioki 2021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K. Hioki, </w:t>
      </w:r>
      <w:r w:rsidR="008764A3" w:rsidRPr="008764A3">
        <w:rPr>
          <w:rFonts w:ascii="Times New Roman" w:hAnsi="Times New Roman" w:cs="Times New Roman"/>
          <w:sz w:val="24"/>
          <w:szCs w:val="24"/>
        </w:rPr>
        <w:t>High performance hot-deformed Nd-Fe-B magnets (Review)</w:t>
      </w:r>
      <w:r w:rsidR="008764A3">
        <w:rPr>
          <w:rFonts w:ascii="Times New Roman" w:hAnsi="Times New Roman" w:cs="Times New Roman"/>
          <w:sz w:val="24"/>
          <w:szCs w:val="24"/>
        </w:rPr>
        <w:t xml:space="preserve">, </w:t>
      </w:r>
      <w:r w:rsidRPr="00353CDC">
        <w:rPr>
          <w:rFonts w:ascii="Times New Roman" w:hAnsi="Times New Roman" w:cs="Times New Roman"/>
          <w:sz w:val="24"/>
          <w:szCs w:val="24"/>
        </w:rPr>
        <w:t>Sci. Techn. Adv. Mat. 22 (2021) 72 – 84.</w:t>
      </w:r>
    </w:p>
    <w:p w14:paraId="2742F11B" w14:textId="3930C5CC"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Hu 2011</w:t>
      </w:r>
      <w:r w:rsidRPr="00542AA5">
        <w:rPr>
          <w:rFonts w:ascii="Times New Roman" w:hAnsi="Times New Roman" w:cs="Times New Roman"/>
          <w:sz w:val="24"/>
          <w:szCs w:val="24"/>
        </w:rPr>
        <w:t>]</w:t>
      </w:r>
      <w:r w:rsidRPr="00542AA5">
        <w:rPr>
          <w:rFonts w:ascii="Times New Roman" w:hAnsi="Times New Roman" w:cs="Times New Roman"/>
          <w:sz w:val="24"/>
          <w:szCs w:val="24"/>
        </w:rPr>
        <w:tab/>
        <w:t>Z. Hu, L. Chu, J. Li, Y. Liu, Enhanced magnetic properties in Nd-Fe-B magnets prepared by spark plasma sintering via die-upsetting process</w:t>
      </w:r>
      <w:r>
        <w:rPr>
          <w:rFonts w:ascii="Times New Roman" w:hAnsi="Times New Roman" w:cs="Times New Roman"/>
          <w:sz w:val="24"/>
          <w:szCs w:val="24"/>
        </w:rPr>
        <w:t>,</w:t>
      </w:r>
      <w:r w:rsidRPr="00542AA5">
        <w:rPr>
          <w:rFonts w:ascii="Times New Roman" w:hAnsi="Times New Roman" w:cs="Times New Roman"/>
          <w:sz w:val="24"/>
          <w:szCs w:val="24"/>
        </w:rPr>
        <w:t xml:space="preserve"> Journal of Rare Earths </w:t>
      </w:r>
      <w:r>
        <w:rPr>
          <w:rFonts w:ascii="Times New Roman" w:hAnsi="Times New Roman" w:cs="Times New Roman"/>
          <w:sz w:val="24"/>
          <w:szCs w:val="24"/>
        </w:rPr>
        <w:t>29 (</w:t>
      </w:r>
      <w:r w:rsidRPr="00542AA5">
        <w:rPr>
          <w:rFonts w:ascii="Times New Roman" w:hAnsi="Times New Roman" w:cs="Times New Roman"/>
          <w:sz w:val="24"/>
          <w:szCs w:val="24"/>
        </w:rPr>
        <w:t>2011</w:t>
      </w:r>
      <w:r>
        <w:rPr>
          <w:rFonts w:ascii="Times New Roman" w:hAnsi="Times New Roman" w:cs="Times New Roman"/>
          <w:sz w:val="24"/>
          <w:szCs w:val="24"/>
        </w:rPr>
        <w:t xml:space="preserve">) </w:t>
      </w:r>
      <w:r w:rsidRPr="00542AA5">
        <w:rPr>
          <w:rFonts w:ascii="Times New Roman" w:hAnsi="Times New Roman" w:cs="Times New Roman"/>
          <w:sz w:val="24"/>
          <w:szCs w:val="24"/>
        </w:rPr>
        <w:t>660</w:t>
      </w:r>
      <w:r>
        <w:rPr>
          <w:rFonts w:ascii="Times New Roman" w:hAnsi="Times New Roman" w:cs="Times New Roman"/>
          <w:sz w:val="24"/>
          <w:szCs w:val="24"/>
        </w:rPr>
        <w:t xml:space="preserve"> </w:t>
      </w:r>
      <w:r w:rsidRPr="00542AA5">
        <w:rPr>
          <w:rFonts w:ascii="Times New Roman" w:hAnsi="Times New Roman" w:cs="Times New Roman"/>
          <w:sz w:val="24"/>
          <w:szCs w:val="24"/>
        </w:rPr>
        <w:t>–</w:t>
      </w:r>
      <w:r>
        <w:rPr>
          <w:rFonts w:ascii="Times New Roman" w:hAnsi="Times New Roman" w:cs="Times New Roman"/>
          <w:sz w:val="24"/>
          <w:szCs w:val="24"/>
        </w:rPr>
        <w:t xml:space="preserve"> 66</w:t>
      </w:r>
      <w:r w:rsidRPr="00542AA5">
        <w:rPr>
          <w:rFonts w:ascii="Times New Roman" w:hAnsi="Times New Roman" w:cs="Times New Roman"/>
          <w:sz w:val="24"/>
          <w:szCs w:val="24"/>
        </w:rPr>
        <w:t>3.</w:t>
      </w:r>
    </w:p>
    <w:p w14:paraId="6C800A47" w14:textId="46E2A243"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Huang 2012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Y.L. Huang, Z.W. Liu, X.C. Zhong, H.Y. Du, D.C. Zeng, </w:t>
      </w:r>
      <w:r w:rsidR="008764A3" w:rsidRPr="008764A3">
        <w:rPr>
          <w:rFonts w:ascii="Times New Roman" w:hAnsi="Times New Roman" w:cs="Times New Roman"/>
          <w:sz w:val="24"/>
          <w:szCs w:val="24"/>
        </w:rPr>
        <w:t>NdFeB based magnets prepared from nanocrystalline powders with various compositions and particle sizes by spark plasma sintering</w:t>
      </w:r>
      <w:r w:rsidR="008764A3">
        <w:rPr>
          <w:rFonts w:ascii="Times New Roman" w:hAnsi="Times New Roman" w:cs="Times New Roman"/>
          <w:sz w:val="24"/>
          <w:szCs w:val="24"/>
        </w:rPr>
        <w:t xml:space="preserve">, </w:t>
      </w:r>
      <w:r w:rsidRPr="00DA72BD">
        <w:rPr>
          <w:rFonts w:ascii="Times New Roman" w:hAnsi="Times New Roman" w:cs="Times New Roman"/>
          <w:sz w:val="24"/>
          <w:szCs w:val="24"/>
        </w:rPr>
        <w:t>Powder Metall. 55 (2012) 124–129.</w:t>
      </w:r>
    </w:p>
    <w:p w14:paraId="1F6E71FD" w14:textId="3DF63A05"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Khlopkov 2004</w:t>
      </w:r>
      <w:r w:rsidRPr="00542AA5">
        <w:rPr>
          <w:rFonts w:ascii="Times New Roman" w:hAnsi="Times New Roman" w:cs="Times New Roman"/>
          <w:sz w:val="24"/>
          <w:szCs w:val="24"/>
        </w:rPr>
        <w:t>]</w:t>
      </w:r>
      <w:r w:rsidRPr="00542AA5">
        <w:rPr>
          <w:rFonts w:ascii="Times New Roman" w:hAnsi="Times New Roman" w:cs="Times New Roman"/>
          <w:sz w:val="24"/>
          <w:szCs w:val="24"/>
        </w:rPr>
        <w:tab/>
        <w:t>K. Khlopkov, O. Gutfleisch, R. Schäfer, D. Hinz, K.-H. Müller</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L.</w:t>
      </w:r>
      <w:r w:rsidRPr="00542AA5">
        <w:rPr>
          <w:rFonts w:ascii="Times New Roman" w:hAnsi="Times New Roman" w:cs="Times New Roman"/>
          <w:sz w:val="24"/>
          <w:szCs w:val="24"/>
        </w:rPr>
        <w:t xml:space="preserve"> Schultz</w:t>
      </w:r>
      <w:r>
        <w:rPr>
          <w:rFonts w:ascii="Times New Roman" w:hAnsi="Times New Roman" w:cs="Times New Roman"/>
          <w:sz w:val="24"/>
          <w:szCs w:val="24"/>
        </w:rPr>
        <w:t>,</w:t>
      </w:r>
      <w:r w:rsidRPr="00542AA5">
        <w:rPr>
          <w:rFonts w:ascii="Times New Roman" w:hAnsi="Times New Roman" w:cs="Times New Roman"/>
          <w:sz w:val="24"/>
          <w:szCs w:val="24"/>
        </w:rPr>
        <w:t xml:space="preserve"> Interaction domains in die-upset NdFeB magnets in dependence on the degree of deformation</w:t>
      </w:r>
      <w:r>
        <w:rPr>
          <w:rFonts w:ascii="Times New Roman" w:hAnsi="Times New Roman" w:cs="Times New Roman"/>
          <w:sz w:val="24"/>
          <w:szCs w:val="24"/>
        </w:rPr>
        <w:t>,</w:t>
      </w:r>
      <w:r w:rsidRPr="00542AA5">
        <w:rPr>
          <w:rFonts w:ascii="Times New Roman" w:hAnsi="Times New Roman" w:cs="Times New Roman"/>
          <w:sz w:val="24"/>
          <w:szCs w:val="24"/>
        </w:rPr>
        <w:t xml:space="preserve"> Journal of Magnetism and Magnetic Materials 272-276</w:t>
      </w:r>
      <w:r>
        <w:rPr>
          <w:rFonts w:ascii="Times New Roman" w:hAnsi="Times New Roman" w:cs="Times New Roman"/>
          <w:sz w:val="24"/>
          <w:szCs w:val="24"/>
        </w:rPr>
        <w:t xml:space="preserve"> (</w:t>
      </w:r>
      <w:r w:rsidRPr="00542AA5">
        <w:rPr>
          <w:rFonts w:ascii="Times New Roman" w:hAnsi="Times New Roman" w:cs="Times New Roman"/>
          <w:sz w:val="24"/>
          <w:szCs w:val="24"/>
        </w:rPr>
        <w:t>2004</w:t>
      </w:r>
      <w:r>
        <w:rPr>
          <w:rFonts w:ascii="Times New Roman" w:hAnsi="Times New Roman" w:cs="Times New Roman"/>
          <w:sz w:val="24"/>
          <w:szCs w:val="24"/>
        </w:rPr>
        <w:t>)</w:t>
      </w:r>
      <w:r w:rsidRPr="00542AA5">
        <w:rPr>
          <w:rFonts w:ascii="Times New Roman" w:hAnsi="Times New Roman" w:cs="Times New Roman"/>
          <w:sz w:val="24"/>
          <w:szCs w:val="24"/>
        </w:rPr>
        <w:t xml:space="preserve"> E1937</w:t>
      </w:r>
      <w:r>
        <w:rPr>
          <w:rFonts w:ascii="Times New Roman" w:hAnsi="Times New Roman" w:cs="Times New Roman"/>
          <w:sz w:val="24"/>
          <w:szCs w:val="24"/>
        </w:rPr>
        <w:t xml:space="preserve"> – </w:t>
      </w:r>
      <w:r w:rsidRPr="00542AA5">
        <w:rPr>
          <w:rFonts w:ascii="Times New Roman" w:hAnsi="Times New Roman" w:cs="Times New Roman"/>
          <w:sz w:val="24"/>
          <w:szCs w:val="24"/>
        </w:rPr>
        <w:t>E1939.</w:t>
      </w:r>
    </w:p>
    <w:p w14:paraId="591DB28E" w14:textId="24B9D03D"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Khlopkov 2007</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K. Khlopkov, O. Gutfleisch, D. Hinz, K.-H. Müller, L. Schultz, </w:t>
      </w:r>
      <w:r w:rsidR="008764A3" w:rsidRPr="008764A3">
        <w:rPr>
          <w:rFonts w:ascii="Times New Roman" w:hAnsi="Times New Roman" w:cs="Times New Roman"/>
          <w:sz w:val="24"/>
          <w:szCs w:val="24"/>
        </w:rPr>
        <w:t>Evolution of interaction domains in textured fine-grained Nd</w:t>
      </w:r>
      <w:r w:rsidR="008764A3" w:rsidRPr="008764A3">
        <w:rPr>
          <w:rFonts w:ascii="Times New Roman" w:hAnsi="Times New Roman" w:cs="Times New Roman"/>
          <w:sz w:val="24"/>
          <w:szCs w:val="24"/>
          <w:vertAlign w:val="subscript"/>
        </w:rPr>
        <w:t>2</w:t>
      </w:r>
      <w:r w:rsidR="008764A3" w:rsidRPr="008764A3">
        <w:rPr>
          <w:rFonts w:ascii="Times New Roman" w:hAnsi="Times New Roman" w:cs="Times New Roman"/>
          <w:sz w:val="24"/>
          <w:szCs w:val="24"/>
        </w:rPr>
        <w:t>Fe</w:t>
      </w:r>
      <w:r w:rsidR="008764A3" w:rsidRPr="008764A3">
        <w:rPr>
          <w:rFonts w:ascii="Times New Roman" w:hAnsi="Times New Roman" w:cs="Times New Roman"/>
          <w:sz w:val="24"/>
          <w:szCs w:val="24"/>
          <w:vertAlign w:val="subscript"/>
        </w:rPr>
        <w:t>14</w:t>
      </w:r>
      <w:r w:rsidR="008764A3" w:rsidRPr="008764A3">
        <w:rPr>
          <w:rFonts w:ascii="Times New Roman" w:hAnsi="Times New Roman" w:cs="Times New Roman"/>
          <w:sz w:val="24"/>
          <w:szCs w:val="24"/>
        </w:rPr>
        <w:t>B</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magnets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Appl. </w:t>
      </w:r>
      <w:r w:rsidRPr="00353CDC">
        <w:rPr>
          <w:rFonts w:ascii="Times New Roman" w:hAnsi="Times New Roman" w:cs="Times New Roman"/>
          <w:sz w:val="24"/>
          <w:szCs w:val="24"/>
        </w:rPr>
        <w:t>Phys. 102 (2007) 023912.</w:t>
      </w:r>
    </w:p>
    <w:p w14:paraId="36EE1BC8" w14:textId="1C5626D0" w:rsidR="00DA72BD" w:rsidRDefault="00DA72BD"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Leich 2018</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L. Leich, A. Röttger, W. Theisen, M. Krengel, </w:t>
      </w:r>
      <w:r w:rsidR="008764A3" w:rsidRPr="008764A3">
        <w:rPr>
          <w:rFonts w:ascii="Times New Roman" w:hAnsi="Times New Roman" w:cs="Times New Roman"/>
          <w:sz w:val="24"/>
          <w:szCs w:val="24"/>
        </w:rPr>
        <w:t>Densification of nanocrystalline NdFeB magnets processed by</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electro-discharge sintering – Microstructure, magnetic, and</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mechanical properties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Magn. </w:t>
      </w:r>
      <w:r w:rsidRPr="00DA72BD">
        <w:rPr>
          <w:rFonts w:ascii="Times New Roman" w:hAnsi="Times New Roman" w:cs="Times New Roman"/>
          <w:sz w:val="24"/>
          <w:szCs w:val="24"/>
        </w:rPr>
        <w:t>Magn. Mat. 460 (2018) 454–460.</w:t>
      </w:r>
    </w:p>
    <w:p w14:paraId="597F2477" w14:textId="0B92FAA7"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Leich 2019</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L. Leich, A. Röttger, M. Krengel, W. Theisen, </w:t>
      </w:r>
      <w:r w:rsidR="00EA26B2" w:rsidRPr="00EA26B2">
        <w:rPr>
          <w:rFonts w:ascii="Times New Roman" w:hAnsi="Times New Roman" w:cs="Times New Roman"/>
          <w:sz w:val="24"/>
          <w:szCs w:val="24"/>
        </w:rPr>
        <w:t>Recycling of NdFeB Magnets by Electrodischarge Sintering—Microstructure,</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and Mechanical Properties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J. Sustain. Metall. 5 (2019) 107-117.</w:t>
      </w:r>
    </w:p>
    <w:p w14:paraId="03CAC842" w14:textId="35ACAE61" w:rsidR="00542AA5" w:rsidRPr="00542AA5" w:rsidRDefault="00542AA5" w:rsidP="00353CDC">
      <w:pPr>
        <w:spacing w:after="0" w:line="360" w:lineRule="auto"/>
        <w:ind w:left="2160" w:hanging="2160"/>
        <w:jc w:val="both"/>
        <w:rPr>
          <w:rFonts w:ascii="Times New Roman" w:hAnsi="Times New Roman" w:cs="Times New Roman"/>
          <w:sz w:val="24"/>
          <w:szCs w:val="24"/>
        </w:rPr>
      </w:pPr>
      <w:bookmarkStart w:id="47" w:name="_Hlk149218721"/>
      <w:r w:rsidRPr="00542AA5">
        <w:rPr>
          <w:rFonts w:ascii="Times New Roman" w:hAnsi="Times New Roman" w:cs="Times New Roman"/>
          <w:sz w:val="24"/>
          <w:szCs w:val="24"/>
        </w:rPr>
        <w:lastRenderedPageBreak/>
        <w:t>[</w:t>
      </w:r>
      <w:r w:rsidRPr="00542AA5">
        <w:rPr>
          <w:rFonts w:ascii="Times New Roman" w:hAnsi="Times New Roman" w:cs="Times New Roman"/>
          <w:b/>
          <w:bCs/>
          <w:color w:val="0000FF"/>
          <w:sz w:val="24"/>
          <w:szCs w:val="24"/>
        </w:rPr>
        <w:t>Liu 2012</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Z.W. Liu, Y.L. Huang, H.Y. Huang, X.C. Zhong, H.Y. Yu, D.C. Zeng, Isotropic and Anisotropic Nanocrystalline NdFeB-Based Magnets Prepared by Spark Plasma Sintering and Hot Deformation. </w:t>
      </w:r>
      <w:r w:rsidR="005F7984">
        <w:rPr>
          <w:rFonts w:ascii="Times New Roman" w:hAnsi="Times New Roman" w:cs="Times New Roman"/>
          <w:sz w:val="24"/>
          <w:szCs w:val="24"/>
        </w:rPr>
        <w:t>Key Eng. Mat.</w:t>
      </w:r>
      <w:r w:rsidRPr="00542AA5">
        <w:rPr>
          <w:rFonts w:ascii="Times New Roman" w:hAnsi="Times New Roman" w:cs="Times New Roman"/>
          <w:sz w:val="24"/>
          <w:szCs w:val="24"/>
        </w:rPr>
        <w:t xml:space="preserve"> </w:t>
      </w:r>
      <w:r w:rsidR="005F7984">
        <w:rPr>
          <w:rFonts w:ascii="Times New Roman" w:hAnsi="Times New Roman" w:cs="Times New Roman"/>
          <w:sz w:val="24"/>
          <w:szCs w:val="24"/>
        </w:rPr>
        <w:t>510 – 511 (</w:t>
      </w:r>
      <w:r w:rsidRPr="00542AA5">
        <w:rPr>
          <w:rFonts w:ascii="Times New Roman" w:hAnsi="Times New Roman" w:cs="Times New Roman"/>
          <w:sz w:val="24"/>
          <w:szCs w:val="24"/>
        </w:rPr>
        <w:t>2012</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307</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w:t>
      </w:r>
      <w:r w:rsidR="005F7984">
        <w:rPr>
          <w:rFonts w:ascii="Times New Roman" w:hAnsi="Times New Roman" w:cs="Times New Roman"/>
          <w:sz w:val="24"/>
          <w:szCs w:val="24"/>
        </w:rPr>
        <w:t xml:space="preserve"> 3</w:t>
      </w:r>
      <w:r w:rsidRPr="00542AA5">
        <w:rPr>
          <w:rFonts w:ascii="Times New Roman" w:hAnsi="Times New Roman" w:cs="Times New Roman"/>
          <w:sz w:val="24"/>
          <w:szCs w:val="24"/>
        </w:rPr>
        <w:t>14.</w:t>
      </w:r>
    </w:p>
    <w:bookmarkEnd w:id="47"/>
    <w:p w14:paraId="73C079B1" w14:textId="0B0386A8" w:rsidR="00353CDC" w:rsidRPr="000F51F5" w:rsidRDefault="00353CDC" w:rsidP="00353CDC">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1990</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R.K. Mishra, T.Y. Chu, L.K. Rabenberg, </w:t>
      </w:r>
      <w:r w:rsidR="00EA26B2" w:rsidRPr="00EA26B2">
        <w:rPr>
          <w:rFonts w:ascii="Times New Roman" w:hAnsi="Times New Roman" w:cs="Times New Roman"/>
          <w:sz w:val="24"/>
          <w:szCs w:val="24"/>
        </w:rPr>
        <w:t>The development of the microstructure of die-upset Nd-Fe-B magnets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J. Magn. </w:t>
      </w:r>
      <w:r w:rsidRPr="000F51F5">
        <w:rPr>
          <w:rFonts w:ascii="Times New Roman" w:hAnsi="Times New Roman" w:cs="Times New Roman"/>
          <w:sz w:val="24"/>
          <w:szCs w:val="24"/>
        </w:rPr>
        <w:t>Magn. Mater. 84 (1990) 88–94.</w:t>
      </w:r>
    </w:p>
    <w:p w14:paraId="4456FACF" w14:textId="626E8923"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T. Prasad Mishra, L. Leich, M. Krengel, S. Weber, A. Röttger, M. Bram, </w:t>
      </w:r>
      <w:r w:rsidR="00EA26B2" w:rsidRPr="00EA26B2">
        <w:rPr>
          <w:rFonts w:ascii="Times New Roman" w:hAnsi="Times New Roman" w:cs="Times New Roman"/>
          <w:sz w:val="24"/>
          <w:szCs w:val="24"/>
        </w:rPr>
        <w:t>NdFeB Magnets with Well-Pronounced Anisotropic</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Properties Made by Electric Current-Assisted</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Sintering</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Adv. Eng. Mat. 25 (2023) 2201027.</w:t>
      </w:r>
    </w:p>
    <w:p w14:paraId="120E87E3" w14:textId="21727D7C" w:rsidR="00DA72BD" w:rsidRPr="005930AC" w:rsidRDefault="00DA72BD" w:rsidP="00DA72BD">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Keszler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M. Keszler, F. Grosswendt, A.-C. Assmann, M. Krengel, F. Maccari, O. Gutfleisch, D. Sebold, O. Guillon, S. Weber, M. Bram, </w:t>
      </w:r>
      <w:r w:rsidR="00EA26B2" w:rsidRPr="00EA26B2">
        <w:rPr>
          <w:rFonts w:ascii="Times New Roman" w:hAnsi="Times New Roman" w:cs="Times New Roman"/>
          <w:sz w:val="24"/>
          <w:szCs w:val="24"/>
        </w:rPr>
        <w:t>Direct recycling of Nd-Fe-B magnet scrap by field assisted sintering technologies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Adv. </w:t>
      </w:r>
      <w:r w:rsidRPr="005930AC">
        <w:rPr>
          <w:rFonts w:ascii="Times New Roman" w:hAnsi="Times New Roman" w:cs="Times New Roman"/>
          <w:sz w:val="24"/>
          <w:szCs w:val="24"/>
        </w:rPr>
        <w:t>Energy Sustainability Res. (2023) 2300184.</w:t>
      </w:r>
    </w:p>
    <w:p w14:paraId="36B6D750" w14:textId="6749C49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Ruszkiewicz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B. Ruszkiewicz, T. Grimm, I. Ragai, L. Mears, J.T. Roth, </w:t>
      </w:r>
      <w:r w:rsidR="00EA26B2" w:rsidRPr="00EA26B2">
        <w:rPr>
          <w:rFonts w:ascii="Times New Roman" w:hAnsi="Times New Roman" w:cs="Times New Roman"/>
          <w:sz w:val="24"/>
          <w:szCs w:val="24"/>
        </w:rPr>
        <w:t>A Review of Electrically-Assisted Manufacturing With Emphasis on Modeling and Understanding of the Electroplastic Effect</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J. Manufact. Sci. Eng. 139 (2017) 110801.</w:t>
      </w:r>
    </w:p>
    <w:p w14:paraId="14082D40" w14:textId="25C7253C" w:rsidR="00C70278" w:rsidRPr="009F2EB5" w:rsidRDefault="00C70278"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C70278">
        <w:rPr>
          <w:rFonts w:ascii="Times New Roman" w:hAnsi="Times New Roman" w:cs="Times New Roman"/>
          <w:b/>
          <w:bCs/>
          <w:color w:val="0000FF"/>
          <w:sz w:val="24"/>
          <w:szCs w:val="24"/>
        </w:rPr>
        <w:t>Sawatzki 2014</w:t>
      </w:r>
      <w:r>
        <w:rPr>
          <w:rFonts w:ascii="Times New Roman" w:hAnsi="Times New Roman" w:cs="Times New Roman"/>
          <w:sz w:val="24"/>
          <w:szCs w:val="24"/>
        </w:rPr>
        <w:t>]</w:t>
      </w:r>
      <w:r>
        <w:rPr>
          <w:rFonts w:ascii="Times New Roman" w:hAnsi="Times New Roman" w:cs="Times New Roman"/>
          <w:sz w:val="24"/>
          <w:szCs w:val="24"/>
        </w:rPr>
        <w:tab/>
      </w:r>
      <w:bookmarkStart w:id="48" w:name="_Hlk151644789"/>
      <w:r w:rsidRPr="00C70278">
        <w:rPr>
          <w:rFonts w:ascii="Times New Roman" w:hAnsi="Times New Roman" w:cs="Times New Roman"/>
          <w:sz w:val="24"/>
          <w:szCs w:val="24"/>
        </w:rPr>
        <w:t xml:space="preserve">S. Sawatzki, I. Dirba, H. Wendrock, L. Schultz, O. Gutfleisch, </w:t>
      </w:r>
      <w:r w:rsidR="00A916C0" w:rsidRPr="00A916C0">
        <w:rPr>
          <w:rFonts w:ascii="Times New Roman" w:hAnsi="Times New Roman" w:cs="Times New Roman"/>
          <w:sz w:val="24"/>
          <w:szCs w:val="24"/>
        </w:rPr>
        <w:t>Diffusion processes in hot-deformed Nd–Fe–B magnets with DyF</w:t>
      </w:r>
      <w:r w:rsidR="00A916C0" w:rsidRPr="00A916C0">
        <w:rPr>
          <w:rFonts w:ascii="Times New Roman" w:hAnsi="Times New Roman" w:cs="Times New Roman"/>
          <w:sz w:val="24"/>
          <w:szCs w:val="24"/>
          <w:vertAlign w:val="subscript"/>
        </w:rPr>
        <w:t>3</w:t>
      </w:r>
      <w:r w:rsidR="00A916C0" w:rsidRPr="00A916C0">
        <w:rPr>
          <w:rFonts w:ascii="Times New Roman" w:hAnsi="Times New Roman" w:cs="Times New Roman"/>
          <w:sz w:val="24"/>
          <w:szCs w:val="24"/>
        </w:rPr>
        <w:t xml:space="preserve"> additions</w:t>
      </w:r>
      <w:r w:rsidR="00A916C0">
        <w:rPr>
          <w:rFonts w:ascii="Times New Roman" w:hAnsi="Times New Roman" w:cs="Times New Roman"/>
          <w:sz w:val="24"/>
          <w:szCs w:val="24"/>
        </w:rPr>
        <w:t xml:space="preserve">, </w:t>
      </w:r>
      <w:r w:rsidRPr="00C70278">
        <w:rPr>
          <w:rFonts w:ascii="Times New Roman" w:hAnsi="Times New Roman" w:cs="Times New Roman"/>
          <w:sz w:val="24"/>
          <w:szCs w:val="24"/>
        </w:rPr>
        <w:t xml:space="preserve">J. Magn. </w:t>
      </w:r>
      <w:r w:rsidRPr="009F2EB5">
        <w:rPr>
          <w:rFonts w:ascii="Times New Roman" w:hAnsi="Times New Roman" w:cs="Times New Roman"/>
          <w:sz w:val="24"/>
          <w:szCs w:val="24"/>
          <w:lang w:val="de-DE"/>
        </w:rPr>
        <w:t>Magn. Mat. 358-359 (2014) 163 – 169.</w:t>
      </w:r>
      <w:bookmarkEnd w:id="48"/>
    </w:p>
    <w:p w14:paraId="63EC47F6" w14:textId="37E3D084" w:rsidR="00B7360B" w:rsidRPr="00C129E8" w:rsidRDefault="00B7360B" w:rsidP="00C129E8">
      <w:pPr>
        <w:spacing w:after="0" w:line="360" w:lineRule="auto"/>
        <w:ind w:left="2160" w:hanging="2160"/>
        <w:jc w:val="both"/>
        <w:rPr>
          <w:rFonts w:ascii="Times New Roman" w:hAnsi="Times New Roman" w:cs="Times New Roman"/>
          <w:color w:val="0000FF"/>
          <w:sz w:val="24"/>
          <w:szCs w:val="24"/>
          <w:lang w:val="de-DE"/>
        </w:rPr>
      </w:pPr>
      <w:r w:rsidRPr="00C129E8">
        <w:rPr>
          <w:rFonts w:ascii="Times New Roman" w:hAnsi="Times New Roman" w:cs="Times New Roman"/>
          <w:sz w:val="24"/>
          <w:szCs w:val="24"/>
          <w:lang w:val="de-DE"/>
        </w:rPr>
        <w:t>[</w:t>
      </w:r>
      <w:r w:rsidRPr="00C129E8">
        <w:rPr>
          <w:rFonts w:ascii="Times New Roman" w:hAnsi="Times New Roman" w:cs="Times New Roman"/>
          <w:b/>
          <w:bCs/>
          <w:color w:val="0000FF"/>
          <w:sz w:val="24"/>
          <w:szCs w:val="24"/>
          <w:lang w:val="de-DE"/>
        </w:rPr>
        <w:t>Sawatzki 2016</w:t>
      </w:r>
      <w:r w:rsidRPr="00C129E8">
        <w:rPr>
          <w:rFonts w:ascii="Times New Roman" w:hAnsi="Times New Roman" w:cs="Times New Roman"/>
          <w:sz w:val="24"/>
          <w:szCs w:val="24"/>
          <w:lang w:val="de-DE"/>
        </w:rPr>
        <w:t>]</w:t>
      </w:r>
      <w:r w:rsidRPr="00C129E8">
        <w:rPr>
          <w:rFonts w:ascii="Times New Roman" w:hAnsi="Times New Roman" w:cs="Times New Roman"/>
          <w:sz w:val="24"/>
          <w:szCs w:val="24"/>
          <w:lang w:val="de-DE"/>
        </w:rPr>
        <w:tab/>
      </w:r>
      <w:commentRangeStart w:id="49"/>
      <w:commentRangeStart w:id="50"/>
      <w:r w:rsidR="00C129E8" w:rsidRPr="00C129E8">
        <w:rPr>
          <w:rFonts w:ascii="Times New Roman" w:hAnsi="Times New Roman" w:cs="Times New Roman"/>
          <w:color w:val="0000FF"/>
          <w:sz w:val="24"/>
          <w:szCs w:val="24"/>
          <w:lang w:val="de-DE"/>
        </w:rPr>
        <w:t>S. Sawatzki, Der Korngrenzendiffusionsprozess in nanokristallinen Nd-Fe-B-Permanentmagneten, PhD thesis, TU Darmstadt, 2016.</w:t>
      </w:r>
      <w:commentRangeEnd w:id="49"/>
      <w:r w:rsidR="00C129E8" w:rsidRPr="00C129E8">
        <w:rPr>
          <w:rStyle w:val="CommentReference"/>
          <w:color w:val="0000FF"/>
          <w:lang w:val="tr-TR"/>
        </w:rPr>
        <w:commentReference w:id="49"/>
      </w:r>
      <w:commentRangeEnd w:id="50"/>
      <w:r w:rsidR="00B45D13">
        <w:rPr>
          <w:rStyle w:val="CommentReference"/>
          <w:lang w:val="tr-TR"/>
        </w:rPr>
        <w:commentReference w:id="50"/>
      </w:r>
    </w:p>
    <w:p w14:paraId="0C2C355C" w14:textId="2F268D93" w:rsidR="00DA72BD" w:rsidRPr="009F2EB5" w:rsidRDefault="00DA72BD" w:rsidP="00353CDC">
      <w:pPr>
        <w:spacing w:after="0" w:line="360" w:lineRule="auto"/>
        <w:ind w:left="2160" w:hanging="2160"/>
        <w:jc w:val="both"/>
        <w:rPr>
          <w:rFonts w:ascii="Times New Roman" w:hAnsi="Times New Roman" w:cs="Times New Roman"/>
          <w:sz w:val="24"/>
          <w:szCs w:val="24"/>
          <w:lang w:val="de-DE"/>
        </w:rPr>
      </w:pPr>
      <w:r w:rsidRPr="009F2EB5">
        <w:rPr>
          <w:rFonts w:ascii="Times New Roman" w:hAnsi="Times New Roman" w:cs="Times New Roman"/>
          <w:sz w:val="24"/>
          <w:szCs w:val="24"/>
          <w:lang w:val="de-DE"/>
        </w:rPr>
        <w:t>[</w:t>
      </w:r>
      <w:r w:rsidRPr="009F2EB5">
        <w:rPr>
          <w:rFonts w:ascii="Times New Roman" w:hAnsi="Times New Roman" w:cs="Times New Roman"/>
          <w:b/>
          <w:bCs/>
          <w:color w:val="0000FF"/>
          <w:sz w:val="24"/>
          <w:szCs w:val="24"/>
          <w:lang w:val="de-DE"/>
        </w:rPr>
        <w:t>Simon 2019</w:t>
      </w:r>
      <w:r w:rsidRPr="009F2EB5">
        <w:rPr>
          <w:rFonts w:ascii="Times New Roman" w:hAnsi="Times New Roman" w:cs="Times New Roman"/>
          <w:sz w:val="24"/>
          <w:szCs w:val="24"/>
          <w:lang w:val="de-DE"/>
        </w:rPr>
        <w:t>]</w:t>
      </w:r>
      <w:r w:rsidRPr="009F2EB5">
        <w:rPr>
          <w:rFonts w:ascii="Times New Roman" w:hAnsi="Times New Roman" w:cs="Times New Roman"/>
          <w:sz w:val="24"/>
          <w:szCs w:val="24"/>
          <w:lang w:val="de-DE"/>
        </w:rPr>
        <w:tab/>
        <w:t xml:space="preserve">D. Simon, H. Wuest, S. Hinderberger, T. Koehler, A. Marusczyk, S. Sawatzki, L.V.B. Diop, K. Skokov, F. Maccari, A. Senyshyn, H. Ehrenberg, O. Gutfleisch, </w:t>
      </w:r>
      <w:r w:rsidR="00EA26B2" w:rsidRPr="009F2EB5">
        <w:rPr>
          <w:rFonts w:ascii="Times New Roman" w:hAnsi="Times New Roman" w:cs="Times New Roman"/>
          <w:sz w:val="24"/>
          <w:szCs w:val="24"/>
          <w:lang w:val="de-DE"/>
        </w:rPr>
        <w:t>Structural and magnetic properties of Ce</w:t>
      </w:r>
      <w:r w:rsidR="00EA26B2" w:rsidRPr="009F2EB5">
        <w:rPr>
          <w:rFonts w:ascii="Times New Roman" w:hAnsi="Times New Roman" w:cs="Times New Roman"/>
          <w:sz w:val="24"/>
          <w:szCs w:val="24"/>
          <w:vertAlign w:val="subscript"/>
          <w:lang w:val="de-DE"/>
        </w:rPr>
        <w:t>1−x</w:t>
      </w:r>
      <w:r w:rsidR="00EA26B2" w:rsidRPr="009F2EB5">
        <w:rPr>
          <w:rFonts w:ascii="Times New Roman" w:hAnsi="Times New Roman" w:cs="Times New Roman"/>
          <w:sz w:val="24"/>
          <w:szCs w:val="24"/>
          <w:lang w:val="de-DE"/>
        </w:rPr>
        <w:t>Sm</w:t>
      </w:r>
      <w:r w:rsidR="00EA26B2" w:rsidRPr="009F2EB5">
        <w:rPr>
          <w:rFonts w:ascii="Times New Roman" w:hAnsi="Times New Roman" w:cs="Times New Roman"/>
          <w:sz w:val="24"/>
          <w:szCs w:val="24"/>
          <w:vertAlign w:val="subscript"/>
          <w:lang w:val="de-DE"/>
        </w:rPr>
        <w:t>x</w:t>
      </w:r>
      <w:r w:rsidR="00EA26B2" w:rsidRPr="009F2EB5">
        <w:rPr>
          <w:rFonts w:ascii="Times New Roman" w:hAnsi="Times New Roman" w:cs="Times New Roman"/>
          <w:sz w:val="24"/>
          <w:szCs w:val="24"/>
          <w:lang w:val="de-DE"/>
        </w:rPr>
        <w:t>Fe1</w:t>
      </w:r>
      <w:r w:rsidR="00EA26B2" w:rsidRPr="009F2EB5">
        <w:rPr>
          <w:rFonts w:ascii="Times New Roman" w:hAnsi="Times New Roman" w:cs="Times New Roman"/>
          <w:sz w:val="24"/>
          <w:szCs w:val="24"/>
          <w:vertAlign w:val="subscript"/>
          <w:lang w:val="de-DE"/>
        </w:rPr>
        <w:t>1−y</w:t>
      </w:r>
      <w:r w:rsidR="00EA26B2" w:rsidRPr="009F2EB5">
        <w:rPr>
          <w:rFonts w:ascii="Times New Roman" w:hAnsi="Times New Roman" w:cs="Times New Roman"/>
          <w:sz w:val="24"/>
          <w:szCs w:val="24"/>
          <w:lang w:val="de-DE"/>
        </w:rPr>
        <w:t>Ti</w:t>
      </w:r>
      <w:r w:rsidR="00EA26B2" w:rsidRPr="009F2EB5">
        <w:rPr>
          <w:rFonts w:ascii="Times New Roman" w:hAnsi="Times New Roman" w:cs="Times New Roman"/>
          <w:sz w:val="24"/>
          <w:szCs w:val="24"/>
          <w:vertAlign w:val="subscript"/>
          <w:lang w:val="de-DE"/>
        </w:rPr>
        <w:t>1</w:t>
      </w:r>
      <w:r w:rsidR="00EA26B2" w:rsidRPr="009F2EB5">
        <w:rPr>
          <w:rFonts w:ascii="Times New Roman" w:hAnsi="Times New Roman" w:cs="Times New Roman"/>
          <w:sz w:val="24"/>
          <w:szCs w:val="24"/>
          <w:lang w:val="de-DE"/>
        </w:rPr>
        <w:t>V</w:t>
      </w:r>
      <w:r w:rsidR="00EA26B2" w:rsidRPr="009F2EB5">
        <w:rPr>
          <w:rFonts w:ascii="Times New Roman" w:hAnsi="Times New Roman" w:cs="Times New Roman"/>
          <w:sz w:val="24"/>
          <w:szCs w:val="24"/>
          <w:vertAlign w:val="subscript"/>
          <w:lang w:val="de-DE"/>
        </w:rPr>
        <w:t>y</w:t>
      </w:r>
      <w:r w:rsidR="00EA26B2" w:rsidRPr="009F2EB5">
        <w:rPr>
          <w:rFonts w:ascii="Times New Roman" w:hAnsi="Times New Roman" w:cs="Times New Roman"/>
          <w:sz w:val="24"/>
          <w:szCs w:val="24"/>
          <w:lang w:val="de-DE"/>
        </w:rPr>
        <w:t xml:space="preserve">, </w:t>
      </w:r>
      <w:r w:rsidRPr="009F2EB5">
        <w:rPr>
          <w:rFonts w:ascii="Times New Roman" w:hAnsi="Times New Roman" w:cs="Times New Roman"/>
          <w:sz w:val="24"/>
          <w:szCs w:val="24"/>
          <w:lang w:val="de-DE"/>
        </w:rPr>
        <w:t>Acta Mat. 172 (2019) 131-138.</w:t>
      </w:r>
    </w:p>
    <w:p w14:paraId="75121212" w14:textId="23953D91" w:rsidR="007758FD" w:rsidRPr="007758FD" w:rsidRDefault="007758FD" w:rsidP="00353CDC">
      <w:pPr>
        <w:spacing w:after="0" w:line="360" w:lineRule="auto"/>
        <w:ind w:left="2160" w:hanging="2160"/>
        <w:jc w:val="both"/>
        <w:rPr>
          <w:rFonts w:ascii="Times New Roman" w:hAnsi="Times New Roman" w:cs="Times New Roman"/>
          <w:color w:val="0000FF"/>
          <w:sz w:val="24"/>
          <w:szCs w:val="24"/>
        </w:rPr>
      </w:pPr>
      <w:r>
        <w:rPr>
          <w:rFonts w:ascii="Times New Roman" w:hAnsi="Times New Roman" w:cs="Times New Roman"/>
          <w:sz w:val="24"/>
          <w:szCs w:val="24"/>
        </w:rPr>
        <w:t>[</w:t>
      </w:r>
      <w:r w:rsidRPr="007758FD">
        <w:rPr>
          <w:rFonts w:ascii="Times New Roman" w:hAnsi="Times New Roman" w:cs="Times New Roman"/>
          <w:b/>
          <w:bCs/>
          <w:color w:val="0000FF"/>
          <w:sz w:val="24"/>
          <w:szCs w:val="24"/>
        </w:rPr>
        <w:t xml:space="preserve">Simon </w:t>
      </w:r>
      <w:r w:rsidR="00C129E8">
        <w:rPr>
          <w:rFonts w:ascii="Times New Roman" w:hAnsi="Times New Roman" w:cs="Times New Roman"/>
          <w:b/>
          <w:bCs/>
          <w:color w:val="0000FF"/>
          <w:sz w:val="24"/>
          <w:szCs w:val="24"/>
        </w:rPr>
        <w:t>2019</w:t>
      </w:r>
      <w:r>
        <w:rPr>
          <w:rFonts w:ascii="Times New Roman" w:hAnsi="Times New Roman" w:cs="Times New Roman"/>
          <w:sz w:val="24"/>
          <w:szCs w:val="24"/>
        </w:rPr>
        <w:t>]</w:t>
      </w:r>
      <w:r>
        <w:rPr>
          <w:rFonts w:ascii="Times New Roman" w:hAnsi="Times New Roman" w:cs="Times New Roman"/>
          <w:sz w:val="24"/>
          <w:szCs w:val="24"/>
        </w:rPr>
        <w:tab/>
      </w:r>
      <w:commentRangeStart w:id="51"/>
      <w:commentRangeStart w:id="52"/>
      <w:r w:rsidRPr="007758FD">
        <w:rPr>
          <w:rFonts w:ascii="Times New Roman" w:hAnsi="Times New Roman" w:cs="Times New Roman"/>
          <w:color w:val="0000FF"/>
          <w:sz w:val="24"/>
          <w:szCs w:val="24"/>
        </w:rPr>
        <w:t xml:space="preserve">D. Simon, </w:t>
      </w:r>
      <w:r w:rsidR="00C129E8" w:rsidRPr="00C129E8">
        <w:rPr>
          <w:rFonts w:ascii="Times New Roman" w:hAnsi="Times New Roman" w:cs="Times New Roman"/>
          <w:color w:val="0000FF"/>
          <w:sz w:val="24"/>
          <w:szCs w:val="24"/>
        </w:rPr>
        <w:t>Development and Assessment of Rare Earth-lean Th</w:t>
      </w:r>
      <w:r w:rsidR="00C129E8" w:rsidRPr="00C129E8">
        <w:rPr>
          <w:rFonts w:ascii="Times New Roman" w:hAnsi="Times New Roman" w:cs="Times New Roman"/>
          <w:color w:val="0000FF"/>
          <w:sz w:val="24"/>
          <w:szCs w:val="24"/>
          <w:vertAlign w:val="subscript"/>
        </w:rPr>
        <w:t>1</w:t>
      </w:r>
      <w:r w:rsidR="00C129E8" w:rsidRPr="00C129E8">
        <w:rPr>
          <w:rFonts w:ascii="Times New Roman" w:hAnsi="Times New Roman" w:cs="Times New Roman"/>
          <w:color w:val="0000FF"/>
          <w:sz w:val="24"/>
          <w:szCs w:val="24"/>
        </w:rPr>
        <w:t>Mn</w:t>
      </w:r>
      <w:r w:rsidR="00C129E8" w:rsidRPr="00C129E8">
        <w:rPr>
          <w:rFonts w:ascii="Times New Roman" w:hAnsi="Times New Roman" w:cs="Times New Roman"/>
          <w:color w:val="0000FF"/>
          <w:sz w:val="24"/>
          <w:szCs w:val="24"/>
          <w:vertAlign w:val="subscript"/>
        </w:rPr>
        <w:t>12</w:t>
      </w:r>
      <w:r w:rsidR="00C129E8" w:rsidRPr="00C129E8">
        <w:rPr>
          <w:rFonts w:ascii="Times New Roman" w:hAnsi="Times New Roman" w:cs="Times New Roman"/>
          <w:color w:val="0000FF"/>
          <w:sz w:val="24"/>
          <w:szCs w:val="24"/>
        </w:rPr>
        <w:t>-Phases for the Use in Permanent Magnets</w:t>
      </w:r>
      <w:r w:rsidR="00C129E8">
        <w:rPr>
          <w:rFonts w:ascii="Times New Roman" w:hAnsi="Times New Roman" w:cs="Times New Roman"/>
          <w:color w:val="0000FF"/>
          <w:sz w:val="24"/>
          <w:szCs w:val="24"/>
        </w:rPr>
        <w:t xml:space="preserve">, </w:t>
      </w:r>
      <w:r w:rsidRPr="007758FD">
        <w:rPr>
          <w:rFonts w:ascii="Times New Roman" w:hAnsi="Times New Roman" w:cs="Times New Roman"/>
          <w:color w:val="0000FF"/>
          <w:sz w:val="24"/>
          <w:szCs w:val="24"/>
        </w:rPr>
        <w:t>PhD thesis, TU Darmstadt,</w:t>
      </w:r>
      <w:r w:rsidR="00C129E8">
        <w:rPr>
          <w:rFonts w:ascii="Times New Roman" w:hAnsi="Times New Roman" w:cs="Times New Roman"/>
          <w:color w:val="0000FF"/>
          <w:sz w:val="24"/>
          <w:szCs w:val="24"/>
        </w:rPr>
        <w:t xml:space="preserve"> 2019.</w:t>
      </w:r>
      <w:commentRangeEnd w:id="51"/>
      <w:r w:rsidR="00C129E8">
        <w:rPr>
          <w:rStyle w:val="CommentReference"/>
          <w:lang w:val="tr-TR"/>
        </w:rPr>
        <w:commentReference w:id="51"/>
      </w:r>
      <w:commentRangeEnd w:id="52"/>
      <w:r w:rsidR="00B45D13">
        <w:rPr>
          <w:rStyle w:val="CommentReference"/>
          <w:lang w:val="tr-TR"/>
        </w:rPr>
        <w:commentReference w:id="52"/>
      </w:r>
    </w:p>
    <w:p w14:paraId="6BD2D1BE" w14:textId="589058DE"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Song 2013</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 Song, M.Yue, J.Zuo, Z.Zhang, W.Liu, D.Zhang, J.Zhang, Z.Guo, W.Li, J. Rare Earths 31 (2013) 674–678.</w:t>
      </w:r>
    </w:p>
    <w:p w14:paraId="176B80D3" w14:textId="3AC4D969" w:rsidR="00353CDC" w:rsidRDefault="00353CDC" w:rsidP="0088578B">
      <w:pPr>
        <w:spacing w:after="0" w:line="360" w:lineRule="auto"/>
        <w:jc w:val="both"/>
        <w:rPr>
          <w:rFonts w:ascii="Times New Roman" w:hAnsi="Times New Roman" w:cs="Times New Roman"/>
          <w:sz w:val="24"/>
          <w:szCs w:val="24"/>
        </w:rPr>
      </w:pPr>
      <w:r w:rsidRPr="00147A3F">
        <w:rPr>
          <w:rFonts w:ascii="Times New Roman" w:hAnsi="Times New Roman" w:cs="Times New Roman"/>
          <w:sz w:val="24"/>
          <w:szCs w:val="24"/>
        </w:rPr>
        <w:lastRenderedPageBreak/>
        <w:t>[</w:t>
      </w:r>
      <w:r w:rsidRPr="00147A3F">
        <w:rPr>
          <w:rFonts w:ascii="Times New Roman" w:hAnsi="Times New Roman" w:cs="Times New Roman"/>
          <w:b/>
          <w:bCs/>
          <w:color w:val="0000FF"/>
          <w:sz w:val="24"/>
          <w:szCs w:val="24"/>
        </w:rPr>
        <w:t>Sugimoto 2011</w:t>
      </w:r>
      <w:r w:rsidRPr="00147A3F">
        <w:rPr>
          <w:rFonts w:ascii="Times New Roman" w:hAnsi="Times New Roman" w:cs="Times New Roman"/>
          <w:sz w:val="24"/>
          <w:szCs w:val="24"/>
        </w:rPr>
        <w:t>]</w:t>
      </w:r>
      <w:r w:rsidRPr="00147A3F">
        <w:rPr>
          <w:rFonts w:ascii="Times New Roman" w:hAnsi="Times New Roman" w:cs="Times New Roman"/>
          <w:sz w:val="24"/>
          <w:szCs w:val="24"/>
        </w:rPr>
        <w:tab/>
        <w:t xml:space="preserve">S. Sugimoto, J. Phys. </w:t>
      </w:r>
      <w:r w:rsidRPr="00353CDC">
        <w:rPr>
          <w:rFonts w:ascii="Times New Roman" w:hAnsi="Times New Roman" w:cs="Times New Roman"/>
          <w:sz w:val="24"/>
          <w:szCs w:val="24"/>
        </w:rPr>
        <w:t>D: Appl. Phys. 44 (2011) 64001.</w:t>
      </w:r>
    </w:p>
    <w:p w14:paraId="2CD56E95" w14:textId="15CC1613" w:rsidR="00B32404" w:rsidRDefault="00B32404" w:rsidP="001B629A">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r w:rsidRPr="00B90843">
        <w:rPr>
          <w:rFonts w:ascii="Times New Roman" w:hAnsi="Times New Roman" w:cs="Times New Roman"/>
          <w:b/>
          <w:bCs/>
          <w:color w:val="0000FF"/>
          <w:sz w:val="24"/>
          <w:szCs w:val="24"/>
        </w:rPr>
        <w:t>Tom</w:t>
      </w:r>
      <w:r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 202</w:t>
      </w:r>
      <w:r>
        <w:rPr>
          <w:rFonts w:ascii="Times New Roman" w:hAnsi="Times New Roman" w:cs="Times New Roman"/>
          <w:b/>
          <w:bCs/>
          <w:color w:val="0000FF"/>
          <w:sz w:val="24"/>
          <w:szCs w:val="24"/>
        </w:rPr>
        <w:t>0</w:t>
      </w:r>
      <w:r w:rsidRPr="00B90843">
        <w:rPr>
          <w:rFonts w:ascii="Times New Roman" w:hAnsi="Times New Roman" w:cs="Times New Roman"/>
          <w:sz w:val="24"/>
          <w:szCs w:val="24"/>
        </w:rPr>
        <w:t>]</w:t>
      </w:r>
      <w:r>
        <w:rPr>
          <w:rFonts w:ascii="Times New Roman" w:hAnsi="Times New Roman" w:cs="Times New Roman"/>
          <w:sz w:val="24"/>
          <w:szCs w:val="24"/>
        </w:rPr>
        <w:tab/>
      </w:r>
      <w:r w:rsidR="001B629A">
        <w:rPr>
          <w:rFonts w:ascii="Times New Roman" w:hAnsi="Times New Roman" w:cs="Times New Roman"/>
          <w:sz w:val="24"/>
          <w:szCs w:val="24"/>
        </w:rPr>
        <w:t xml:space="preserve">T. </w:t>
      </w:r>
      <w:r w:rsidR="001B629A" w:rsidRPr="00B90843">
        <w:rPr>
          <w:rFonts w:ascii="Times New Roman" w:hAnsi="Times New Roman" w:cs="Times New Roman"/>
          <w:sz w:val="24"/>
          <w:szCs w:val="24"/>
        </w:rPr>
        <w:t>Tomše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Z. Samard</w:t>
      </w:r>
      <w:r w:rsidR="001B629A" w:rsidRPr="00B90843">
        <w:rPr>
          <w:rFonts w:ascii="Times New Roman" w:hAnsi="Times New Roman" w:cs="Times New Roman"/>
          <w:sz w:val="24"/>
          <w:szCs w:val="24"/>
        </w:rPr>
        <w:t>ž</w:t>
      </w:r>
      <w:r w:rsidR="001B629A">
        <w:rPr>
          <w:rFonts w:ascii="Times New Roman" w:hAnsi="Times New Roman" w:cs="Times New Roman"/>
          <w:sz w:val="24"/>
          <w:szCs w:val="24"/>
        </w:rPr>
        <w:t xml:space="preserve">ija, L. Scherf, R. Kessler, S. </w:t>
      </w:r>
      <w:r w:rsidR="001B629A" w:rsidRPr="00B90843">
        <w:rPr>
          <w:rFonts w:ascii="Times New Roman" w:hAnsi="Times New Roman" w:cs="Times New Roman"/>
          <w:sz w:val="24"/>
          <w:szCs w:val="24"/>
        </w:rPr>
        <w:t>Kobe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K.</w:t>
      </w:r>
      <w:r w:rsidR="001B629A" w:rsidRPr="00B90843">
        <w:rPr>
          <w:rFonts w:ascii="Times New Roman" w:hAnsi="Times New Roman" w:cs="Times New Roman"/>
          <w:sz w:val="24"/>
          <w:szCs w:val="24"/>
        </w:rPr>
        <w:t xml:space="preserve"> Žužek Rožman</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S.</w:t>
      </w:r>
      <w:r w:rsidR="001B629A" w:rsidRPr="00B90843">
        <w:rPr>
          <w:rFonts w:ascii="Times New Roman" w:hAnsi="Times New Roman" w:cs="Times New Roman"/>
          <w:sz w:val="24"/>
          <w:szCs w:val="24"/>
        </w:rPr>
        <w:t xml:space="preserve"> Šturm</w:t>
      </w:r>
      <w:r w:rsidR="001B629A">
        <w:rPr>
          <w:rFonts w:ascii="Times New Roman" w:hAnsi="Times New Roman" w:cs="Times New Roman"/>
          <w:sz w:val="24"/>
          <w:szCs w:val="24"/>
        </w:rPr>
        <w:t xml:space="preserve">, A spark plasma sintering approach to the manufacture of anisotropic Nd-Fe-B permanent magnets, </w:t>
      </w:r>
      <w:r w:rsidR="001B629A" w:rsidRPr="00B90843">
        <w:rPr>
          <w:rFonts w:ascii="Times New Roman" w:hAnsi="Times New Roman" w:cs="Times New Roman"/>
          <w:sz w:val="24"/>
          <w:szCs w:val="24"/>
        </w:rPr>
        <w:t>Journal of Magnetism and Magnetic Materials</w:t>
      </w:r>
      <w:r w:rsidR="001B629A">
        <w:rPr>
          <w:rFonts w:ascii="Times New Roman" w:hAnsi="Times New Roman" w:cs="Times New Roman"/>
          <w:sz w:val="24"/>
          <w:szCs w:val="24"/>
        </w:rPr>
        <w:t xml:space="preserve"> 502 (2020) 166504.</w:t>
      </w:r>
    </w:p>
    <w:p w14:paraId="61ADD6D9" w14:textId="4A0FE69A" w:rsidR="00B90843" w:rsidRPr="00B90843" w:rsidRDefault="00B90843" w:rsidP="00B90843">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r w:rsidRPr="00B90843">
        <w:rPr>
          <w:rFonts w:ascii="Times New Roman" w:hAnsi="Times New Roman" w:cs="Times New Roman"/>
          <w:b/>
          <w:bCs/>
          <w:color w:val="0000FF"/>
          <w:sz w:val="24"/>
          <w:szCs w:val="24"/>
        </w:rPr>
        <w:t>Tom</w:t>
      </w:r>
      <w:r w:rsidR="00D8126B"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 2021</w:t>
      </w:r>
      <w:r w:rsidRPr="00B90843">
        <w:rPr>
          <w:rFonts w:ascii="Times New Roman" w:hAnsi="Times New Roman" w:cs="Times New Roman"/>
          <w:sz w:val="24"/>
          <w:szCs w:val="24"/>
        </w:rPr>
        <w:t>]</w:t>
      </w:r>
      <w:r w:rsidRPr="00B90843">
        <w:rPr>
          <w:rFonts w:ascii="Times New Roman" w:hAnsi="Times New Roman" w:cs="Times New Roman"/>
          <w:sz w:val="24"/>
          <w:szCs w:val="24"/>
        </w:rPr>
        <w:tab/>
      </w:r>
      <w:r>
        <w:rPr>
          <w:rFonts w:ascii="Times New Roman" w:hAnsi="Times New Roman" w:cs="Times New Roman"/>
          <w:sz w:val="24"/>
          <w:szCs w:val="24"/>
        </w:rPr>
        <w:t xml:space="preserve">T. </w:t>
      </w:r>
      <w:r w:rsidRPr="00B90843">
        <w:rPr>
          <w:rFonts w:ascii="Times New Roman" w:hAnsi="Times New Roman" w:cs="Times New Roman"/>
          <w:sz w:val="24"/>
          <w:szCs w:val="24"/>
        </w:rPr>
        <w:t>Tomše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J.</w:t>
      </w:r>
      <w:r w:rsidRPr="00B90843">
        <w:rPr>
          <w:rFonts w:ascii="Times New Roman" w:hAnsi="Times New Roman" w:cs="Times New Roman"/>
          <w:sz w:val="24"/>
          <w:szCs w:val="24"/>
        </w:rPr>
        <w:t xml:space="preserve"> Jaćimović</w:t>
      </w:r>
      <w:r>
        <w:rPr>
          <w:rFonts w:ascii="Times New Roman" w:hAnsi="Times New Roman" w:cs="Times New Roman"/>
          <w:sz w:val="24"/>
          <w:szCs w:val="24"/>
        </w:rPr>
        <w:t>,</w:t>
      </w:r>
      <w:r w:rsidRPr="00B90843">
        <w:rPr>
          <w:rFonts w:ascii="Times New Roman" w:hAnsi="Times New Roman" w:cs="Times New Roman"/>
          <w:sz w:val="24"/>
          <w:szCs w:val="24"/>
        </w:rPr>
        <w:t xml:space="preserve"> J</w:t>
      </w:r>
      <w:r>
        <w:rPr>
          <w:rFonts w:ascii="Times New Roman" w:hAnsi="Times New Roman" w:cs="Times New Roman"/>
          <w:sz w:val="24"/>
          <w:szCs w:val="24"/>
        </w:rPr>
        <w:t>.-M.</w:t>
      </w:r>
      <w:r w:rsidRPr="00B90843">
        <w:rPr>
          <w:rFonts w:ascii="Times New Roman" w:hAnsi="Times New Roman" w:cs="Times New Roman"/>
          <w:sz w:val="24"/>
          <w:szCs w:val="24"/>
        </w:rPr>
        <w:t xml:space="preserve"> Dubois</w:t>
      </w:r>
      <w:r>
        <w:rPr>
          <w:rFonts w:ascii="Times New Roman" w:hAnsi="Times New Roman" w:cs="Times New Roman"/>
          <w:sz w:val="24"/>
          <w:szCs w:val="24"/>
        </w:rPr>
        <w:t xml:space="preserve">, S. </w:t>
      </w:r>
      <w:r w:rsidRPr="00B90843">
        <w:rPr>
          <w:rFonts w:ascii="Times New Roman" w:hAnsi="Times New Roman" w:cs="Times New Roman"/>
          <w:sz w:val="24"/>
          <w:szCs w:val="24"/>
        </w:rPr>
        <w:t>Kobe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K.</w:t>
      </w:r>
      <w:r w:rsidRPr="00B90843">
        <w:rPr>
          <w:rFonts w:ascii="Times New Roman" w:hAnsi="Times New Roman" w:cs="Times New Roman"/>
          <w:sz w:val="24"/>
          <w:szCs w:val="24"/>
        </w:rPr>
        <w:t xml:space="preserve"> Žužek Rožman</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S.</w:t>
      </w:r>
      <w:r w:rsidRPr="00B90843">
        <w:rPr>
          <w:rFonts w:ascii="Times New Roman" w:hAnsi="Times New Roman" w:cs="Times New Roman"/>
          <w:sz w:val="24"/>
          <w:szCs w:val="24"/>
        </w:rPr>
        <w:t xml:space="preserve"> Šturm</w:t>
      </w:r>
      <w:r>
        <w:rPr>
          <w:rFonts w:ascii="Times New Roman" w:hAnsi="Times New Roman" w:cs="Times New Roman"/>
          <w:sz w:val="24"/>
          <w:szCs w:val="24"/>
        </w:rPr>
        <w:t>,</w:t>
      </w:r>
      <w:r w:rsidRPr="00B90843">
        <w:rPr>
          <w:rFonts w:ascii="Times New Roman" w:hAnsi="Times New Roman" w:cs="Times New Roman"/>
          <w:sz w:val="24"/>
          <w:szCs w:val="24"/>
        </w:rPr>
        <w:t xml:space="preserve"> Nanostructured multicomponent Nd-Fe-B magnets prepared by a spark-plasma-sintering approach</w:t>
      </w:r>
      <w:r>
        <w:rPr>
          <w:rFonts w:ascii="Times New Roman" w:hAnsi="Times New Roman" w:cs="Times New Roman"/>
          <w:sz w:val="24"/>
          <w:szCs w:val="24"/>
        </w:rPr>
        <w:t>,</w:t>
      </w:r>
      <w:r w:rsidRPr="00B90843">
        <w:rPr>
          <w:rFonts w:ascii="Times New Roman" w:hAnsi="Times New Roman" w:cs="Times New Roman"/>
          <w:sz w:val="24"/>
          <w:szCs w:val="24"/>
        </w:rPr>
        <w:t xml:space="preserve"> Journal of Magnetism and Magnetic Materials </w:t>
      </w:r>
      <w:r>
        <w:rPr>
          <w:rFonts w:ascii="Times New Roman" w:hAnsi="Times New Roman" w:cs="Times New Roman"/>
          <w:sz w:val="24"/>
          <w:szCs w:val="24"/>
        </w:rPr>
        <w:t>533 (</w:t>
      </w:r>
      <w:r w:rsidRPr="00B90843">
        <w:rPr>
          <w:rFonts w:ascii="Times New Roman" w:hAnsi="Times New Roman" w:cs="Times New Roman"/>
          <w:sz w:val="24"/>
          <w:szCs w:val="24"/>
        </w:rPr>
        <w:t>2021</w:t>
      </w:r>
      <w:r>
        <w:rPr>
          <w:rFonts w:ascii="Times New Roman" w:hAnsi="Times New Roman" w:cs="Times New Roman"/>
          <w:sz w:val="24"/>
          <w:szCs w:val="24"/>
        </w:rPr>
        <w:t xml:space="preserve">) </w:t>
      </w:r>
      <w:r w:rsidRPr="00B90843">
        <w:rPr>
          <w:rFonts w:ascii="Times New Roman" w:hAnsi="Times New Roman" w:cs="Times New Roman"/>
          <w:sz w:val="24"/>
          <w:szCs w:val="24"/>
        </w:rPr>
        <w:t>168011.</w:t>
      </w:r>
    </w:p>
    <w:p w14:paraId="233778C9" w14:textId="539A7F85" w:rsidR="00DA72BD" w:rsidRPr="00C42674" w:rsidRDefault="00DA72BD" w:rsidP="00DA72BD">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Wang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T. Wang, M. Yue, Y. Li, M. Tokita, Q. Wu, D. Zhang, J.Zhang, </w:t>
      </w:r>
      <w:r w:rsidR="00C42674" w:rsidRPr="00C42674">
        <w:rPr>
          <w:rFonts w:ascii="Times New Roman" w:hAnsi="Times New Roman" w:cs="Times New Roman"/>
          <w:sz w:val="24"/>
          <w:szCs w:val="24"/>
        </w:rPr>
        <w:t>Tuning of Microstructure and Magnetic Properties of Nanocrystalline NdFeB Permanent Magnets Prepared by Spark Plasma Sintering</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IEEE Magnetics Letters 6 (2015) 1–4.</w:t>
      </w:r>
    </w:p>
    <w:p w14:paraId="68085E3A" w14:textId="61529DD4" w:rsidR="00DA72BD" w:rsidRPr="00C42674" w:rsidRDefault="00DA72BD" w:rsidP="00C42674">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Wuest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H. Wuest, L. Bommer, T. Weißgärber, B. Kieback, </w:t>
      </w:r>
      <w:r w:rsidR="00C42674" w:rsidRPr="00C42674">
        <w:rPr>
          <w:rFonts w:ascii="Times New Roman" w:hAnsi="Times New Roman" w:cs="Times New Roman"/>
          <w:sz w:val="24"/>
          <w:szCs w:val="24"/>
        </w:rPr>
        <w:t>Magnetic and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structural</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properties</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of</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spark</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plasma</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sintered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nanocrystalline NdFeB-powders</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 xml:space="preserve">J. Magn. </w:t>
      </w:r>
      <w:r w:rsidRPr="000F51F5">
        <w:rPr>
          <w:rFonts w:ascii="Times New Roman" w:hAnsi="Times New Roman" w:cs="Times New Roman"/>
          <w:sz w:val="24"/>
          <w:szCs w:val="24"/>
        </w:rPr>
        <w:t>Magn. Mat. 392 (2015) 74 – 78.</w:t>
      </w:r>
    </w:p>
    <w:p w14:paraId="4D0EC776" w14:textId="439FF537"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Yang 2017</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Y. Yang, A. Walton A, R. Sheridan, K. Güth, R. Gauß, O. Gutfleisch, M. Buchert, B.-M. Steenari, Tom Van Gerven, P.T. Jones, K. Binnemanns, </w:t>
      </w:r>
      <w:r w:rsidR="00C42674" w:rsidRPr="00C42674">
        <w:rPr>
          <w:rFonts w:ascii="Times New Roman" w:hAnsi="Times New Roman" w:cs="Times New Roman"/>
          <w:sz w:val="24"/>
          <w:szCs w:val="24"/>
        </w:rPr>
        <w:t>REE Recovery from End-of-Life NdFeB Permanent Magnet Scrap: A Critical Review</w:t>
      </w:r>
      <w:r w:rsidR="00C42674">
        <w:rPr>
          <w:rFonts w:ascii="Times New Roman" w:hAnsi="Times New Roman" w:cs="Times New Roman"/>
          <w:sz w:val="24"/>
          <w:szCs w:val="24"/>
        </w:rPr>
        <w:t xml:space="preserve">, </w:t>
      </w:r>
      <w:r w:rsidRPr="00353CDC">
        <w:rPr>
          <w:rFonts w:ascii="Times New Roman" w:hAnsi="Times New Roman" w:cs="Times New Roman"/>
          <w:sz w:val="24"/>
          <w:szCs w:val="24"/>
        </w:rPr>
        <w:t>J. Sustain. Metall. 3 (2017) 122–149.</w:t>
      </w:r>
    </w:p>
    <w:p w14:paraId="46F4A952" w14:textId="2EBA286D" w:rsidR="00542AA5" w:rsidRDefault="00542AA5"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542AA5">
        <w:rPr>
          <w:rFonts w:ascii="Times New Roman" w:hAnsi="Times New Roman" w:cs="Times New Roman"/>
          <w:b/>
          <w:bCs/>
          <w:color w:val="0000FF"/>
          <w:sz w:val="24"/>
          <w:szCs w:val="24"/>
        </w:rPr>
        <w:t>Zhao 2021</w:t>
      </w:r>
      <w:r>
        <w:rPr>
          <w:rFonts w:ascii="Times New Roman" w:hAnsi="Times New Roman" w:cs="Times New Roman"/>
          <w:sz w:val="24"/>
          <w:szCs w:val="24"/>
        </w:rPr>
        <w:t>]</w:t>
      </w:r>
      <w:r>
        <w:rPr>
          <w:rFonts w:ascii="Times New Roman" w:hAnsi="Times New Roman" w:cs="Times New Roman"/>
          <w:sz w:val="24"/>
          <w:szCs w:val="24"/>
        </w:rPr>
        <w:tab/>
        <w:t xml:space="preserve">J. </w:t>
      </w:r>
      <w:r w:rsidRPr="00542AA5">
        <w:rPr>
          <w:rFonts w:ascii="Times New Roman" w:hAnsi="Times New Roman" w:cs="Times New Roman"/>
          <w:sz w:val="24"/>
          <w:szCs w:val="24"/>
        </w:rPr>
        <w:t>Zhao</w:t>
      </w:r>
      <w:r>
        <w:rPr>
          <w:rFonts w:ascii="Times New Roman" w:hAnsi="Times New Roman" w:cs="Times New Roman"/>
          <w:sz w:val="24"/>
          <w:szCs w:val="24"/>
        </w:rPr>
        <w:t xml:space="preserve">, C. </w:t>
      </w:r>
      <w:r w:rsidRPr="00542AA5">
        <w:rPr>
          <w:rFonts w:ascii="Times New Roman" w:hAnsi="Times New Roman" w:cs="Times New Roman"/>
          <w:sz w:val="24"/>
          <w:szCs w:val="24"/>
        </w:rPr>
        <w:t>Hu</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Z.</w:t>
      </w:r>
      <w:r w:rsidRPr="00542AA5">
        <w:rPr>
          <w:rFonts w:ascii="Times New Roman" w:hAnsi="Times New Roman" w:cs="Times New Roman"/>
          <w:sz w:val="24"/>
          <w:szCs w:val="24"/>
        </w:rPr>
        <w:t xml:space="preserve"> Zhao</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M.</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X.</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Effects of deformation degree on the magnetic properties of soft magnetic steel after heat treatment. Journal of Magnetism and Magnetic Materials </w:t>
      </w:r>
      <w:r>
        <w:rPr>
          <w:rFonts w:ascii="Times New Roman" w:hAnsi="Times New Roman" w:cs="Times New Roman"/>
          <w:sz w:val="24"/>
          <w:szCs w:val="24"/>
        </w:rPr>
        <w:t>533 (</w:t>
      </w:r>
      <w:r w:rsidRPr="00542AA5">
        <w:rPr>
          <w:rFonts w:ascii="Times New Roman" w:hAnsi="Times New Roman" w:cs="Times New Roman"/>
          <w:sz w:val="24"/>
          <w:szCs w:val="24"/>
        </w:rPr>
        <w:t>2021</w:t>
      </w:r>
      <w:r>
        <w:rPr>
          <w:rFonts w:ascii="Times New Roman" w:hAnsi="Times New Roman" w:cs="Times New Roman"/>
          <w:sz w:val="24"/>
          <w:szCs w:val="24"/>
        </w:rPr>
        <w:t xml:space="preserve">) </w:t>
      </w:r>
      <w:r w:rsidRPr="00542AA5">
        <w:rPr>
          <w:rFonts w:ascii="Times New Roman" w:hAnsi="Times New Roman" w:cs="Times New Roman"/>
          <w:sz w:val="24"/>
          <w:szCs w:val="24"/>
        </w:rPr>
        <w:t>167991.</w:t>
      </w:r>
    </w:p>
    <w:p w14:paraId="7CD37C34" w14:textId="5850D25F" w:rsidR="00353CDC" w:rsidRDefault="00353CDC" w:rsidP="00353CDC">
      <w:pPr>
        <w:spacing w:after="0" w:line="360" w:lineRule="auto"/>
        <w:ind w:left="2160" w:hanging="2160"/>
        <w:jc w:val="both"/>
        <w:rPr>
          <w:rFonts w:ascii="Times New Roman" w:hAnsi="Times New Roman" w:cs="Times New Roman"/>
          <w:sz w:val="24"/>
          <w:szCs w:val="24"/>
        </w:rPr>
      </w:pPr>
    </w:p>
    <w:p w14:paraId="2FA36D8A" w14:textId="77777777" w:rsidR="00353CDC" w:rsidRPr="000A61FB" w:rsidRDefault="00353CDC" w:rsidP="00353CDC">
      <w:pPr>
        <w:spacing w:after="0" w:line="360" w:lineRule="auto"/>
        <w:ind w:left="2160" w:hanging="2160"/>
        <w:jc w:val="both"/>
        <w:rPr>
          <w:rFonts w:ascii="Times New Roman" w:hAnsi="Times New Roman" w:cs="Times New Roman"/>
          <w:sz w:val="24"/>
          <w:szCs w:val="24"/>
        </w:rPr>
      </w:pPr>
    </w:p>
    <w:sectPr w:rsidR="00353CDC" w:rsidRPr="000A61FB" w:rsidSect="000F10AC">
      <w:footerReference w:type="default" r:id="rId27"/>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ram, Martin" w:date="2023-12-13T08:39:00Z" w:initials="BM">
    <w:p w14:paraId="38249D94" w14:textId="37636665" w:rsidR="009B7A9C" w:rsidRDefault="009B7A9C">
      <w:pPr>
        <w:pStyle w:val="CommentText"/>
      </w:pPr>
      <w:r>
        <w:rPr>
          <w:rStyle w:val="CommentReference"/>
        </w:rPr>
        <w:annotationRef/>
      </w:r>
      <w:r>
        <w:t>Please check if you want to have this comment here. According to Grieb, the melting phase should appear at 655°C, but we can also omit this information.</w:t>
      </w:r>
    </w:p>
  </w:comment>
  <w:comment w:id="2" w:author="Bram, Martin" w:date="2023-12-11T12:38:00Z" w:initials="BM">
    <w:p w14:paraId="1C0F6E85" w14:textId="1219B6B3" w:rsidR="00027FBA" w:rsidRDefault="00027FBA">
      <w:pPr>
        <w:pStyle w:val="CommentText"/>
      </w:pPr>
      <w:r>
        <w:rPr>
          <w:rStyle w:val="CommentReference"/>
        </w:rPr>
        <w:annotationRef/>
      </w:r>
      <w:r>
        <w:t>This information fits better in Section 2.4.</w:t>
      </w:r>
    </w:p>
  </w:comment>
  <w:comment w:id="5" w:author="Bram, Martin" w:date="2023-12-11T12:47:00Z" w:initials="BM">
    <w:p w14:paraId="4DE982F0" w14:textId="2650CEC7" w:rsidR="00D377CC" w:rsidRDefault="00D377CC">
      <w:pPr>
        <w:pStyle w:val="CommentText"/>
      </w:pPr>
      <w:r>
        <w:rPr>
          <w:rStyle w:val="CommentReference"/>
        </w:rPr>
        <w:annotationRef/>
      </w:r>
      <w:r>
        <w:t>In the left upper corner, we see a larger inclusion in the microstructure. Do you have an idea what it is?</w:t>
      </w:r>
    </w:p>
  </w:comment>
  <w:comment w:id="6" w:author="Iliya Angelov Radulov [3]" w:date="2023-12-15T10:19:00Z" w:initials="RIA">
    <w:p w14:paraId="3B76BFF7" w14:textId="1078756D" w:rsidR="008F0805" w:rsidRDefault="008F0805">
      <w:pPr>
        <w:pStyle w:val="CommentText"/>
      </w:pPr>
      <w:r>
        <w:rPr>
          <w:rStyle w:val="CommentReference"/>
        </w:rPr>
        <w:annotationRef/>
      </w:r>
      <w:r>
        <w:t xml:space="preserve">It is grain groth, but is in very small amout compered to the Fig. 5c. If you think guiding line can help to indicate the difference we can add to the fig 5 b and c </w:t>
      </w:r>
    </w:p>
    <w:p w14:paraId="6122C23B" w14:textId="4C978099" w:rsidR="008F0805" w:rsidRDefault="008F0805">
      <w:pPr>
        <w:pStyle w:val="CommentText"/>
      </w:pPr>
    </w:p>
  </w:comment>
  <w:comment w:id="8" w:author="Bram, Martin" w:date="2023-11-23T13:25:00Z" w:initials="BM">
    <w:p w14:paraId="1DAF23DD" w14:textId="2C46DA52" w:rsidR="009D0E29" w:rsidRDefault="009D0E29">
      <w:pPr>
        <w:pStyle w:val="CommentText"/>
      </w:pPr>
      <w:r>
        <w:rPr>
          <w:rStyle w:val="CommentReference"/>
        </w:rPr>
        <w:annotationRef/>
      </w:r>
      <w:r>
        <w:t>Bitte nachprüfen.</w:t>
      </w:r>
    </w:p>
  </w:comment>
  <w:comment w:id="9" w:author="Bram, Martin" w:date="2023-12-11T13:21:00Z" w:initials="BM">
    <w:p w14:paraId="371E5A26" w14:textId="066EDE56" w:rsidR="00924208" w:rsidRDefault="00924208">
      <w:pPr>
        <w:pStyle w:val="CommentText"/>
      </w:pPr>
      <w:r>
        <w:rPr>
          <w:rStyle w:val="CommentReference"/>
        </w:rPr>
        <w:annotationRef/>
      </w:r>
      <w:r>
        <w:t>Please check if these parameters are correct.</w:t>
      </w:r>
    </w:p>
  </w:comment>
  <w:comment w:id="10" w:author="Iliya Angelov Radulov [2]" w:date="2023-12-15T10:31:00Z" w:initials="RIA">
    <w:p w14:paraId="4DFB1018" w14:textId="10C08441" w:rsidR="00771B16" w:rsidRDefault="00771B16">
      <w:pPr>
        <w:pStyle w:val="CommentText"/>
      </w:pPr>
      <w:r>
        <w:rPr>
          <w:rStyle w:val="CommentReference"/>
        </w:rPr>
        <w:annotationRef/>
      </w:r>
      <w:r>
        <w:t>Yes, parameters are OK</w:t>
      </w:r>
    </w:p>
  </w:comment>
  <w:comment w:id="17" w:author="Bram, Martin" w:date="2023-12-11T13:27:00Z" w:initials="BM">
    <w:p w14:paraId="69B6F7E5" w14:textId="05ECBCAF" w:rsidR="007758FD" w:rsidRDefault="007758FD">
      <w:pPr>
        <w:pStyle w:val="CommentText"/>
      </w:pPr>
      <w:r>
        <w:rPr>
          <w:rStyle w:val="CommentReference"/>
        </w:rPr>
        <w:annotationRef/>
      </w:r>
      <w:r>
        <w:t>Do you mean 10 kN here?</w:t>
      </w:r>
    </w:p>
  </w:comment>
  <w:comment w:id="18" w:author="Iliya Angelov Radulov [5]" w:date="2023-12-15T10:15:00Z" w:initials="RIA">
    <w:p w14:paraId="42E2CAE0" w14:textId="460AA5B4" w:rsidR="001D66A2" w:rsidRDefault="001D66A2">
      <w:pPr>
        <w:pStyle w:val="CommentText"/>
      </w:pPr>
      <w:r>
        <w:rPr>
          <w:rStyle w:val="CommentReference"/>
        </w:rPr>
        <w:annotationRef/>
      </w:r>
      <w:r>
        <w:t>You are right, as we are tolking about preload, will be better to write 3kN instead of 10 MPa?</w:t>
      </w:r>
    </w:p>
  </w:comment>
  <w:comment w:id="20" w:author="Bram, Martin" w:date="2023-12-11T13:41:00Z" w:initials="BM">
    <w:p w14:paraId="614252F2" w14:textId="61E9CEF7" w:rsidR="003E46DE" w:rsidRDefault="003E46DE">
      <w:pPr>
        <w:pStyle w:val="CommentText"/>
      </w:pPr>
      <w:r>
        <w:rPr>
          <w:rStyle w:val="CommentReference"/>
        </w:rPr>
        <w:annotationRef/>
      </w:r>
      <w:r>
        <w:t>Please check if you agree to this sentence.</w:t>
      </w:r>
    </w:p>
  </w:comment>
  <w:comment w:id="21" w:author="Iliya Angelov Radulov [4]" w:date="2023-12-15T10:35:00Z" w:initials="RIA">
    <w:p w14:paraId="31EDD54F" w14:textId="68719D44" w:rsidR="00771B16" w:rsidRDefault="00771B16">
      <w:pPr>
        <w:pStyle w:val="CommentText"/>
      </w:pPr>
      <w:r>
        <w:rPr>
          <w:rStyle w:val="CommentReference"/>
        </w:rPr>
        <w:annotationRef/>
      </w:r>
      <w:r>
        <w:t>It is fine for me</w:t>
      </w:r>
    </w:p>
  </w:comment>
  <w:comment w:id="22" w:author="Bram, Martin" w:date="2023-12-13T09:05:00Z" w:initials="BM">
    <w:p w14:paraId="7B4EA8CC" w14:textId="77777777" w:rsidR="00295ABF" w:rsidRDefault="00295ABF">
      <w:pPr>
        <w:pStyle w:val="CommentText"/>
      </w:pPr>
      <w:r>
        <w:rPr>
          <w:rStyle w:val="CommentReference"/>
        </w:rPr>
        <w:annotationRef/>
      </w:r>
      <w:r>
        <w:t>Comment of Fernando:</w:t>
      </w:r>
    </w:p>
    <w:p w14:paraId="5E8A72F3" w14:textId="4D75AB2D" w:rsidR="00295ABF" w:rsidRDefault="009A2F7F">
      <w:pPr>
        <w:pStyle w:val="CommentText"/>
      </w:pPr>
      <w:r>
        <w:t>Iliya, p</w:t>
      </w:r>
      <w:r w:rsidR="00295ABF">
        <w:t xml:space="preserve">lease add </w:t>
      </w:r>
      <w:r>
        <w:t>the information about the SEM at IWKS here.</w:t>
      </w:r>
    </w:p>
  </w:comment>
  <w:comment w:id="28" w:author="Bram, Martin" w:date="2023-12-11T20:44:00Z" w:initials="BM">
    <w:p w14:paraId="6BA29CF7" w14:textId="77777777" w:rsidR="002462BD" w:rsidRDefault="002462BD">
      <w:pPr>
        <w:pStyle w:val="CommentText"/>
      </w:pPr>
      <w:r>
        <w:rPr>
          <w:rStyle w:val="CommentReference"/>
        </w:rPr>
        <w:annotationRef/>
      </w:r>
      <w:r>
        <w:t xml:space="preserve">Iliya, please check the sample codes and the parameters. Same FAST/SPS were given twice. I changed </w:t>
      </w:r>
      <w:r w:rsidR="00E74318">
        <w:t xml:space="preserve">here </w:t>
      </w:r>
      <w:r>
        <w:t>to 30 s and added the sample codes.</w:t>
      </w:r>
    </w:p>
    <w:p w14:paraId="3689B2BF" w14:textId="089A1C0F" w:rsidR="00720C8F" w:rsidRDefault="00720C8F">
      <w:pPr>
        <w:pStyle w:val="CommentText"/>
      </w:pPr>
    </w:p>
  </w:comment>
  <w:comment w:id="29" w:author="Iliya Angelov Radulov [6]" w:date="2023-12-15T10:08:00Z" w:initials="RIA">
    <w:p w14:paraId="1B332D8A" w14:textId="1E840DE6" w:rsidR="00720C8F" w:rsidRDefault="00720C8F">
      <w:pPr>
        <w:pStyle w:val="CommentText"/>
      </w:pPr>
      <w:r>
        <w:rPr>
          <w:rStyle w:val="CommentReference"/>
        </w:rPr>
        <w:annotationRef/>
      </w:r>
      <w:r w:rsidR="001D66A2">
        <w:t>Thank you, 30</w:t>
      </w:r>
      <w:r>
        <w:t xml:space="preserve"> sec</w:t>
      </w:r>
      <w:r w:rsidR="001D66A2">
        <w:t xml:space="preserve"> is more</w:t>
      </w:r>
      <w:r>
        <w:t xml:space="preserve"> correct, th</w:t>
      </w:r>
      <w:r w:rsidR="001D66A2">
        <w:t>is sample was deformed only with 50 % hight reduction</w:t>
      </w:r>
    </w:p>
  </w:comment>
  <w:comment w:id="31" w:author="Bram, Martin" w:date="2023-10-27T14:48:00Z" w:initials="BM">
    <w:p w14:paraId="56C17FC8" w14:textId="6017D04C" w:rsidR="009D0E29" w:rsidRDefault="009D0E29" w:rsidP="00394608">
      <w:pPr>
        <w:pStyle w:val="CommentText"/>
      </w:pPr>
      <w:r>
        <w:rPr>
          <w:rStyle w:val="CommentReference"/>
        </w:rPr>
        <w:annotationRef/>
      </w:r>
      <w:r>
        <w:t>There might be the option to conduct a sintering cycle with an already densified Nd-Fe-B sample to analyze and later subtract the thermal expansion.</w:t>
      </w:r>
    </w:p>
  </w:comment>
  <w:comment w:id="32" w:author="Bram, Martin" w:date="2023-11-23T09:50:00Z" w:initials="BM">
    <w:p w14:paraId="5613FD85" w14:textId="77777777" w:rsidR="009D0E29" w:rsidRDefault="009D0E29">
      <w:pPr>
        <w:pStyle w:val="CommentText"/>
      </w:pPr>
      <w:r>
        <w:rPr>
          <w:rStyle w:val="CommentReference"/>
        </w:rPr>
        <w:annotationRef/>
      </w:r>
      <w:r>
        <w:t>Monica, could you please check this argumentation. It might be of interest to check, if 32 MPa are sufficient to deform the sample so far that it already comes in contact with the die wall.</w:t>
      </w:r>
    </w:p>
    <w:p w14:paraId="720010D7" w14:textId="77777777" w:rsidR="00F403B7" w:rsidRDefault="00F403B7">
      <w:pPr>
        <w:pStyle w:val="CommentText"/>
      </w:pPr>
    </w:p>
    <w:p w14:paraId="5AEE427D" w14:textId="63DD5687" w:rsidR="00F403B7" w:rsidRDefault="00F403B7">
      <w:pPr>
        <w:pStyle w:val="CommentText"/>
      </w:pPr>
      <w:r>
        <w:t>Monica Keszler, 24. November 2023</w:t>
      </w:r>
    </w:p>
    <w:p w14:paraId="12B4FA00" w14:textId="75A6CD47" w:rsidR="00F403B7" w:rsidRDefault="00F403B7">
      <w:pPr>
        <w:pStyle w:val="CommentText"/>
      </w:pPr>
      <w:r w:rsidRPr="00F403B7">
        <w:t>I can run experiments later in December to see if this is the case. But I agree the majority of the deformation happens before target temp of 800 C and target pressure is reached and that the force &gt;32 kN is contributing to height reduction primarily. Def early in the experiment might be due to the Nd-rich grain boundary melting and allowing the grains to slide</w:t>
      </w:r>
    </w:p>
  </w:comment>
  <w:comment w:id="34" w:author="Bram, Martin" w:date="2023-12-11T20:59:00Z" w:initials="BM">
    <w:p w14:paraId="693B5875" w14:textId="3F86BFBE" w:rsidR="00352335" w:rsidRDefault="00352335">
      <w:pPr>
        <w:pStyle w:val="CommentText"/>
      </w:pPr>
      <w:r>
        <w:rPr>
          <w:rStyle w:val="CommentReference"/>
        </w:rPr>
        <w:annotationRef/>
      </w:r>
      <w:r>
        <w:t>Monica, can you please add white arrows indicating the pressing direction.</w:t>
      </w:r>
    </w:p>
  </w:comment>
  <w:comment w:id="35" w:author="Bram, Martin" w:date="2023-12-11T21:17:00Z" w:initials="BM">
    <w:p w14:paraId="5DC6F9AA" w14:textId="77777777" w:rsidR="00315182" w:rsidRDefault="00315182">
      <w:pPr>
        <w:pStyle w:val="CommentText"/>
      </w:pPr>
      <w:r>
        <w:rPr>
          <w:rStyle w:val="CommentReference"/>
        </w:rPr>
        <w:annotationRef/>
      </w:r>
      <w:r>
        <w:t>a.) and b.) in the figure is missed.</w:t>
      </w:r>
    </w:p>
    <w:p w14:paraId="0C37BB99" w14:textId="77777777" w:rsidR="00C129E8" w:rsidRDefault="00C129E8">
      <w:pPr>
        <w:pStyle w:val="CommentText"/>
      </w:pPr>
    </w:p>
    <w:p w14:paraId="62BD91A6" w14:textId="77777777" w:rsidR="00C129E8" w:rsidRDefault="00C129E8">
      <w:pPr>
        <w:pStyle w:val="CommentText"/>
      </w:pPr>
      <w:r>
        <w:t>Is it possible to use the same color code like in the Jülich graphs?</w:t>
      </w:r>
    </w:p>
    <w:p w14:paraId="330F58BE" w14:textId="202B9316" w:rsidR="00C129E8" w:rsidRDefault="00C129E8">
      <w:pPr>
        <w:pStyle w:val="CommentText"/>
      </w:pPr>
      <w:r>
        <w:t>Temperature = red, Displacement = black, Load = blue, this would make the manuscript more uniform.</w:t>
      </w:r>
    </w:p>
  </w:comment>
  <w:comment w:id="36" w:author="Iliya Angelov Radulov [7]" w:date="2023-12-15T10:36:00Z" w:initials="RIA">
    <w:p w14:paraId="69AB2F57" w14:textId="429F7581" w:rsidR="00771B16" w:rsidRDefault="00771B16">
      <w:pPr>
        <w:pStyle w:val="CommentText"/>
      </w:pPr>
      <w:r>
        <w:rPr>
          <w:rStyle w:val="CommentReference"/>
        </w:rPr>
        <w:annotationRef/>
      </w:r>
      <w:r>
        <w:t xml:space="preserve">OK, will be chandeg </w:t>
      </w:r>
    </w:p>
  </w:comment>
  <w:comment w:id="37" w:author="Bram, Martin" w:date="2023-12-11T21:18:00Z" w:initials="BM">
    <w:p w14:paraId="2EFD0399" w14:textId="7AF5C0EB" w:rsidR="00315182" w:rsidRDefault="00315182">
      <w:pPr>
        <w:pStyle w:val="CommentText"/>
      </w:pPr>
      <w:r>
        <w:rPr>
          <w:rStyle w:val="CommentReference"/>
        </w:rPr>
        <w:annotationRef/>
      </w:r>
      <w:r>
        <w:t>45 MPa? see Table 4.</w:t>
      </w:r>
    </w:p>
  </w:comment>
  <w:comment w:id="38" w:author="Iliya Angelov Radulov [8]" w:date="2023-12-15T10:37:00Z" w:initials="RIA">
    <w:p w14:paraId="7A6BAE5A" w14:textId="59CEC0E5" w:rsidR="00771B16" w:rsidRDefault="00771B16">
      <w:pPr>
        <w:pStyle w:val="CommentText"/>
      </w:pPr>
      <w:r>
        <w:rPr>
          <w:rStyle w:val="CommentReference"/>
        </w:rPr>
        <w:annotationRef/>
      </w:r>
      <w:r>
        <w:t>We used 3.9 kN, therefore is 48MPa, but we can put also 50 MPa</w:t>
      </w:r>
    </w:p>
  </w:comment>
  <w:comment w:id="40" w:author="Bram, Martin" w:date="2023-12-13T13:51:00Z" w:initials="BM">
    <w:p w14:paraId="7068AD30" w14:textId="77777777" w:rsidR="00343582" w:rsidRDefault="00343582">
      <w:pPr>
        <w:pStyle w:val="CommentText"/>
      </w:pPr>
      <w:r>
        <w:rPr>
          <w:rStyle w:val="CommentReference"/>
        </w:rPr>
        <w:annotationRef/>
      </w:r>
      <w:r>
        <w:t>Iliya, please check the remanence of sample 8. Furthermore, samples 17 and 18 are missed.</w:t>
      </w:r>
    </w:p>
    <w:p w14:paraId="0C98F38A" w14:textId="77777777" w:rsidR="00067132" w:rsidRDefault="00067132">
      <w:pPr>
        <w:pStyle w:val="CommentText"/>
      </w:pPr>
    </w:p>
    <w:p w14:paraId="5415BE3F" w14:textId="77777777" w:rsidR="00067132" w:rsidRDefault="00067132">
      <w:pPr>
        <w:pStyle w:val="CommentText"/>
      </w:pPr>
      <w:r>
        <w:t>I propose to mark the starting powder and the commercial magnet in the hot compacted and hot deformed state with another symbol, e.g. triangle for the powder (1), stars for the magnet (2,3).</w:t>
      </w:r>
    </w:p>
    <w:p w14:paraId="148D4D25" w14:textId="77777777" w:rsidR="00067132" w:rsidRDefault="00067132">
      <w:pPr>
        <w:pStyle w:val="CommentText"/>
      </w:pPr>
    </w:p>
    <w:p w14:paraId="04C85B26" w14:textId="6834EC14" w:rsidR="00067132" w:rsidRDefault="00067132">
      <w:pPr>
        <w:pStyle w:val="CommentText"/>
      </w:pPr>
      <w:r>
        <w:t>There is a typo, please change to “Height reduction”</w:t>
      </w:r>
    </w:p>
  </w:comment>
  <w:comment w:id="41" w:author="Iliya Angelov Radulov [9]" w:date="2023-12-15T10:39:00Z" w:initials="RIA">
    <w:p w14:paraId="21BE132E" w14:textId="5C9814B7" w:rsidR="00AA34A3" w:rsidRDefault="00AA34A3">
      <w:pPr>
        <w:pStyle w:val="CommentText"/>
      </w:pPr>
      <w:r>
        <w:rPr>
          <w:rStyle w:val="CommentReference"/>
        </w:rPr>
        <w:annotationRef/>
      </w:r>
      <w:r>
        <w:t>OK, I will try to modify this Fig with respect to your comments, not sure I kwon how exactly</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42" w:author="Bram, Martin" w:date="2023-12-14T09:28:00Z" w:initials="BM">
    <w:p w14:paraId="42B66412" w14:textId="0AC061CC" w:rsidR="00C129E8" w:rsidRDefault="00C129E8">
      <w:pPr>
        <w:pStyle w:val="CommentText"/>
      </w:pPr>
      <w:r>
        <w:rPr>
          <w:rStyle w:val="CommentReference"/>
        </w:rPr>
        <w:annotationRef/>
      </w:r>
      <w:r>
        <w:t>I propose “for the individual processing stages”</w:t>
      </w:r>
      <w:r w:rsidR="001268B5">
        <w:t>, but we leaving it as it is, is fine as well.</w:t>
      </w:r>
    </w:p>
  </w:comment>
  <w:comment w:id="43" w:author="Bram, Martin" w:date="2023-12-14T09:07:00Z" w:initials="BM">
    <w:p w14:paraId="13700E86" w14:textId="69F99F1D" w:rsidR="006A33C4" w:rsidRDefault="006A33C4">
      <w:pPr>
        <w:pStyle w:val="CommentText"/>
      </w:pPr>
      <w:r>
        <w:rPr>
          <w:rStyle w:val="CommentReference"/>
        </w:rPr>
        <w:annotationRef/>
      </w:r>
      <w:r>
        <w:t>Do you mean “conventional die-upsetting” here?</w:t>
      </w:r>
    </w:p>
  </w:comment>
  <w:comment w:id="44" w:author="Bram, Martin" w:date="2023-12-14T09:08:00Z" w:initials="BM">
    <w:p w14:paraId="667F5F0D" w14:textId="4ACDACB6" w:rsidR="006A33C4" w:rsidRDefault="006A33C4">
      <w:pPr>
        <w:pStyle w:val="CommentText"/>
      </w:pPr>
      <w:r>
        <w:rPr>
          <w:rStyle w:val="CommentReference"/>
        </w:rPr>
        <w:annotationRef/>
      </w:r>
      <w:r>
        <w:t xml:space="preserve">Reference is missed in the </w:t>
      </w:r>
      <w:r w:rsidR="00B7360B">
        <w:t>“References”</w:t>
      </w:r>
      <w:r>
        <w:t>. Do you refer to the PhD work of Sawatzki here?</w:t>
      </w:r>
    </w:p>
  </w:comment>
  <w:comment w:id="45" w:author="Iliya Angelov Radulov [10]" w:date="2023-12-15T10:41:00Z" w:initials="RIA">
    <w:p w14:paraId="571BF126" w14:textId="4A53A87B" w:rsidR="00AA34A3" w:rsidRDefault="00AA34A3">
      <w:pPr>
        <w:pStyle w:val="CommentText"/>
      </w:pPr>
      <w:r>
        <w:rPr>
          <w:rStyle w:val="CommentReference"/>
        </w:rPr>
        <w:annotationRef/>
      </w:r>
      <w:r>
        <w:t>Yes Thank you for adding it.</w:t>
      </w:r>
    </w:p>
  </w:comment>
  <w:comment w:id="46" w:author="Bram, Martin" w:date="2023-12-14T09:38:00Z" w:initials="BM">
    <w:p w14:paraId="57C4C798" w14:textId="77777777" w:rsidR="001268B5" w:rsidRDefault="001268B5">
      <w:pPr>
        <w:pStyle w:val="CommentText"/>
      </w:pPr>
      <w:r>
        <w:rPr>
          <w:rStyle w:val="CommentReference"/>
        </w:rPr>
        <w:annotationRef/>
      </w:r>
      <w:r>
        <w:t>a.) and b.) is missed.</w:t>
      </w:r>
    </w:p>
    <w:p w14:paraId="6A128FF7" w14:textId="77777777" w:rsidR="001268B5" w:rsidRDefault="001268B5">
      <w:pPr>
        <w:pStyle w:val="CommentText"/>
      </w:pPr>
    </w:p>
    <w:p w14:paraId="586C24D8" w14:textId="77777777" w:rsidR="001268B5" w:rsidRDefault="001268B5">
      <w:pPr>
        <w:pStyle w:val="CommentText"/>
      </w:pPr>
      <w:r>
        <w:t>Typo “MQU-F sample” in Figure 17a</w:t>
      </w:r>
    </w:p>
    <w:p w14:paraId="4F3B70EA" w14:textId="77777777" w:rsidR="001268B5" w:rsidRDefault="001268B5">
      <w:pPr>
        <w:pStyle w:val="CommentText"/>
      </w:pPr>
    </w:p>
    <w:p w14:paraId="77F43FA6" w14:textId="77777777" w:rsidR="001268B5" w:rsidRDefault="001268B5">
      <w:pPr>
        <w:pStyle w:val="CommentText"/>
      </w:pPr>
      <w:r>
        <w:t>Typo “Height reduction</w:t>
      </w:r>
      <w:r w:rsidR="00823C9D">
        <w:t>” in Figure 17b</w:t>
      </w:r>
    </w:p>
    <w:p w14:paraId="16464830" w14:textId="77777777" w:rsidR="00823C9D" w:rsidRDefault="00823C9D">
      <w:pPr>
        <w:pStyle w:val="CommentText"/>
      </w:pPr>
    </w:p>
    <w:p w14:paraId="705D73D2" w14:textId="77777777" w:rsidR="00823C9D" w:rsidRDefault="00823C9D">
      <w:pPr>
        <w:pStyle w:val="CommentText"/>
      </w:pPr>
      <w:r>
        <w:t>I propose to write “FAST/SPS” instead of “SPS samples” and “HD” instead of “HD samples”</w:t>
      </w:r>
      <w:r w:rsidR="00E50226">
        <w:t>.</w:t>
      </w:r>
    </w:p>
    <w:p w14:paraId="161330E8" w14:textId="77777777" w:rsidR="00E50226" w:rsidRDefault="00E50226">
      <w:pPr>
        <w:pStyle w:val="CommentText"/>
      </w:pPr>
    </w:p>
    <w:p w14:paraId="7ABA690F" w14:textId="3ADC006E" w:rsidR="00E50226" w:rsidRDefault="00E50226">
      <w:pPr>
        <w:pStyle w:val="CommentText"/>
      </w:pPr>
      <w:r>
        <w:t>It would be nice if you could adapt the axis labeling if possible/correct with respect to the definition of the magnetic properties measured here:</w:t>
      </w:r>
    </w:p>
    <w:p w14:paraId="0774FAA0" w14:textId="77777777" w:rsidR="00E50226" w:rsidRDefault="00E50226">
      <w:pPr>
        <w:pStyle w:val="CommentText"/>
      </w:pPr>
    </w:p>
    <w:p w14:paraId="1C3839F5" w14:textId="30BC6DB9" w:rsidR="00E50226" w:rsidRDefault="00E50226">
      <w:pPr>
        <w:pStyle w:val="CommentText"/>
      </w:pPr>
      <w:r>
        <w:t>Br (T) and HcJ (kA</w:t>
      </w:r>
      <w:r>
        <w:sym w:font="Symbol" w:char="F0D7"/>
      </w:r>
      <w:r>
        <w:t>m</w:t>
      </w:r>
      <w:r w:rsidRPr="00E50226">
        <w:rPr>
          <w:vertAlign w:val="superscript"/>
        </w:rPr>
        <w:t>-1</w:t>
      </w:r>
      <w:r>
        <w:t>)</w:t>
      </w:r>
    </w:p>
  </w:comment>
  <w:comment w:id="49" w:author="Bram, Martin" w:date="2023-12-14T09:20:00Z" w:initials="BM">
    <w:p w14:paraId="39C32115" w14:textId="7C222D01" w:rsidR="00C129E8" w:rsidRDefault="00C129E8">
      <w:pPr>
        <w:pStyle w:val="CommentText"/>
      </w:pPr>
      <w:r>
        <w:rPr>
          <w:rStyle w:val="CommentReference"/>
        </w:rPr>
        <w:annotationRef/>
      </w:r>
      <w:r>
        <w:t>Please check if this reference is correct.</w:t>
      </w:r>
    </w:p>
  </w:comment>
  <w:comment w:id="50" w:author="Iliya Angelov Radulov" w:date="2023-12-15T10:00:00Z" w:initials="RIA">
    <w:p w14:paraId="64B9306A" w14:textId="0BD803FB" w:rsidR="00B45D13" w:rsidRDefault="00B45D13">
      <w:pPr>
        <w:pStyle w:val="CommentText"/>
      </w:pPr>
      <w:r>
        <w:rPr>
          <w:rStyle w:val="CommentReference"/>
        </w:rPr>
        <w:annotationRef/>
      </w:r>
      <w:r w:rsidR="00720C8F">
        <w:t>Looks fine for me, we can give link if n</w:t>
      </w:r>
      <w:r w:rsidR="00720C8F">
        <w:t xml:space="preserve">eccessary </w:t>
      </w:r>
      <w:r w:rsidRPr="00B45D13">
        <w:t>https://tuprints.ulb.tu-darmstadt.de/5221/</w:t>
      </w:r>
    </w:p>
  </w:comment>
  <w:comment w:id="51" w:author="Bram, Martin" w:date="2023-12-14T09:23:00Z" w:initials="BM">
    <w:p w14:paraId="19718C67" w14:textId="216CFC87" w:rsidR="00C129E8" w:rsidRDefault="00C129E8">
      <w:pPr>
        <w:pStyle w:val="CommentText"/>
      </w:pPr>
      <w:r>
        <w:rPr>
          <w:rStyle w:val="CommentReference"/>
        </w:rPr>
        <w:annotationRef/>
      </w:r>
      <w:r>
        <w:t>Please check if this reference is correct.</w:t>
      </w:r>
    </w:p>
  </w:comment>
  <w:comment w:id="52" w:author="Iliya Angelov Radulov [11]" w:date="2023-12-15T10:01:00Z" w:initials="RIA">
    <w:p w14:paraId="0E99E034" w14:textId="7A484EC7" w:rsidR="00B45D13" w:rsidRDefault="00B45D13">
      <w:pPr>
        <w:pStyle w:val="CommentText"/>
      </w:pPr>
      <w:r>
        <w:rPr>
          <w:rStyle w:val="CommentReference"/>
        </w:rPr>
        <w:annotationRef/>
      </w:r>
      <w:r w:rsidR="00720C8F">
        <w:t>Looks fine for me, we can give link if neccessar</w:t>
      </w:r>
      <w:r w:rsidR="00720C8F">
        <w:t xml:space="preserve">y: </w:t>
      </w:r>
      <w:r w:rsidRPr="00B45D13">
        <w:t>https://tuprints.ulb.tu-darmstadt.de/8964/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249D94" w15:done="0"/>
  <w15:commentEx w15:paraId="1C0F6E85" w15:done="0"/>
  <w15:commentEx w15:paraId="4DE982F0" w15:done="0"/>
  <w15:commentEx w15:paraId="6122C23B" w15:paraIdParent="4DE982F0" w15:done="0"/>
  <w15:commentEx w15:paraId="1DAF23DD" w15:done="0"/>
  <w15:commentEx w15:paraId="371E5A26" w15:done="0"/>
  <w15:commentEx w15:paraId="4DFB1018" w15:paraIdParent="371E5A26" w15:done="0"/>
  <w15:commentEx w15:paraId="69B6F7E5" w15:done="0"/>
  <w15:commentEx w15:paraId="42E2CAE0" w15:paraIdParent="69B6F7E5" w15:done="0"/>
  <w15:commentEx w15:paraId="614252F2" w15:done="0"/>
  <w15:commentEx w15:paraId="31EDD54F" w15:paraIdParent="614252F2" w15:done="0"/>
  <w15:commentEx w15:paraId="5E8A72F3" w15:done="0"/>
  <w15:commentEx w15:paraId="3689B2BF" w15:done="0"/>
  <w15:commentEx w15:paraId="1B332D8A" w15:paraIdParent="3689B2BF" w15:done="0"/>
  <w15:commentEx w15:paraId="56C17FC8" w15:done="0"/>
  <w15:commentEx w15:paraId="12B4FA00" w15:done="0"/>
  <w15:commentEx w15:paraId="693B5875" w15:done="0"/>
  <w15:commentEx w15:paraId="330F58BE" w15:done="0"/>
  <w15:commentEx w15:paraId="69AB2F57" w15:paraIdParent="330F58BE" w15:done="0"/>
  <w15:commentEx w15:paraId="2EFD0399" w15:done="0"/>
  <w15:commentEx w15:paraId="7A6BAE5A" w15:paraIdParent="2EFD0399" w15:done="0"/>
  <w15:commentEx w15:paraId="04C85B26" w15:done="0"/>
  <w15:commentEx w15:paraId="21BE132E" w15:paraIdParent="04C85B26" w15:done="0"/>
  <w15:commentEx w15:paraId="42B66412" w15:done="0"/>
  <w15:commentEx w15:paraId="13700E86" w15:done="0"/>
  <w15:commentEx w15:paraId="667F5F0D" w15:done="0"/>
  <w15:commentEx w15:paraId="571BF126" w15:paraIdParent="667F5F0D" w15:done="0"/>
  <w15:commentEx w15:paraId="1C3839F5" w15:done="0"/>
  <w15:commentEx w15:paraId="39C32115" w15:done="0"/>
  <w15:commentEx w15:paraId="64B9306A" w15:paraIdParent="39C32115" w15:done="0"/>
  <w15:commentEx w15:paraId="19718C67" w15:done="0"/>
  <w15:commentEx w15:paraId="0E99E034" w15:paraIdParent="19718C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23EC37" w16cex:dateUtc="2023-12-13T07:39:00Z"/>
  <w16cex:commentExtensible w16cex:durableId="29218144" w16cex:dateUtc="2023-12-11T11:38:00Z"/>
  <w16cex:commentExtensible w16cex:durableId="29218362" w16cex:dateUtc="2023-12-11T11:47:00Z"/>
  <w16cex:commentExtensible w16cex:durableId="2926A6BD" w16cex:dateUtc="2023-12-15T09:19:00Z"/>
  <w16cex:commentExtensible w16cex:durableId="2909D146" w16cex:dateUtc="2023-11-23T12:25:00Z"/>
  <w16cex:commentExtensible w16cex:durableId="29218B68" w16cex:dateUtc="2023-12-11T12:21:00Z"/>
  <w16cex:commentExtensible w16cex:durableId="2926A96D" w16cex:dateUtc="2023-12-15T09:31:00Z"/>
  <w16cex:commentExtensible w16cex:durableId="29218CC7" w16cex:dateUtc="2023-12-11T12:27:00Z"/>
  <w16cex:commentExtensible w16cex:durableId="2926A5BC" w16cex:dateUtc="2023-12-15T09:15:00Z"/>
  <w16cex:commentExtensible w16cex:durableId="29219022" w16cex:dateUtc="2023-12-11T12:41:00Z"/>
  <w16cex:commentExtensible w16cex:durableId="2926AA7E" w16cex:dateUtc="2023-12-15T09:35:00Z"/>
  <w16cex:commentExtensible w16cex:durableId="2923F258" w16cex:dateUtc="2023-12-13T08:05:00Z"/>
  <w16cex:commentExtensible w16cex:durableId="2921F321" w16cex:dateUtc="2023-12-11T19:44:00Z"/>
  <w16cex:commentExtensible w16cex:durableId="2926A41F" w16cex:dateUtc="2023-12-15T09:08:00Z"/>
  <w16cex:commentExtensible w16cex:durableId="28E64C23" w16cex:dateUtc="2023-10-27T12:48:00Z"/>
  <w16cex:commentExtensible w16cex:durableId="29099EEB" w16cex:dateUtc="2023-11-23T08:50:00Z"/>
  <w16cex:commentExtensible w16cex:durableId="2921F6A8" w16cex:dateUtc="2023-12-11T19:59:00Z"/>
  <w16cex:commentExtensible w16cex:durableId="2921FAF8" w16cex:dateUtc="2023-12-11T20:17:00Z"/>
  <w16cex:commentExtensible w16cex:durableId="2926AACA" w16cex:dateUtc="2023-12-15T09:36:00Z"/>
  <w16cex:commentExtensible w16cex:durableId="2921FB19" w16cex:dateUtc="2023-12-11T20:18:00Z"/>
  <w16cex:commentExtensible w16cex:durableId="2926AAF9" w16cex:dateUtc="2023-12-15T09:37:00Z"/>
  <w16cex:commentExtensible w16cex:durableId="29243547" w16cex:dateUtc="2023-12-13T12:51:00Z"/>
  <w16cex:commentExtensible w16cex:durableId="2926AB6E" w16cex:dateUtc="2023-12-15T09:39:00Z"/>
  <w16cex:commentExtensible w16cex:durableId="29254939" w16cex:dateUtc="2023-12-14T08:28:00Z"/>
  <w16cex:commentExtensible w16cex:durableId="29254437" w16cex:dateUtc="2023-12-14T08:07:00Z"/>
  <w16cex:commentExtensible w16cex:durableId="29254473" w16cex:dateUtc="2023-12-14T08:08:00Z"/>
  <w16cex:commentExtensible w16cex:durableId="2926ABD8" w16cex:dateUtc="2023-12-15T09:41:00Z"/>
  <w16cex:commentExtensible w16cex:durableId="29254B84" w16cex:dateUtc="2023-12-14T08:38:00Z"/>
  <w16cex:commentExtensible w16cex:durableId="29254769" w16cex:dateUtc="2023-12-14T08:20:00Z"/>
  <w16cex:commentExtensible w16cex:durableId="2926A256" w16cex:dateUtc="2023-12-15T09:00:00Z"/>
  <w16cex:commentExtensible w16cex:durableId="292547F9" w16cex:dateUtc="2023-12-14T08:23:00Z"/>
  <w16cex:commentExtensible w16cex:durableId="2926A27C" w16cex:dateUtc="2023-12-15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249D94" w16cid:durableId="2923EC37"/>
  <w16cid:commentId w16cid:paraId="1C0F6E85" w16cid:durableId="29218144"/>
  <w16cid:commentId w16cid:paraId="4DE982F0" w16cid:durableId="29218362"/>
  <w16cid:commentId w16cid:paraId="6122C23B" w16cid:durableId="2926A6BD"/>
  <w16cid:commentId w16cid:paraId="1DAF23DD" w16cid:durableId="2909D146"/>
  <w16cid:commentId w16cid:paraId="371E5A26" w16cid:durableId="29218B68"/>
  <w16cid:commentId w16cid:paraId="4DFB1018" w16cid:durableId="2926A96D"/>
  <w16cid:commentId w16cid:paraId="69B6F7E5" w16cid:durableId="29218CC7"/>
  <w16cid:commentId w16cid:paraId="42E2CAE0" w16cid:durableId="2926A5BC"/>
  <w16cid:commentId w16cid:paraId="614252F2" w16cid:durableId="29219022"/>
  <w16cid:commentId w16cid:paraId="31EDD54F" w16cid:durableId="2926AA7E"/>
  <w16cid:commentId w16cid:paraId="5E8A72F3" w16cid:durableId="2923F258"/>
  <w16cid:commentId w16cid:paraId="3689B2BF" w16cid:durableId="2921F321"/>
  <w16cid:commentId w16cid:paraId="1B332D8A" w16cid:durableId="2926A41F"/>
  <w16cid:commentId w16cid:paraId="56C17FC8" w16cid:durableId="28E64C23"/>
  <w16cid:commentId w16cid:paraId="12B4FA00" w16cid:durableId="29099EEB"/>
  <w16cid:commentId w16cid:paraId="693B5875" w16cid:durableId="2921F6A8"/>
  <w16cid:commentId w16cid:paraId="330F58BE" w16cid:durableId="2921FAF8"/>
  <w16cid:commentId w16cid:paraId="69AB2F57" w16cid:durableId="2926AACA"/>
  <w16cid:commentId w16cid:paraId="2EFD0399" w16cid:durableId="2921FB19"/>
  <w16cid:commentId w16cid:paraId="7A6BAE5A" w16cid:durableId="2926AAF9"/>
  <w16cid:commentId w16cid:paraId="04C85B26" w16cid:durableId="29243547"/>
  <w16cid:commentId w16cid:paraId="21BE132E" w16cid:durableId="2926AB6E"/>
  <w16cid:commentId w16cid:paraId="42B66412" w16cid:durableId="29254939"/>
  <w16cid:commentId w16cid:paraId="13700E86" w16cid:durableId="29254437"/>
  <w16cid:commentId w16cid:paraId="667F5F0D" w16cid:durableId="29254473"/>
  <w16cid:commentId w16cid:paraId="571BF126" w16cid:durableId="2926ABD8"/>
  <w16cid:commentId w16cid:paraId="1C3839F5" w16cid:durableId="29254B84"/>
  <w16cid:commentId w16cid:paraId="39C32115" w16cid:durableId="29254769"/>
  <w16cid:commentId w16cid:paraId="64B9306A" w16cid:durableId="2926A256"/>
  <w16cid:commentId w16cid:paraId="19718C67" w16cid:durableId="292547F9"/>
  <w16cid:commentId w16cid:paraId="0E99E034" w16cid:durableId="2926A2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9325F" w14:textId="77777777" w:rsidR="00AD5BDF" w:rsidRDefault="00AD5BDF" w:rsidP="00E50560">
      <w:pPr>
        <w:spacing w:after="0" w:line="240" w:lineRule="auto"/>
      </w:pPr>
      <w:r>
        <w:separator/>
      </w:r>
    </w:p>
  </w:endnote>
  <w:endnote w:type="continuationSeparator" w:id="0">
    <w:p w14:paraId="5183F00D" w14:textId="77777777" w:rsidR="00AD5BDF" w:rsidRDefault="00AD5BDF" w:rsidP="00E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082305"/>
      <w:docPartObj>
        <w:docPartGallery w:val="Page Numbers (Bottom of Page)"/>
        <w:docPartUnique/>
      </w:docPartObj>
    </w:sdtPr>
    <w:sdtEndPr>
      <w:rPr>
        <w:rFonts w:ascii="Times New Roman" w:hAnsi="Times New Roman" w:cs="Times New Roman"/>
        <w:sz w:val="24"/>
        <w:szCs w:val="24"/>
      </w:rPr>
    </w:sdtEndPr>
    <w:sdtContent>
      <w:p w14:paraId="44750208" w14:textId="27DFA27B" w:rsidR="009D0E29" w:rsidRPr="00E50560" w:rsidRDefault="009D0E29">
        <w:pPr>
          <w:pStyle w:val="Footer"/>
          <w:jc w:val="center"/>
          <w:rPr>
            <w:rFonts w:ascii="Times New Roman" w:hAnsi="Times New Roman" w:cs="Times New Roman"/>
            <w:sz w:val="24"/>
            <w:szCs w:val="24"/>
          </w:rPr>
        </w:pPr>
        <w:r w:rsidRPr="00E50560">
          <w:rPr>
            <w:rFonts w:ascii="Times New Roman" w:hAnsi="Times New Roman" w:cs="Times New Roman"/>
            <w:sz w:val="24"/>
            <w:szCs w:val="24"/>
          </w:rPr>
          <w:fldChar w:fldCharType="begin"/>
        </w:r>
        <w:r w:rsidRPr="00E50560">
          <w:rPr>
            <w:rFonts w:ascii="Times New Roman" w:hAnsi="Times New Roman" w:cs="Times New Roman"/>
            <w:sz w:val="24"/>
            <w:szCs w:val="24"/>
          </w:rPr>
          <w:instrText>PAGE   \* MERGEFORMAT</w:instrText>
        </w:r>
        <w:r w:rsidRPr="00E50560">
          <w:rPr>
            <w:rFonts w:ascii="Times New Roman" w:hAnsi="Times New Roman" w:cs="Times New Roman"/>
            <w:sz w:val="24"/>
            <w:szCs w:val="24"/>
          </w:rPr>
          <w:fldChar w:fldCharType="separate"/>
        </w:r>
        <w:r w:rsidR="00293207" w:rsidRPr="00293207">
          <w:rPr>
            <w:rFonts w:ascii="Times New Roman" w:hAnsi="Times New Roman" w:cs="Times New Roman"/>
            <w:noProof/>
            <w:sz w:val="24"/>
            <w:szCs w:val="24"/>
            <w:lang w:val="de-DE"/>
          </w:rPr>
          <w:t>31</w:t>
        </w:r>
        <w:r w:rsidRPr="00E50560">
          <w:rPr>
            <w:rFonts w:ascii="Times New Roman" w:hAnsi="Times New Roman" w:cs="Times New Roman"/>
            <w:sz w:val="24"/>
            <w:szCs w:val="24"/>
          </w:rPr>
          <w:fldChar w:fldCharType="end"/>
        </w:r>
      </w:p>
    </w:sdtContent>
  </w:sdt>
  <w:p w14:paraId="5EFDB31A" w14:textId="77777777" w:rsidR="009D0E29" w:rsidRDefault="009D0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F53DA" w14:textId="77777777" w:rsidR="00AD5BDF" w:rsidRDefault="00AD5BDF" w:rsidP="00E50560">
      <w:pPr>
        <w:spacing w:after="0" w:line="240" w:lineRule="auto"/>
      </w:pPr>
      <w:r>
        <w:separator/>
      </w:r>
    </w:p>
  </w:footnote>
  <w:footnote w:type="continuationSeparator" w:id="0">
    <w:p w14:paraId="7333D9B1" w14:textId="77777777" w:rsidR="00AD5BDF" w:rsidRDefault="00AD5BDF" w:rsidP="00E505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liya Angelov Radulov">
    <w15:presenceInfo w15:providerId="AD" w15:userId="S::iliya.angelov.radulov@iwks.fraunhofer.de::2ef1833f-f98e-4b75-9dca-a0ab6a20cd06"/>
  </w15:person>
  <w15:person w15:author="Bram, Martin">
    <w15:presenceInfo w15:providerId="AD" w15:userId="S::m.bram@fz-juelich.de::069659c6-8447-4bba-984a-25a278d1e5cf"/>
  </w15:person>
  <w15:person w15:author="Iliya Angelov Radulov [2]">
    <w15:presenceInfo w15:providerId="AD" w15:userId="S::iliya.angelov.radulov@iwks.fraunhofer.de::2ef1833f-f98e-4b75-9dca-a0ab6a20cd06"/>
  </w15:person>
  <w15:person w15:author="Iliya Angelov Radulov [3]">
    <w15:presenceInfo w15:providerId="AD" w15:userId="S::iliya.angelov.radulov@iwks.fraunhofer.de::2ef1833f-f98e-4b75-9dca-a0ab6a20cd06"/>
  </w15:person>
  <w15:person w15:author="Iliya Angelov Radulov [4]">
    <w15:presenceInfo w15:providerId="AD" w15:userId="S::iliya.angelov.radulov@iwks.fraunhofer.de::2ef1833f-f98e-4b75-9dca-a0ab6a20cd06"/>
  </w15:person>
  <w15:person w15:author="Iliya Angelov Radulov [5]">
    <w15:presenceInfo w15:providerId="AD" w15:userId="S::iliya.angelov.radulov@iwks.fraunhofer.de::2ef1833f-f98e-4b75-9dca-a0ab6a20cd06"/>
  </w15:person>
  <w15:person w15:author="Iliya Angelov Radulov [6]">
    <w15:presenceInfo w15:providerId="AD" w15:userId="S::iliya.angelov.radulov@iwks.fraunhofer.de::2ef1833f-f98e-4b75-9dca-a0ab6a20cd06"/>
  </w15:person>
  <w15:person w15:author="Iliya Angelov Radulov [7]">
    <w15:presenceInfo w15:providerId="AD" w15:userId="S::iliya.angelov.radulov@iwks.fraunhofer.de::2ef1833f-f98e-4b75-9dca-a0ab6a20cd06"/>
  </w15:person>
  <w15:person w15:author="Iliya Angelov Radulov [8]">
    <w15:presenceInfo w15:providerId="AD" w15:userId="S::iliya.angelov.radulov@iwks.fraunhofer.de::2ef1833f-f98e-4b75-9dca-a0ab6a20cd06"/>
  </w15:person>
  <w15:person w15:author="Iliya Angelov Radulov [9]">
    <w15:presenceInfo w15:providerId="AD" w15:userId="S::iliya.angelov.radulov@iwks.fraunhofer.de::2ef1833f-f98e-4b75-9dca-a0ab6a20cd06"/>
  </w15:person>
  <w15:person w15:author="Iliya Angelov Radulov [10]">
    <w15:presenceInfo w15:providerId="AD" w15:userId="S::iliya.angelov.radulov@iwks.fraunhofer.de::2ef1833f-f98e-4b75-9dca-a0ab6a20cd06"/>
  </w15:person>
  <w15:person w15:author="Iliya Angelov Radulov [11]">
    <w15:presenceInfo w15:providerId="AD" w15:userId="S::iliya.angelov.radulov@iwks.fraunhofer.de::2ef1833f-f98e-4b75-9dca-a0ab6a20c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595"/>
    <w:rsid w:val="00027FBA"/>
    <w:rsid w:val="00033ABB"/>
    <w:rsid w:val="000522C8"/>
    <w:rsid w:val="00062064"/>
    <w:rsid w:val="00067132"/>
    <w:rsid w:val="0008574A"/>
    <w:rsid w:val="00086667"/>
    <w:rsid w:val="00093537"/>
    <w:rsid w:val="000A39C4"/>
    <w:rsid w:val="000A61FB"/>
    <w:rsid w:val="000A7E5B"/>
    <w:rsid w:val="000B1207"/>
    <w:rsid w:val="000B3635"/>
    <w:rsid w:val="000C5014"/>
    <w:rsid w:val="000D5A1D"/>
    <w:rsid w:val="000F10AC"/>
    <w:rsid w:val="000F51F5"/>
    <w:rsid w:val="000F5270"/>
    <w:rsid w:val="001018C6"/>
    <w:rsid w:val="00102080"/>
    <w:rsid w:val="001050B1"/>
    <w:rsid w:val="001268B5"/>
    <w:rsid w:val="00127B97"/>
    <w:rsid w:val="00135440"/>
    <w:rsid w:val="00147A3F"/>
    <w:rsid w:val="00155910"/>
    <w:rsid w:val="00155995"/>
    <w:rsid w:val="00177AD4"/>
    <w:rsid w:val="00196704"/>
    <w:rsid w:val="001A6C0B"/>
    <w:rsid w:val="001A7743"/>
    <w:rsid w:val="001B24BE"/>
    <w:rsid w:val="001B629A"/>
    <w:rsid w:val="001C05F2"/>
    <w:rsid w:val="001D187A"/>
    <w:rsid w:val="001D1944"/>
    <w:rsid w:val="001D66A2"/>
    <w:rsid w:val="001E1EEE"/>
    <w:rsid w:val="001E2F62"/>
    <w:rsid w:val="001E5CA9"/>
    <w:rsid w:val="001F68D9"/>
    <w:rsid w:val="00213796"/>
    <w:rsid w:val="00220DF5"/>
    <w:rsid w:val="00234BC8"/>
    <w:rsid w:val="002460F7"/>
    <w:rsid w:val="002462BD"/>
    <w:rsid w:val="00254B3C"/>
    <w:rsid w:val="00267C17"/>
    <w:rsid w:val="0027565C"/>
    <w:rsid w:val="002807C8"/>
    <w:rsid w:val="00282401"/>
    <w:rsid w:val="00293207"/>
    <w:rsid w:val="002933D7"/>
    <w:rsid w:val="00295ABF"/>
    <w:rsid w:val="002A1926"/>
    <w:rsid w:val="002A4574"/>
    <w:rsid w:val="002D1260"/>
    <w:rsid w:val="002D1AA6"/>
    <w:rsid w:val="002D4031"/>
    <w:rsid w:val="002D5C21"/>
    <w:rsid w:val="002F1A75"/>
    <w:rsid w:val="00303AEC"/>
    <w:rsid w:val="00306050"/>
    <w:rsid w:val="00314482"/>
    <w:rsid w:val="00315182"/>
    <w:rsid w:val="00316B9C"/>
    <w:rsid w:val="003174DA"/>
    <w:rsid w:val="0034094B"/>
    <w:rsid w:val="00343582"/>
    <w:rsid w:val="00346F81"/>
    <w:rsid w:val="00352335"/>
    <w:rsid w:val="00353CDC"/>
    <w:rsid w:val="00356EA1"/>
    <w:rsid w:val="0036156F"/>
    <w:rsid w:val="0038235A"/>
    <w:rsid w:val="00383001"/>
    <w:rsid w:val="00393F4B"/>
    <w:rsid w:val="0039450F"/>
    <w:rsid w:val="00394608"/>
    <w:rsid w:val="003A133A"/>
    <w:rsid w:val="003A30AF"/>
    <w:rsid w:val="003A3765"/>
    <w:rsid w:val="003B3563"/>
    <w:rsid w:val="003B357D"/>
    <w:rsid w:val="003B3684"/>
    <w:rsid w:val="003C14DD"/>
    <w:rsid w:val="003C6210"/>
    <w:rsid w:val="003D0498"/>
    <w:rsid w:val="003D2F70"/>
    <w:rsid w:val="003D2FE0"/>
    <w:rsid w:val="003E28A5"/>
    <w:rsid w:val="003E46DE"/>
    <w:rsid w:val="003F4A76"/>
    <w:rsid w:val="00400771"/>
    <w:rsid w:val="00410B79"/>
    <w:rsid w:val="00412072"/>
    <w:rsid w:val="00414EF6"/>
    <w:rsid w:val="0042037D"/>
    <w:rsid w:val="004235EB"/>
    <w:rsid w:val="00437197"/>
    <w:rsid w:val="00441004"/>
    <w:rsid w:val="00450013"/>
    <w:rsid w:val="00473810"/>
    <w:rsid w:val="00474AF6"/>
    <w:rsid w:val="00476A8B"/>
    <w:rsid w:val="004776E0"/>
    <w:rsid w:val="004B1F5D"/>
    <w:rsid w:val="004B4E7C"/>
    <w:rsid w:val="004B5268"/>
    <w:rsid w:val="004C2D74"/>
    <w:rsid w:val="004F1D4F"/>
    <w:rsid w:val="004F4358"/>
    <w:rsid w:val="004F5367"/>
    <w:rsid w:val="00504A93"/>
    <w:rsid w:val="00505976"/>
    <w:rsid w:val="00513842"/>
    <w:rsid w:val="005266C9"/>
    <w:rsid w:val="00542AA5"/>
    <w:rsid w:val="00562321"/>
    <w:rsid w:val="00584515"/>
    <w:rsid w:val="00584E5C"/>
    <w:rsid w:val="005930AC"/>
    <w:rsid w:val="00596C7B"/>
    <w:rsid w:val="005B3DE0"/>
    <w:rsid w:val="005C673B"/>
    <w:rsid w:val="005D1E87"/>
    <w:rsid w:val="005D3FD7"/>
    <w:rsid w:val="005E00AA"/>
    <w:rsid w:val="005E4AB4"/>
    <w:rsid w:val="005F7984"/>
    <w:rsid w:val="005F7F4D"/>
    <w:rsid w:val="00605574"/>
    <w:rsid w:val="00606B6C"/>
    <w:rsid w:val="006137D3"/>
    <w:rsid w:val="00615220"/>
    <w:rsid w:val="006255FC"/>
    <w:rsid w:val="0063047A"/>
    <w:rsid w:val="00642FAB"/>
    <w:rsid w:val="00647547"/>
    <w:rsid w:val="00664308"/>
    <w:rsid w:val="00665EB8"/>
    <w:rsid w:val="00666CC0"/>
    <w:rsid w:val="0067045D"/>
    <w:rsid w:val="00674AB3"/>
    <w:rsid w:val="00681A33"/>
    <w:rsid w:val="00686E08"/>
    <w:rsid w:val="00690415"/>
    <w:rsid w:val="006A33C4"/>
    <w:rsid w:val="006C13F6"/>
    <w:rsid w:val="006C366E"/>
    <w:rsid w:val="006C65F2"/>
    <w:rsid w:val="006F25C0"/>
    <w:rsid w:val="00702697"/>
    <w:rsid w:val="00704DEC"/>
    <w:rsid w:val="007053A6"/>
    <w:rsid w:val="007120B3"/>
    <w:rsid w:val="0071305B"/>
    <w:rsid w:val="007156D2"/>
    <w:rsid w:val="0071583F"/>
    <w:rsid w:val="00715C44"/>
    <w:rsid w:val="00720C8F"/>
    <w:rsid w:val="00721D09"/>
    <w:rsid w:val="00725731"/>
    <w:rsid w:val="007323D1"/>
    <w:rsid w:val="00732F1F"/>
    <w:rsid w:val="00761879"/>
    <w:rsid w:val="00771B16"/>
    <w:rsid w:val="00771FA6"/>
    <w:rsid w:val="007758FD"/>
    <w:rsid w:val="00784596"/>
    <w:rsid w:val="007A43D6"/>
    <w:rsid w:val="007A6209"/>
    <w:rsid w:val="007B3E2F"/>
    <w:rsid w:val="007C6C9D"/>
    <w:rsid w:val="007D164F"/>
    <w:rsid w:val="007F23B1"/>
    <w:rsid w:val="007F7BA9"/>
    <w:rsid w:val="008038E8"/>
    <w:rsid w:val="008059BE"/>
    <w:rsid w:val="00822C67"/>
    <w:rsid w:val="00823C9D"/>
    <w:rsid w:val="00832A8E"/>
    <w:rsid w:val="008379D9"/>
    <w:rsid w:val="00876477"/>
    <w:rsid w:val="008764A3"/>
    <w:rsid w:val="008849B7"/>
    <w:rsid w:val="0088578B"/>
    <w:rsid w:val="0089395B"/>
    <w:rsid w:val="008A274A"/>
    <w:rsid w:val="008A2BD0"/>
    <w:rsid w:val="008B3F46"/>
    <w:rsid w:val="008B538A"/>
    <w:rsid w:val="008B5EB7"/>
    <w:rsid w:val="008F0805"/>
    <w:rsid w:val="008F7C66"/>
    <w:rsid w:val="00905D36"/>
    <w:rsid w:val="00913382"/>
    <w:rsid w:val="00916620"/>
    <w:rsid w:val="00917A85"/>
    <w:rsid w:val="00921DCF"/>
    <w:rsid w:val="00924208"/>
    <w:rsid w:val="00943204"/>
    <w:rsid w:val="0096044A"/>
    <w:rsid w:val="009837BF"/>
    <w:rsid w:val="00991CB7"/>
    <w:rsid w:val="009A03D1"/>
    <w:rsid w:val="009A2F7F"/>
    <w:rsid w:val="009A66E7"/>
    <w:rsid w:val="009B7A9C"/>
    <w:rsid w:val="009C6B4D"/>
    <w:rsid w:val="009D0E29"/>
    <w:rsid w:val="009D2C90"/>
    <w:rsid w:val="009D7D78"/>
    <w:rsid w:val="009E06D5"/>
    <w:rsid w:val="009E5EFA"/>
    <w:rsid w:val="009E6E75"/>
    <w:rsid w:val="009F2EB5"/>
    <w:rsid w:val="00A024F3"/>
    <w:rsid w:val="00A558A2"/>
    <w:rsid w:val="00A61326"/>
    <w:rsid w:val="00A61E79"/>
    <w:rsid w:val="00A67109"/>
    <w:rsid w:val="00A83BC3"/>
    <w:rsid w:val="00A9049F"/>
    <w:rsid w:val="00A916C0"/>
    <w:rsid w:val="00A932F2"/>
    <w:rsid w:val="00A93E34"/>
    <w:rsid w:val="00AA2F6A"/>
    <w:rsid w:val="00AA34A3"/>
    <w:rsid w:val="00AA366E"/>
    <w:rsid w:val="00AA55D2"/>
    <w:rsid w:val="00AB317A"/>
    <w:rsid w:val="00AC3989"/>
    <w:rsid w:val="00AC60AC"/>
    <w:rsid w:val="00AD5BDF"/>
    <w:rsid w:val="00AD681B"/>
    <w:rsid w:val="00AE4323"/>
    <w:rsid w:val="00B00E75"/>
    <w:rsid w:val="00B10A59"/>
    <w:rsid w:val="00B2163A"/>
    <w:rsid w:val="00B32404"/>
    <w:rsid w:val="00B37A65"/>
    <w:rsid w:val="00B45D13"/>
    <w:rsid w:val="00B723BF"/>
    <w:rsid w:val="00B7360B"/>
    <w:rsid w:val="00B842ED"/>
    <w:rsid w:val="00B87F4C"/>
    <w:rsid w:val="00B90843"/>
    <w:rsid w:val="00B94E57"/>
    <w:rsid w:val="00BA434A"/>
    <w:rsid w:val="00BC03A8"/>
    <w:rsid w:val="00BC5E77"/>
    <w:rsid w:val="00BC6D7D"/>
    <w:rsid w:val="00BC7EE3"/>
    <w:rsid w:val="00BD019F"/>
    <w:rsid w:val="00BD324A"/>
    <w:rsid w:val="00C02BD7"/>
    <w:rsid w:val="00C04DAD"/>
    <w:rsid w:val="00C129E8"/>
    <w:rsid w:val="00C17447"/>
    <w:rsid w:val="00C20CD9"/>
    <w:rsid w:val="00C21B4D"/>
    <w:rsid w:val="00C42674"/>
    <w:rsid w:val="00C47D1B"/>
    <w:rsid w:val="00C620E5"/>
    <w:rsid w:val="00C70278"/>
    <w:rsid w:val="00C71C8E"/>
    <w:rsid w:val="00C72E4F"/>
    <w:rsid w:val="00C7426A"/>
    <w:rsid w:val="00C900F9"/>
    <w:rsid w:val="00C92975"/>
    <w:rsid w:val="00CA1D93"/>
    <w:rsid w:val="00CB0074"/>
    <w:rsid w:val="00CB326D"/>
    <w:rsid w:val="00CD5738"/>
    <w:rsid w:val="00CE2E73"/>
    <w:rsid w:val="00CE4E33"/>
    <w:rsid w:val="00CE5595"/>
    <w:rsid w:val="00CF1CA7"/>
    <w:rsid w:val="00D01B48"/>
    <w:rsid w:val="00D04C29"/>
    <w:rsid w:val="00D24DB3"/>
    <w:rsid w:val="00D377CC"/>
    <w:rsid w:val="00D51399"/>
    <w:rsid w:val="00D55C29"/>
    <w:rsid w:val="00D55C36"/>
    <w:rsid w:val="00D64AEA"/>
    <w:rsid w:val="00D74EF0"/>
    <w:rsid w:val="00D8126B"/>
    <w:rsid w:val="00D832AE"/>
    <w:rsid w:val="00D92844"/>
    <w:rsid w:val="00D92DC8"/>
    <w:rsid w:val="00D96BDF"/>
    <w:rsid w:val="00DA72BD"/>
    <w:rsid w:val="00DA7B45"/>
    <w:rsid w:val="00DC4EC2"/>
    <w:rsid w:val="00DD1105"/>
    <w:rsid w:val="00DE005C"/>
    <w:rsid w:val="00DF589D"/>
    <w:rsid w:val="00E005E4"/>
    <w:rsid w:val="00E044A6"/>
    <w:rsid w:val="00E10268"/>
    <w:rsid w:val="00E14DEF"/>
    <w:rsid w:val="00E16641"/>
    <w:rsid w:val="00E26A87"/>
    <w:rsid w:val="00E33079"/>
    <w:rsid w:val="00E33EC9"/>
    <w:rsid w:val="00E42FF0"/>
    <w:rsid w:val="00E50226"/>
    <w:rsid w:val="00E50560"/>
    <w:rsid w:val="00E55764"/>
    <w:rsid w:val="00E621B6"/>
    <w:rsid w:val="00E74318"/>
    <w:rsid w:val="00E862A4"/>
    <w:rsid w:val="00EA18CA"/>
    <w:rsid w:val="00EA26B2"/>
    <w:rsid w:val="00EB367B"/>
    <w:rsid w:val="00EB7E0A"/>
    <w:rsid w:val="00EC65CA"/>
    <w:rsid w:val="00ED21DC"/>
    <w:rsid w:val="00ED3665"/>
    <w:rsid w:val="00ED382D"/>
    <w:rsid w:val="00ED4863"/>
    <w:rsid w:val="00ED527A"/>
    <w:rsid w:val="00ED7D09"/>
    <w:rsid w:val="00EE07DE"/>
    <w:rsid w:val="00EF2ED5"/>
    <w:rsid w:val="00F04CB1"/>
    <w:rsid w:val="00F053C9"/>
    <w:rsid w:val="00F0601B"/>
    <w:rsid w:val="00F06972"/>
    <w:rsid w:val="00F10B1C"/>
    <w:rsid w:val="00F21BB9"/>
    <w:rsid w:val="00F25EEA"/>
    <w:rsid w:val="00F27181"/>
    <w:rsid w:val="00F32199"/>
    <w:rsid w:val="00F32391"/>
    <w:rsid w:val="00F3361C"/>
    <w:rsid w:val="00F403B7"/>
    <w:rsid w:val="00F42F6D"/>
    <w:rsid w:val="00F640A0"/>
    <w:rsid w:val="00F65425"/>
    <w:rsid w:val="00F670FD"/>
    <w:rsid w:val="00F7093F"/>
    <w:rsid w:val="00F94C76"/>
    <w:rsid w:val="00F97080"/>
    <w:rsid w:val="00F9740C"/>
    <w:rsid w:val="00FA1318"/>
    <w:rsid w:val="00FA47DC"/>
    <w:rsid w:val="00FB1AE4"/>
    <w:rsid w:val="00FB63FF"/>
    <w:rsid w:val="00FB67B3"/>
    <w:rsid w:val="00FD10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8A8AA"/>
  <w15:chartTrackingRefBased/>
  <w15:docId w15:val="{B206B56B-480C-4BC1-AF3F-CE628587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595"/>
    <w:pPr>
      <w:ind w:left="720"/>
      <w:contextualSpacing/>
    </w:pPr>
  </w:style>
  <w:style w:type="table" w:styleId="TableGrid">
    <w:name w:val="Table Grid"/>
    <w:basedOn w:val="TableNormal"/>
    <w:uiPriority w:val="39"/>
    <w:rsid w:val="0088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56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0560"/>
  </w:style>
  <w:style w:type="paragraph" w:styleId="Footer">
    <w:name w:val="footer"/>
    <w:basedOn w:val="Normal"/>
    <w:link w:val="FooterChar"/>
    <w:uiPriority w:val="99"/>
    <w:unhideWhenUsed/>
    <w:rsid w:val="00E5056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0560"/>
  </w:style>
  <w:style w:type="table" w:styleId="LightShading">
    <w:name w:val="Light Shading"/>
    <w:basedOn w:val="TableNormal"/>
    <w:uiPriority w:val="60"/>
    <w:rsid w:val="00F21BB9"/>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F21BB9"/>
    <w:rPr>
      <w:sz w:val="16"/>
      <w:szCs w:val="16"/>
    </w:rPr>
  </w:style>
  <w:style w:type="paragraph" w:styleId="CommentText">
    <w:name w:val="annotation text"/>
    <w:basedOn w:val="Normal"/>
    <w:link w:val="CommentTextChar"/>
    <w:uiPriority w:val="99"/>
    <w:unhideWhenUsed/>
    <w:rsid w:val="00F21BB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F21BB9"/>
    <w:rPr>
      <w:sz w:val="20"/>
      <w:szCs w:val="20"/>
      <w:lang w:val="tr-TR"/>
    </w:rPr>
  </w:style>
  <w:style w:type="character" w:styleId="PlaceholderText">
    <w:name w:val="Placeholder Text"/>
    <w:basedOn w:val="DefaultParagraphFont"/>
    <w:uiPriority w:val="99"/>
    <w:semiHidden/>
    <w:rsid w:val="00832A8E"/>
    <w:rPr>
      <w:color w:val="808080"/>
    </w:rPr>
  </w:style>
  <w:style w:type="paragraph" w:styleId="CommentSubject">
    <w:name w:val="annotation subject"/>
    <w:basedOn w:val="CommentText"/>
    <w:next w:val="CommentText"/>
    <w:link w:val="CommentSubjectChar"/>
    <w:uiPriority w:val="99"/>
    <w:semiHidden/>
    <w:unhideWhenUsed/>
    <w:rsid w:val="00F97080"/>
    <w:pPr>
      <w:spacing w:after="160"/>
    </w:pPr>
    <w:rPr>
      <w:b/>
      <w:bCs/>
      <w:lang w:val="en-GB"/>
    </w:rPr>
  </w:style>
  <w:style w:type="character" w:customStyle="1" w:styleId="CommentSubjectChar">
    <w:name w:val="Comment Subject Char"/>
    <w:basedOn w:val="CommentTextChar"/>
    <w:link w:val="CommentSubject"/>
    <w:uiPriority w:val="99"/>
    <w:semiHidden/>
    <w:rsid w:val="00F97080"/>
    <w:rPr>
      <w:b/>
      <w:bCs/>
      <w:sz w:val="20"/>
      <w:szCs w:val="20"/>
      <w:lang w:val="tr-TR"/>
    </w:rPr>
  </w:style>
  <w:style w:type="paragraph" w:styleId="BalloonText">
    <w:name w:val="Balloon Text"/>
    <w:basedOn w:val="Normal"/>
    <w:link w:val="BalloonTextChar"/>
    <w:uiPriority w:val="99"/>
    <w:semiHidden/>
    <w:unhideWhenUsed/>
    <w:rsid w:val="005845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515"/>
    <w:rPr>
      <w:rFonts w:ascii="Segoe UI" w:hAnsi="Segoe UI" w:cs="Segoe UI"/>
      <w:sz w:val="18"/>
      <w:szCs w:val="18"/>
    </w:rPr>
  </w:style>
  <w:style w:type="paragraph" w:styleId="Caption">
    <w:name w:val="caption"/>
    <w:basedOn w:val="Normal"/>
    <w:next w:val="Normal"/>
    <w:uiPriority w:val="35"/>
    <w:unhideWhenUsed/>
    <w:qFormat/>
    <w:rsid w:val="00B10A59"/>
    <w:pPr>
      <w:spacing w:after="200" w:line="240" w:lineRule="auto"/>
    </w:pPr>
    <w:rPr>
      <w:i/>
      <w:iCs/>
      <w:color w:val="44546A" w:themeColor="text2"/>
      <w:sz w:val="18"/>
      <w:szCs w:val="18"/>
    </w:rPr>
  </w:style>
  <w:style w:type="paragraph" w:styleId="NormalWeb">
    <w:name w:val="Normal (Web)"/>
    <w:basedOn w:val="Normal"/>
    <w:uiPriority w:val="99"/>
    <w:semiHidden/>
    <w:unhideWhenUsed/>
    <w:rsid w:val="000F5270"/>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Revision">
    <w:name w:val="Revision"/>
    <w:hidden/>
    <w:uiPriority w:val="99"/>
    <w:semiHidden/>
    <w:rsid w:val="00BC6D7D"/>
    <w:pPr>
      <w:spacing w:after="0" w:line="240" w:lineRule="auto"/>
    </w:pPr>
  </w:style>
  <w:style w:type="character" w:styleId="SubtleReference">
    <w:name w:val="Subtle Reference"/>
    <w:basedOn w:val="DefaultParagraphFont"/>
    <w:uiPriority w:val="31"/>
    <w:qFormat/>
    <w:rsid w:val="00234BC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microsoft.com/office/2016/09/relationships/commentsIds" Target="commentsIds.xml"/><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microsoft.com/office/2011/relationships/commentsExtended" Target="commentsExtended.xml"/><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jpeg"/><Relationship Id="rId14" Type="http://schemas.microsoft.com/office/2018/08/relationships/commentsExtensible" Target="commentsExtensible.xml"/><Relationship Id="rId22" Type="http://schemas.openxmlformats.org/officeDocument/2006/relationships/image" Target="media/image12.jpe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48113-2CEF-4E60-B220-937B19E9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10782</Words>
  <Characters>67931</Characters>
  <Application>Microsoft Office Word</Application>
  <DocSecurity>0</DocSecurity>
  <Lines>566</Lines>
  <Paragraphs>157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4</cp:revision>
  <cp:lastPrinted>2023-12-14T09:33:00Z</cp:lastPrinted>
  <dcterms:created xsi:type="dcterms:W3CDTF">2023-12-15T08:58:00Z</dcterms:created>
  <dcterms:modified xsi:type="dcterms:W3CDTF">2023-12-15T09:41:00Z</dcterms:modified>
</cp:coreProperties>
</file>