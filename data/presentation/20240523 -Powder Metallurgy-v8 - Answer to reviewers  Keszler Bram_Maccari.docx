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98C1D" w14:textId="08DA0DC1" w:rsidR="00BA434A" w:rsidRDefault="002B195C" w:rsidP="002B195C">
      <w:pPr>
        <w:spacing w:after="0" w:line="240" w:lineRule="auto"/>
        <w:jc w:val="right"/>
        <w:rPr>
          <w:ins w:id="0" w:author="Fernando Maccari" w:date="2024-06-10T08:27:00Z" w16du:dateUtc="2024-06-10T06:27:00Z"/>
          <w:rFonts w:ascii="Times New Roman" w:hAnsi="Times New Roman" w:cs="Times New Roman"/>
          <w:sz w:val="24"/>
          <w:szCs w:val="24"/>
        </w:rPr>
      </w:pPr>
      <w:r w:rsidRPr="002B195C">
        <w:rPr>
          <w:rFonts w:ascii="Times New Roman" w:hAnsi="Times New Roman" w:cs="Times New Roman"/>
          <w:sz w:val="24"/>
          <w:szCs w:val="24"/>
        </w:rPr>
        <w:t xml:space="preserve">Keszler, Bram </w:t>
      </w:r>
      <w:r w:rsidR="005E19CE">
        <w:rPr>
          <w:rFonts w:ascii="Times New Roman" w:hAnsi="Times New Roman" w:cs="Times New Roman"/>
          <w:sz w:val="24"/>
          <w:szCs w:val="24"/>
        </w:rPr>
        <w:t>2</w:t>
      </w:r>
      <w:r w:rsidR="00B559AC">
        <w:rPr>
          <w:rFonts w:ascii="Times New Roman" w:hAnsi="Times New Roman" w:cs="Times New Roman"/>
          <w:sz w:val="24"/>
          <w:szCs w:val="24"/>
        </w:rPr>
        <w:t>3</w:t>
      </w:r>
      <w:r w:rsidRPr="002B195C">
        <w:rPr>
          <w:rFonts w:ascii="Times New Roman" w:hAnsi="Times New Roman" w:cs="Times New Roman"/>
          <w:sz w:val="24"/>
          <w:szCs w:val="24"/>
        </w:rPr>
        <w:t>.05.2024</w:t>
      </w:r>
    </w:p>
    <w:p w14:paraId="03C3ECB0" w14:textId="27A01ECF" w:rsidR="007A578A" w:rsidRPr="002B195C" w:rsidRDefault="007A578A" w:rsidP="002B195C">
      <w:pPr>
        <w:spacing w:after="0" w:line="240" w:lineRule="auto"/>
        <w:jc w:val="right"/>
        <w:rPr>
          <w:rFonts w:ascii="Times New Roman" w:hAnsi="Times New Roman" w:cs="Times New Roman"/>
          <w:sz w:val="24"/>
          <w:szCs w:val="24"/>
        </w:rPr>
      </w:pPr>
      <w:ins w:id="1" w:author="Fernando Maccari" w:date="2024-06-10T08:27:00Z" w16du:dateUtc="2024-06-10T06:27:00Z">
        <w:r>
          <w:rPr>
            <w:rFonts w:ascii="Times New Roman" w:hAnsi="Times New Roman" w:cs="Times New Roman"/>
            <w:sz w:val="24"/>
            <w:szCs w:val="24"/>
          </w:rPr>
          <w:t>Maccari, 10.06.2024</w:t>
        </w:r>
      </w:ins>
    </w:p>
    <w:p w14:paraId="551295DF" w14:textId="450C74B0" w:rsidR="002B195C" w:rsidRPr="002B195C" w:rsidRDefault="002B195C" w:rsidP="002B195C">
      <w:pPr>
        <w:spacing w:after="0" w:line="240" w:lineRule="auto"/>
        <w:rPr>
          <w:rFonts w:ascii="Times New Roman" w:hAnsi="Times New Roman" w:cs="Times New Roman"/>
          <w:sz w:val="24"/>
          <w:szCs w:val="24"/>
        </w:rPr>
      </w:pPr>
    </w:p>
    <w:p w14:paraId="258D142D" w14:textId="035B940C" w:rsidR="002B195C" w:rsidRDefault="002B195C" w:rsidP="002B195C">
      <w:pPr>
        <w:spacing w:after="0" w:line="240" w:lineRule="auto"/>
        <w:rPr>
          <w:rFonts w:ascii="Times New Roman" w:hAnsi="Times New Roman" w:cs="Times New Roman"/>
          <w:sz w:val="24"/>
          <w:szCs w:val="24"/>
        </w:rPr>
      </w:pPr>
      <w:r>
        <w:rPr>
          <w:rFonts w:ascii="Times New Roman" w:hAnsi="Times New Roman" w:cs="Times New Roman"/>
          <w:sz w:val="24"/>
          <w:szCs w:val="24"/>
        </w:rPr>
        <w:t>Revision of manuscript PMG-24-0005 – Answer to the reviewer comments</w:t>
      </w:r>
    </w:p>
    <w:p w14:paraId="304BBAD8" w14:textId="77777777" w:rsidR="002B195C" w:rsidRPr="009A66DA" w:rsidRDefault="002B195C" w:rsidP="002B195C">
      <w:pPr>
        <w:spacing w:after="0" w:line="240" w:lineRule="auto"/>
        <w:jc w:val="both"/>
        <w:rPr>
          <w:rFonts w:ascii="Times New Roman" w:hAnsi="Times New Roman" w:cs="Times New Roman"/>
          <w:b/>
          <w:bCs/>
          <w:sz w:val="24"/>
          <w:szCs w:val="24"/>
        </w:rPr>
      </w:pPr>
      <w:r w:rsidRPr="009A66DA">
        <w:rPr>
          <w:rFonts w:ascii="Times New Roman" w:hAnsi="Times New Roman" w:cs="Times New Roman"/>
          <w:b/>
          <w:bCs/>
          <w:sz w:val="24"/>
          <w:szCs w:val="24"/>
        </w:rPr>
        <w:t xml:space="preserve">Field assisted sintering </w:t>
      </w:r>
      <w:r w:rsidRPr="009A66DA">
        <w:rPr>
          <w:rFonts w:ascii="Times New Roman" w:hAnsi="Times New Roman" w:cs="Times New Roman"/>
          <w:b/>
          <w:bCs/>
          <w:color w:val="0000FF"/>
          <w:sz w:val="24"/>
          <w:szCs w:val="24"/>
        </w:rPr>
        <w:t>and spark plasma texturing of Nd-Fe-B magnets</w:t>
      </w:r>
      <w:r w:rsidRPr="009A66DA">
        <w:rPr>
          <w:rFonts w:ascii="Times New Roman" w:hAnsi="Times New Roman" w:cs="Times New Roman"/>
          <w:b/>
          <w:bCs/>
          <w:sz w:val="24"/>
          <w:szCs w:val="24"/>
        </w:rPr>
        <w:t xml:space="preserve"> with tailored anisotropic magnetic properties</w:t>
      </w:r>
    </w:p>
    <w:p w14:paraId="09E55FBA" w14:textId="4827C013" w:rsidR="002B195C" w:rsidRDefault="002B195C" w:rsidP="002B195C">
      <w:pPr>
        <w:spacing w:after="0" w:line="240" w:lineRule="auto"/>
        <w:rPr>
          <w:rFonts w:ascii="Times New Roman" w:hAnsi="Times New Roman" w:cs="Times New Roman"/>
          <w:sz w:val="24"/>
          <w:szCs w:val="24"/>
        </w:rPr>
      </w:pPr>
    </w:p>
    <w:p w14:paraId="38008433" w14:textId="65143FB8" w:rsidR="002B195C" w:rsidRPr="00AF4849" w:rsidRDefault="002B195C" w:rsidP="002B195C">
      <w:pPr>
        <w:spacing w:after="0" w:line="240" w:lineRule="auto"/>
        <w:rPr>
          <w:rFonts w:ascii="Times New Roman" w:hAnsi="Times New Roman" w:cs="Times New Roman"/>
          <w:b/>
          <w:bCs/>
          <w:sz w:val="24"/>
          <w:szCs w:val="24"/>
        </w:rPr>
      </w:pPr>
      <w:r w:rsidRPr="00AF4849">
        <w:rPr>
          <w:rFonts w:ascii="Times New Roman" w:hAnsi="Times New Roman" w:cs="Times New Roman"/>
          <w:b/>
          <w:bCs/>
          <w:sz w:val="24"/>
          <w:szCs w:val="24"/>
        </w:rPr>
        <w:t>Reviewer #1:</w:t>
      </w:r>
    </w:p>
    <w:p w14:paraId="001731B8" w14:textId="7709A904" w:rsidR="002B195C" w:rsidRDefault="00AF4849" w:rsidP="00AF4849">
      <w:pPr>
        <w:spacing w:after="0" w:line="240" w:lineRule="auto"/>
        <w:jc w:val="both"/>
        <w:rPr>
          <w:rFonts w:ascii="Times New Roman" w:hAnsi="Times New Roman" w:cs="Times New Roman"/>
          <w:sz w:val="24"/>
          <w:szCs w:val="24"/>
        </w:rPr>
      </w:pPr>
      <w:r w:rsidRPr="00AF4849">
        <w:rPr>
          <w:rFonts w:ascii="Times New Roman" w:hAnsi="Times New Roman" w:cs="Times New Roman"/>
          <w:sz w:val="24"/>
          <w:szCs w:val="24"/>
        </w:rPr>
        <w:t>In the following manuscript, SPS sintering/hot deformation and flash hot deformation has been</w:t>
      </w:r>
      <w:r>
        <w:rPr>
          <w:rFonts w:ascii="Times New Roman" w:hAnsi="Times New Roman" w:cs="Times New Roman"/>
          <w:sz w:val="24"/>
          <w:szCs w:val="24"/>
        </w:rPr>
        <w:t xml:space="preserve"> </w:t>
      </w:r>
      <w:r w:rsidRPr="00AF4849">
        <w:rPr>
          <w:rFonts w:ascii="Times New Roman" w:hAnsi="Times New Roman" w:cs="Times New Roman"/>
          <w:sz w:val="24"/>
          <w:szCs w:val="24"/>
        </w:rPr>
        <w:t xml:space="preserve">presented. The manuscript lacks adequate </w:t>
      </w:r>
      <w:proofErr w:type="gramStart"/>
      <w:r w:rsidRPr="00AF4849">
        <w:rPr>
          <w:rFonts w:ascii="Times New Roman" w:hAnsi="Times New Roman" w:cs="Times New Roman"/>
          <w:sz w:val="24"/>
          <w:szCs w:val="24"/>
        </w:rPr>
        <w:t>story-telling</w:t>
      </w:r>
      <w:proofErr w:type="gramEnd"/>
      <w:r w:rsidRPr="00AF4849">
        <w:rPr>
          <w:rFonts w:ascii="Times New Roman" w:hAnsi="Times New Roman" w:cs="Times New Roman"/>
          <w:sz w:val="24"/>
          <w:szCs w:val="24"/>
        </w:rPr>
        <w:t xml:space="preserve"> and is written in a manner that is complex to read</w:t>
      </w:r>
      <w:r>
        <w:rPr>
          <w:rFonts w:ascii="Times New Roman" w:hAnsi="Times New Roman" w:cs="Times New Roman"/>
          <w:sz w:val="24"/>
          <w:szCs w:val="24"/>
        </w:rPr>
        <w:t xml:space="preserve"> </w:t>
      </w:r>
      <w:r w:rsidRPr="00AF4849">
        <w:rPr>
          <w:rFonts w:ascii="Times New Roman" w:hAnsi="Times New Roman" w:cs="Times New Roman"/>
          <w:sz w:val="24"/>
          <w:szCs w:val="24"/>
        </w:rPr>
        <w:t>from the perspective of numerous SPS parameters that have been randomly intermixed. The presentation</w:t>
      </w:r>
      <w:r>
        <w:rPr>
          <w:rFonts w:ascii="Times New Roman" w:hAnsi="Times New Roman" w:cs="Times New Roman"/>
          <w:sz w:val="24"/>
          <w:szCs w:val="24"/>
        </w:rPr>
        <w:t xml:space="preserve"> </w:t>
      </w:r>
      <w:r w:rsidRPr="00AF4849">
        <w:rPr>
          <w:rFonts w:ascii="Times New Roman" w:hAnsi="Times New Roman" w:cs="Times New Roman"/>
          <w:sz w:val="24"/>
          <w:szCs w:val="24"/>
        </w:rPr>
        <w:t>of magnetic properties with respect to microstructure is incomplete as there is hardly any discussion on</w:t>
      </w:r>
      <w:r>
        <w:rPr>
          <w:rFonts w:ascii="Times New Roman" w:hAnsi="Times New Roman" w:cs="Times New Roman"/>
          <w:sz w:val="24"/>
          <w:szCs w:val="24"/>
        </w:rPr>
        <w:t xml:space="preserve"> </w:t>
      </w:r>
      <w:r w:rsidRPr="00AF4849">
        <w:rPr>
          <w:rFonts w:ascii="Times New Roman" w:hAnsi="Times New Roman" w:cs="Times New Roman"/>
          <w:sz w:val="24"/>
          <w:szCs w:val="24"/>
        </w:rPr>
        <w:t>the results, and self-citations is plainly obvious in this work. Either this report should be fragmented to</w:t>
      </w:r>
      <w:r>
        <w:rPr>
          <w:rFonts w:ascii="Times New Roman" w:hAnsi="Times New Roman" w:cs="Times New Roman"/>
          <w:sz w:val="24"/>
          <w:szCs w:val="24"/>
        </w:rPr>
        <w:t xml:space="preserve"> </w:t>
      </w:r>
      <w:r w:rsidRPr="00AF4849">
        <w:rPr>
          <w:rFonts w:ascii="Times New Roman" w:hAnsi="Times New Roman" w:cs="Times New Roman"/>
          <w:sz w:val="24"/>
          <w:szCs w:val="24"/>
        </w:rPr>
        <w:t>separate SPS hot deformation from Flash hot deformation, or it must be reformulated in a manner that</w:t>
      </w:r>
      <w:r>
        <w:rPr>
          <w:rFonts w:ascii="Times New Roman" w:hAnsi="Times New Roman" w:cs="Times New Roman"/>
          <w:sz w:val="24"/>
          <w:szCs w:val="24"/>
        </w:rPr>
        <w:t xml:space="preserve"> </w:t>
      </w:r>
      <w:r w:rsidRPr="00AF4849">
        <w:rPr>
          <w:rFonts w:ascii="Times New Roman" w:hAnsi="Times New Roman" w:cs="Times New Roman"/>
          <w:sz w:val="24"/>
          <w:szCs w:val="24"/>
        </w:rPr>
        <w:t>follows a structure and is lucid for readers to grasp critical information.</w:t>
      </w:r>
    </w:p>
    <w:p w14:paraId="31DA7579" w14:textId="24D981FD" w:rsidR="002B195C" w:rsidRDefault="002B195C" w:rsidP="002B195C">
      <w:pPr>
        <w:spacing w:after="0" w:line="240" w:lineRule="auto"/>
        <w:rPr>
          <w:rFonts w:ascii="Times New Roman" w:hAnsi="Times New Roman" w:cs="Times New Roman"/>
          <w:sz w:val="24"/>
          <w:szCs w:val="24"/>
        </w:rPr>
      </w:pPr>
    </w:p>
    <w:p w14:paraId="475C7ECE" w14:textId="335AB0D2" w:rsidR="002B195C" w:rsidRDefault="00AF4849" w:rsidP="002B195C">
      <w:pPr>
        <w:spacing w:after="0" w:line="240" w:lineRule="auto"/>
        <w:rPr>
          <w:rFonts w:ascii="Times New Roman" w:hAnsi="Times New Roman" w:cs="Times New Roman"/>
          <w:sz w:val="24"/>
          <w:szCs w:val="24"/>
        </w:rPr>
      </w:pPr>
      <w:r w:rsidRPr="00AF4849">
        <w:rPr>
          <w:rFonts w:ascii="Times New Roman" w:hAnsi="Times New Roman" w:cs="Times New Roman"/>
          <w:sz w:val="24"/>
          <w:szCs w:val="24"/>
        </w:rPr>
        <w:t>This manuscript must be rewritten and resubmitted and should not be accepted in present state.</w:t>
      </w:r>
    </w:p>
    <w:p w14:paraId="393E341E" w14:textId="226235D9" w:rsidR="005E19CE" w:rsidRDefault="005E19CE" w:rsidP="002B195C">
      <w:pPr>
        <w:spacing w:after="0" w:line="240" w:lineRule="auto"/>
        <w:rPr>
          <w:rFonts w:ascii="Times New Roman" w:hAnsi="Times New Roman" w:cs="Times New Roman"/>
          <w:sz w:val="24"/>
          <w:szCs w:val="24"/>
        </w:rPr>
      </w:pPr>
    </w:p>
    <w:p w14:paraId="2CB87C3B" w14:textId="010F8575" w:rsidR="005E19CE" w:rsidRPr="005E19CE" w:rsidRDefault="005E19CE" w:rsidP="00B97D75">
      <w:pPr>
        <w:spacing w:after="0" w:line="240" w:lineRule="auto"/>
        <w:jc w:val="both"/>
        <w:rPr>
          <w:rFonts w:ascii="Times New Roman" w:hAnsi="Times New Roman" w:cs="Times New Roman"/>
          <w:color w:val="0000FF"/>
          <w:sz w:val="24"/>
          <w:szCs w:val="24"/>
        </w:rPr>
      </w:pPr>
      <w:r w:rsidRPr="005E19CE">
        <w:rPr>
          <w:rFonts w:ascii="Times New Roman" w:hAnsi="Times New Roman" w:cs="Times New Roman"/>
          <w:color w:val="0000FF"/>
          <w:sz w:val="24"/>
          <w:szCs w:val="24"/>
        </w:rPr>
        <w:t xml:space="preserve">We thank the reviewer for carefully reading and commenting our manuscript even if </w:t>
      </w:r>
      <w:r>
        <w:rPr>
          <w:rFonts w:ascii="Times New Roman" w:hAnsi="Times New Roman" w:cs="Times New Roman"/>
          <w:color w:val="0000FF"/>
          <w:sz w:val="24"/>
          <w:szCs w:val="24"/>
        </w:rPr>
        <w:t xml:space="preserve">the original submission </w:t>
      </w:r>
      <w:r w:rsidRPr="005E19CE">
        <w:rPr>
          <w:rFonts w:ascii="Times New Roman" w:hAnsi="Times New Roman" w:cs="Times New Roman"/>
          <w:color w:val="0000FF"/>
          <w:sz w:val="24"/>
          <w:szCs w:val="24"/>
        </w:rPr>
        <w:t>does not fulfil the standard</w:t>
      </w:r>
      <w:r>
        <w:rPr>
          <w:rFonts w:ascii="Times New Roman" w:hAnsi="Times New Roman" w:cs="Times New Roman"/>
          <w:color w:val="0000FF"/>
          <w:sz w:val="24"/>
          <w:szCs w:val="24"/>
        </w:rPr>
        <w:t>s</w:t>
      </w:r>
      <w:r w:rsidRPr="005E19CE">
        <w:rPr>
          <w:rFonts w:ascii="Times New Roman" w:hAnsi="Times New Roman" w:cs="Times New Roman"/>
          <w:color w:val="0000FF"/>
          <w:sz w:val="24"/>
          <w:szCs w:val="24"/>
        </w:rPr>
        <w:t xml:space="preserve"> of “Powder Metallurgy”. We completely revised the manuscript according to the manifold recommendations and submit it as new manuscript. </w:t>
      </w:r>
      <w:r>
        <w:rPr>
          <w:rFonts w:ascii="Times New Roman" w:hAnsi="Times New Roman" w:cs="Times New Roman"/>
          <w:color w:val="0000FF"/>
          <w:sz w:val="24"/>
          <w:szCs w:val="24"/>
        </w:rPr>
        <w:t xml:space="preserve">In the new submission, we focus on doing hot compaction and hot deformation of melt-spun Nd-Fe-B powders (MQU-F) by FAST/SPS. For clarity of the manuscript, we completely removed all results on Flash SPS, which were already published earlier. For hot deformation of melt-spun Nd-Fe-B powders by FAST/SPS, we compared two routes. In the first approach, </w:t>
      </w:r>
      <w:r w:rsidR="00B97D75">
        <w:rPr>
          <w:rFonts w:ascii="Times New Roman" w:hAnsi="Times New Roman" w:cs="Times New Roman"/>
          <w:color w:val="0000FF"/>
          <w:sz w:val="24"/>
          <w:szCs w:val="24"/>
        </w:rPr>
        <w:t xml:space="preserve">we started the hot deformation process from a at low temperature (500°C) pre-sintered, still porous semi-finished part, which is attractive due to remaining the primary grain size of the melt-spun powder </w:t>
      </w:r>
      <w:r w:rsidR="00FB1890">
        <w:rPr>
          <w:rFonts w:ascii="Times New Roman" w:hAnsi="Times New Roman" w:cs="Times New Roman"/>
          <w:color w:val="0000FF"/>
          <w:sz w:val="24"/>
          <w:szCs w:val="24"/>
        </w:rPr>
        <w:t>until applying the hot deformation step. Under this condition,</w:t>
      </w:r>
      <w:r w:rsidR="00B97D75">
        <w:rPr>
          <w:rFonts w:ascii="Times New Roman" w:hAnsi="Times New Roman" w:cs="Times New Roman"/>
          <w:color w:val="0000FF"/>
          <w:sz w:val="24"/>
          <w:szCs w:val="24"/>
        </w:rPr>
        <w:t xml:space="preserve"> the risk of anomalous grain growth during hot deformation</w:t>
      </w:r>
      <w:r w:rsidR="00FB1890">
        <w:rPr>
          <w:rFonts w:ascii="Times New Roman" w:hAnsi="Times New Roman" w:cs="Times New Roman"/>
          <w:color w:val="0000FF"/>
          <w:sz w:val="24"/>
          <w:szCs w:val="24"/>
        </w:rPr>
        <w:t xml:space="preserve"> should become reduced</w:t>
      </w:r>
      <w:r w:rsidR="00B97D75">
        <w:rPr>
          <w:rFonts w:ascii="Times New Roman" w:hAnsi="Times New Roman" w:cs="Times New Roman"/>
          <w:color w:val="0000FF"/>
          <w:sz w:val="24"/>
          <w:szCs w:val="24"/>
        </w:rPr>
        <w:t xml:space="preserve">. This </w:t>
      </w:r>
      <w:r w:rsidR="00FB1890">
        <w:rPr>
          <w:rFonts w:ascii="Times New Roman" w:hAnsi="Times New Roman" w:cs="Times New Roman"/>
          <w:color w:val="0000FF"/>
          <w:sz w:val="24"/>
          <w:szCs w:val="24"/>
        </w:rPr>
        <w:t xml:space="preserve">approach </w:t>
      </w:r>
      <w:r w:rsidR="00B97D75">
        <w:rPr>
          <w:rFonts w:ascii="Times New Roman" w:hAnsi="Times New Roman" w:cs="Times New Roman"/>
          <w:color w:val="0000FF"/>
          <w:sz w:val="24"/>
          <w:szCs w:val="24"/>
        </w:rPr>
        <w:t xml:space="preserve">is also attractive for direct </w:t>
      </w:r>
      <w:r w:rsidR="00CB78F7">
        <w:rPr>
          <w:rFonts w:ascii="Times New Roman" w:hAnsi="Times New Roman" w:cs="Times New Roman"/>
          <w:color w:val="0000FF"/>
          <w:sz w:val="24"/>
          <w:szCs w:val="24"/>
        </w:rPr>
        <w:t>reprocessing</w:t>
      </w:r>
      <w:r w:rsidR="00B97D75">
        <w:rPr>
          <w:rFonts w:ascii="Times New Roman" w:hAnsi="Times New Roman" w:cs="Times New Roman"/>
          <w:color w:val="0000FF"/>
          <w:sz w:val="24"/>
          <w:szCs w:val="24"/>
        </w:rPr>
        <w:t xml:space="preserve"> of scrap from </w:t>
      </w:r>
      <w:ins w:id="2" w:author="Fernando Maccari" w:date="2024-06-10T08:26:00Z" w16du:dateUtc="2024-06-10T06:26:00Z">
        <w:r w:rsidR="007A578A">
          <w:rPr>
            <w:rFonts w:ascii="Times New Roman" w:hAnsi="Times New Roman" w:cs="Times New Roman"/>
            <w:color w:val="0000FF"/>
            <w:sz w:val="24"/>
            <w:szCs w:val="24"/>
          </w:rPr>
          <w:t>end-of life (</w:t>
        </w:r>
      </w:ins>
      <w:r w:rsidR="00CB78F7">
        <w:rPr>
          <w:rFonts w:ascii="Times New Roman" w:hAnsi="Times New Roman" w:cs="Times New Roman"/>
          <w:color w:val="0000FF"/>
          <w:sz w:val="24"/>
          <w:szCs w:val="24"/>
        </w:rPr>
        <w:t>EOL</w:t>
      </w:r>
      <w:ins w:id="3" w:author="Fernando Maccari" w:date="2024-06-10T08:27:00Z" w16du:dateUtc="2024-06-10T06:27:00Z">
        <w:r w:rsidR="007A578A">
          <w:rPr>
            <w:rFonts w:ascii="Times New Roman" w:hAnsi="Times New Roman" w:cs="Times New Roman"/>
            <w:color w:val="0000FF"/>
            <w:sz w:val="24"/>
            <w:szCs w:val="24"/>
          </w:rPr>
          <w:t>)</w:t>
        </w:r>
      </w:ins>
      <w:r w:rsidR="00B97D75">
        <w:rPr>
          <w:rFonts w:ascii="Times New Roman" w:hAnsi="Times New Roman" w:cs="Times New Roman"/>
          <w:color w:val="0000FF"/>
          <w:sz w:val="24"/>
          <w:szCs w:val="24"/>
        </w:rPr>
        <w:t xml:space="preserve"> magnets due to reducing further grain growth during </w:t>
      </w:r>
      <w:r w:rsidR="00CB78F7">
        <w:rPr>
          <w:rFonts w:ascii="Times New Roman" w:hAnsi="Times New Roman" w:cs="Times New Roman"/>
          <w:color w:val="0000FF"/>
          <w:sz w:val="24"/>
          <w:szCs w:val="24"/>
        </w:rPr>
        <w:t xml:space="preserve">this </w:t>
      </w:r>
      <w:r w:rsidR="00B97D75">
        <w:rPr>
          <w:rFonts w:ascii="Times New Roman" w:hAnsi="Times New Roman" w:cs="Times New Roman"/>
          <w:color w:val="0000FF"/>
          <w:sz w:val="24"/>
          <w:szCs w:val="24"/>
        </w:rPr>
        <w:t>secondary hot-deformation</w:t>
      </w:r>
      <w:r w:rsidR="00CB78F7">
        <w:rPr>
          <w:rFonts w:ascii="Times New Roman" w:hAnsi="Times New Roman" w:cs="Times New Roman"/>
          <w:color w:val="0000FF"/>
          <w:sz w:val="24"/>
          <w:szCs w:val="24"/>
        </w:rPr>
        <w:t xml:space="preserve"> step</w:t>
      </w:r>
      <w:r w:rsidR="00B97D75">
        <w:rPr>
          <w:rFonts w:ascii="Times New Roman" w:hAnsi="Times New Roman" w:cs="Times New Roman"/>
          <w:color w:val="0000FF"/>
          <w:sz w:val="24"/>
          <w:szCs w:val="24"/>
        </w:rPr>
        <w:t xml:space="preserve">. The potential of this approach has been already shown when using Flash SPS for hot deformation. In the second approach, we adapt the standard processing of hot deformed magnets to </w:t>
      </w:r>
      <w:r w:rsidR="00CB78F7">
        <w:rPr>
          <w:rFonts w:ascii="Times New Roman" w:hAnsi="Times New Roman" w:cs="Times New Roman"/>
          <w:color w:val="0000FF"/>
          <w:sz w:val="24"/>
          <w:szCs w:val="24"/>
        </w:rPr>
        <w:t xml:space="preserve">a two-step </w:t>
      </w:r>
      <w:r w:rsidR="00B97D75">
        <w:rPr>
          <w:rFonts w:ascii="Times New Roman" w:hAnsi="Times New Roman" w:cs="Times New Roman"/>
          <w:color w:val="0000FF"/>
          <w:sz w:val="24"/>
          <w:szCs w:val="24"/>
        </w:rPr>
        <w:t>FAST/SPS</w:t>
      </w:r>
      <w:r w:rsidR="00CB78F7">
        <w:rPr>
          <w:rFonts w:ascii="Times New Roman" w:hAnsi="Times New Roman" w:cs="Times New Roman"/>
          <w:color w:val="0000FF"/>
          <w:sz w:val="24"/>
          <w:szCs w:val="24"/>
        </w:rPr>
        <w:t xml:space="preserve"> process</w:t>
      </w:r>
      <w:r w:rsidR="00B97D75">
        <w:rPr>
          <w:rFonts w:ascii="Times New Roman" w:hAnsi="Times New Roman" w:cs="Times New Roman"/>
          <w:color w:val="0000FF"/>
          <w:sz w:val="24"/>
          <w:szCs w:val="24"/>
        </w:rPr>
        <w:t xml:space="preserve">, starting with </w:t>
      </w:r>
      <w:r w:rsidR="00CB78F7">
        <w:rPr>
          <w:rFonts w:ascii="Times New Roman" w:hAnsi="Times New Roman" w:cs="Times New Roman"/>
          <w:color w:val="0000FF"/>
          <w:sz w:val="24"/>
          <w:szCs w:val="24"/>
        </w:rPr>
        <w:t>the production of</w:t>
      </w:r>
      <w:r w:rsidR="00B97D75">
        <w:rPr>
          <w:rFonts w:ascii="Times New Roman" w:hAnsi="Times New Roman" w:cs="Times New Roman"/>
          <w:color w:val="0000FF"/>
          <w:sz w:val="24"/>
          <w:szCs w:val="24"/>
        </w:rPr>
        <w:t xml:space="preserve"> a dense, semi-finished part by FAST/SPS </w:t>
      </w:r>
      <w:r w:rsidR="00CB78F7">
        <w:rPr>
          <w:rFonts w:ascii="Times New Roman" w:hAnsi="Times New Roman" w:cs="Times New Roman"/>
          <w:color w:val="0000FF"/>
          <w:sz w:val="24"/>
          <w:szCs w:val="24"/>
        </w:rPr>
        <w:t xml:space="preserve">at a temperature </w:t>
      </w:r>
      <w:r w:rsidR="00B97D75">
        <w:rPr>
          <w:rFonts w:ascii="Times New Roman" w:hAnsi="Times New Roman" w:cs="Times New Roman"/>
          <w:color w:val="0000FF"/>
          <w:sz w:val="24"/>
          <w:szCs w:val="24"/>
        </w:rPr>
        <w:t xml:space="preserve">above the melting point of the grain boundary phase. Here, parameters were optimized to reduce grain growth </w:t>
      </w:r>
      <w:r w:rsidR="00FB1890">
        <w:rPr>
          <w:rFonts w:ascii="Times New Roman" w:hAnsi="Times New Roman" w:cs="Times New Roman"/>
          <w:color w:val="0000FF"/>
          <w:sz w:val="24"/>
          <w:szCs w:val="24"/>
        </w:rPr>
        <w:t xml:space="preserve">in the semi-finished part to a minimum. Then, hot deformation parameters were optimized to achieve a good </w:t>
      </w:r>
      <w:r w:rsidR="00CB78F7">
        <w:rPr>
          <w:rFonts w:ascii="Times New Roman" w:hAnsi="Times New Roman" w:cs="Times New Roman"/>
          <w:color w:val="0000FF"/>
          <w:sz w:val="24"/>
          <w:szCs w:val="24"/>
        </w:rPr>
        <w:t>balance</w:t>
      </w:r>
      <w:r w:rsidR="00FB1890">
        <w:rPr>
          <w:rFonts w:ascii="Times New Roman" w:hAnsi="Times New Roman" w:cs="Times New Roman"/>
          <w:color w:val="0000FF"/>
          <w:sz w:val="24"/>
          <w:szCs w:val="24"/>
        </w:rPr>
        <w:t xml:space="preserve"> between coercivity and remanence. The second approach deals with showing the potential and remaining challenges of doing the hot deformation step by FAST/SPS. An interesting – not completely understood result – is the fact that FAST/SPS requires higher deformation degrees than conventionally hot </w:t>
      </w:r>
      <w:r w:rsidR="00CB78F7">
        <w:rPr>
          <w:rFonts w:ascii="Times New Roman" w:hAnsi="Times New Roman" w:cs="Times New Roman"/>
          <w:color w:val="0000FF"/>
          <w:sz w:val="24"/>
          <w:szCs w:val="24"/>
        </w:rPr>
        <w:t>deformed magnets</w:t>
      </w:r>
      <w:r w:rsidR="00FB1890">
        <w:rPr>
          <w:rFonts w:ascii="Times New Roman" w:hAnsi="Times New Roman" w:cs="Times New Roman"/>
          <w:color w:val="0000FF"/>
          <w:sz w:val="24"/>
          <w:szCs w:val="24"/>
        </w:rPr>
        <w:t xml:space="preserve"> to achieve comparable magnetic properties. On a midterm scale, </w:t>
      </w:r>
      <w:r w:rsidR="00CB78F7">
        <w:rPr>
          <w:rFonts w:ascii="Times New Roman" w:hAnsi="Times New Roman" w:cs="Times New Roman"/>
          <w:color w:val="0000FF"/>
          <w:sz w:val="24"/>
          <w:szCs w:val="24"/>
        </w:rPr>
        <w:t xml:space="preserve">we plan to apply </w:t>
      </w:r>
      <w:r w:rsidR="00FB1890">
        <w:rPr>
          <w:rFonts w:ascii="Times New Roman" w:hAnsi="Times New Roman" w:cs="Times New Roman"/>
          <w:color w:val="0000FF"/>
          <w:sz w:val="24"/>
          <w:szCs w:val="24"/>
        </w:rPr>
        <w:t xml:space="preserve">FAST/SPS as alternative hot deformation technology for the processing of </w:t>
      </w:r>
      <w:r w:rsidR="00CB78F7">
        <w:rPr>
          <w:rFonts w:ascii="Times New Roman" w:hAnsi="Times New Roman" w:cs="Times New Roman"/>
          <w:color w:val="0000FF"/>
          <w:sz w:val="24"/>
          <w:szCs w:val="24"/>
        </w:rPr>
        <w:t xml:space="preserve">high performing magnets starting from </w:t>
      </w:r>
      <w:r w:rsidR="00FB1890">
        <w:rPr>
          <w:rFonts w:ascii="Times New Roman" w:hAnsi="Times New Roman" w:cs="Times New Roman"/>
          <w:color w:val="0000FF"/>
          <w:sz w:val="24"/>
          <w:szCs w:val="24"/>
        </w:rPr>
        <w:t>Nd-Fe-B powders made by direct melt-spinning of EOL magnets.</w:t>
      </w:r>
    </w:p>
    <w:p w14:paraId="7FB220EE" w14:textId="6FA653E0" w:rsidR="00AF4849" w:rsidRDefault="00AF4849" w:rsidP="002B195C">
      <w:pPr>
        <w:spacing w:after="0" w:line="240" w:lineRule="auto"/>
        <w:rPr>
          <w:rFonts w:ascii="Times New Roman" w:hAnsi="Times New Roman" w:cs="Times New Roman"/>
          <w:sz w:val="24"/>
          <w:szCs w:val="24"/>
        </w:rPr>
      </w:pPr>
    </w:p>
    <w:p w14:paraId="5AECBDAC" w14:textId="2F71D8C1" w:rsidR="00AF4849" w:rsidRDefault="00AF4849" w:rsidP="00AF4849">
      <w:pPr>
        <w:spacing w:after="0" w:line="240" w:lineRule="auto"/>
        <w:jc w:val="both"/>
        <w:rPr>
          <w:rFonts w:ascii="Times New Roman" w:hAnsi="Times New Roman" w:cs="Times New Roman"/>
          <w:sz w:val="24"/>
          <w:szCs w:val="24"/>
        </w:rPr>
      </w:pPr>
      <w:r w:rsidRPr="00AF4849">
        <w:rPr>
          <w:rFonts w:ascii="Times New Roman" w:hAnsi="Times New Roman" w:cs="Times New Roman"/>
          <w:b/>
          <w:bCs/>
          <w:sz w:val="24"/>
          <w:szCs w:val="24"/>
        </w:rPr>
        <w:t>Bold Black</w:t>
      </w:r>
      <w:r w:rsidRPr="00AF4849">
        <w:rPr>
          <w:rFonts w:ascii="Times New Roman" w:hAnsi="Times New Roman" w:cs="Times New Roman"/>
          <w:sz w:val="24"/>
          <w:szCs w:val="24"/>
        </w:rPr>
        <w:t xml:space="preserve"> indicates correction/comments and </w:t>
      </w:r>
      <w:r w:rsidRPr="00AF4849">
        <w:rPr>
          <w:rFonts w:ascii="Times New Roman" w:hAnsi="Times New Roman" w:cs="Times New Roman"/>
          <w:b/>
          <w:bCs/>
          <w:sz w:val="24"/>
          <w:szCs w:val="24"/>
        </w:rPr>
        <w:t>Bold Red</w:t>
      </w:r>
      <w:r w:rsidRPr="00AF4849">
        <w:rPr>
          <w:rFonts w:ascii="Times New Roman" w:hAnsi="Times New Roman" w:cs="Times New Roman"/>
          <w:sz w:val="24"/>
          <w:szCs w:val="24"/>
        </w:rPr>
        <w:t xml:space="preserve"> scheme marks down the questions which need</w:t>
      </w:r>
      <w:r>
        <w:rPr>
          <w:rFonts w:ascii="Times New Roman" w:hAnsi="Times New Roman" w:cs="Times New Roman"/>
          <w:sz w:val="24"/>
          <w:szCs w:val="24"/>
        </w:rPr>
        <w:t xml:space="preserve"> </w:t>
      </w:r>
      <w:r w:rsidRPr="00AF4849">
        <w:rPr>
          <w:rFonts w:ascii="Times New Roman" w:hAnsi="Times New Roman" w:cs="Times New Roman"/>
          <w:sz w:val="24"/>
          <w:szCs w:val="24"/>
        </w:rPr>
        <w:t>to be addressed.</w:t>
      </w:r>
    </w:p>
    <w:p w14:paraId="3D952C7F" w14:textId="1ED8C973" w:rsidR="00AF4849" w:rsidRDefault="00AF4849" w:rsidP="00AF4849">
      <w:pPr>
        <w:spacing w:after="0" w:line="240" w:lineRule="auto"/>
        <w:jc w:val="both"/>
        <w:rPr>
          <w:rFonts w:ascii="Times New Roman" w:hAnsi="Times New Roman" w:cs="Times New Roman"/>
          <w:sz w:val="24"/>
          <w:szCs w:val="24"/>
        </w:rPr>
      </w:pPr>
    </w:p>
    <w:p w14:paraId="7DB4F4ED" w14:textId="6D6DE9CF" w:rsidR="00AF4849" w:rsidRDefault="00AF4849" w:rsidP="00AF4849">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lastRenderedPageBreak/>
        <w:t xml:space="preserve">1) </w:t>
      </w:r>
      <w:r w:rsidRPr="00AF4849">
        <w:rPr>
          <w:rFonts w:ascii="Times New Roman" w:hAnsi="Times New Roman" w:cs="Times New Roman"/>
          <w:sz w:val="24"/>
          <w:szCs w:val="24"/>
        </w:rPr>
        <w:t xml:space="preserve">Abstract/Page 3: </w:t>
      </w:r>
      <w:r w:rsidRPr="00AF4849">
        <w:rPr>
          <w:rFonts w:ascii="Times New Roman" w:hAnsi="Times New Roman" w:cs="Times New Roman"/>
          <w:b/>
          <w:bCs/>
          <w:sz w:val="24"/>
          <w:szCs w:val="24"/>
        </w:rPr>
        <w:t>The abstract is very general and hardly provides any technical details and does not lay enough emphasis on which method is better FAST or Flash, besides description of precursor type is also missing. There is a big difference in FAST and Flash methods for microcrystalline powder, HDDR and melt spun ribbons. So, the abstract should be written with some technical details without going too much in to details and share how hypothesis developed towards potential aims of the study. The last five lines are a summary, so these are not required in an abstract. It needs complete revision.</w:t>
      </w:r>
    </w:p>
    <w:p w14:paraId="2CAFAA54" w14:textId="7E623863" w:rsidR="00AF4849" w:rsidRPr="00AF4849" w:rsidRDefault="00AF4849" w:rsidP="00AF4849">
      <w:pPr>
        <w:spacing w:after="0" w:line="240" w:lineRule="auto"/>
        <w:jc w:val="both"/>
        <w:rPr>
          <w:rFonts w:ascii="Times New Roman" w:hAnsi="Times New Roman" w:cs="Times New Roman"/>
          <w:sz w:val="24"/>
          <w:szCs w:val="24"/>
        </w:rPr>
      </w:pPr>
    </w:p>
    <w:p w14:paraId="191A234E" w14:textId="299566C1" w:rsidR="00AF4849" w:rsidRPr="00AF4849" w:rsidRDefault="00AF4849" w:rsidP="00AF4849">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 xml:space="preserve">Thank you for your comment. Abstract has been </w:t>
      </w:r>
      <w:r w:rsidR="00CB78F7">
        <w:rPr>
          <w:rFonts w:ascii="Times New Roman" w:hAnsi="Times New Roman" w:cs="Times New Roman"/>
          <w:color w:val="0000FF"/>
          <w:sz w:val="24"/>
          <w:szCs w:val="24"/>
        </w:rPr>
        <w:t xml:space="preserve">edited. Now, it introduces the two approaches mentioned before for applying FAST/SPS </w:t>
      </w:r>
      <w:r w:rsidR="0063074D">
        <w:rPr>
          <w:rFonts w:ascii="Times New Roman" w:hAnsi="Times New Roman" w:cs="Times New Roman"/>
          <w:color w:val="0000FF"/>
          <w:sz w:val="24"/>
          <w:szCs w:val="24"/>
        </w:rPr>
        <w:t xml:space="preserve">as alternative technology </w:t>
      </w:r>
      <w:r w:rsidR="00CB78F7">
        <w:rPr>
          <w:rFonts w:ascii="Times New Roman" w:hAnsi="Times New Roman" w:cs="Times New Roman"/>
          <w:color w:val="0000FF"/>
          <w:sz w:val="24"/>
          <w:szCs w:val="24"/>
        </w:rPr>
        <w:t xml:space="preserve">for hot deformation of </w:t>
      </w:r>
      <w:r w:rsidR="0063074D">
        <w:rPr>
          <w:rFonts w:ascii="Times New Roman" w:hAnsi="Times New Roman" w:cs="Times New Roman"/>
          <w:color w:val="0000FF"/>
          <w:sz w:val="24"/>
          <w:szCs w:val="24"/>
        </w:rPr>
        <w:t>Nd-Fe-B magnets.</w:t>
      </w:r>
      <w:r w:rsidR="00802B46" w:rsidRPr="00802B46">
        <w:rPr>
          <w:rFonts w:ascii="Times New Roman" w:hAnsi="Times New Roman" w:cs="Times New Roman"/>
          <w:color w:val="0000FF"/>
          <w:sz w:val="24"/>
          <w:szCs w:val="24"/>
        </w:rPr>
        <w:t xml:space="preserve"> Starting powder has also been mentioned to be specifically nanocrystalline melt-spun powder.</w:t>
      </w:r>
      <w:r w:rsidR="0063074D">
        <w:rPr>
          <w:rFonts w:ascii="Times New Roman" w:hAnsi="Times New Roman" w:cs="Times New Roman"/>
          <w:color w:val="0000FF"/>
          <w:sz w:val="24"/>
          <w:szCs w:val="24"/>
        </w:rPr>
        <w:t xml:space="preserve"> The abstract concludes with a benchmark to conventionally hot deformed Nd-Fe-B magnets.</w:t>
      </w:r>
    </w:p>
    <w:p w14:paraId="32B1513B" w14:textId="77777777" w:rsidR="00AF4849" w:rsidRPr="00AF4849" w:rsidRDefault="00AF4849" w:rsidP="00AF4849">
      <w:pPr>
        <w:spacing w:after="0" w:line="240" w:lineRule="auto"/>
        <w:jc w:val="both"/>
        <w:rPr>
          <w:rFonts w:ascii="Times New Roman" w:hAnsi="Times New Roman" w:cs="Times New Roman"/>
          <w:sz w:val="24"/>
          <w:szCs w:val="24"/>
        </w:rPr>
      </w:pPr>
    </w:p>
    <w:p w14:paraId="5427B898" w14:textId="49C1FE39" w:rsidR="00AF4849" w:rsidRDefault="00AF4849" w:rsidP="00AF4849">
      <w:pPr>
        <w:spacing w:after="0" w:line="240" w:lineRule="auto"/>
        <w:jc w:val="both"/>
        <w:rPr>
          <w:rFonts w:ascii="Times New Roman" w:hAnsi="Times New Roman" w:cs="Times New Roman"/>
          <w:b/>
          <w:bCs/>
          <w:sz w:val="24"/>
          <w:szCs w:val="24"/>
        </w:rPr>
      </w:pPr>
      <w:r w:rsidRPr="00AF4849">
        <w:rPr>
          <w:rFonts w:ascii="Times New Roman" w:hAnsi="Times New Roman" w:cs="Times New Roman"/>
          <w:sz w:val="24"/>
          <w:szCs w:val="24"/>
        </w:rPr>
        <w:t>2) Introduction/Page 5:</w:t>
      </w:r>
      <w:r w:rsidRPr="00AF4849">
        <w:rPr>
          <w:rFonts w:ascii="Times New Roman" w:hAnsi="Times New Roman" w:cs="Times New Roman"/>
          <w:b/>
          <w:bCs/>
          <w:sz w:val="24"/>
          <w:szCs w:val="24"/>
        </w:rPr>
        <w:t xml:space="preserve"> The melt spun ribbons are isotropic, whereas the HDDR powder is anisotropic. The</w:t>
      </w:r>
      <w:r>
        <w:rPr>
          <w:rFonts w:ascii="Times New Roman" w:hAnsi="Times New Roman" w:cs="Times New Roman"/>
          <w:b/>
          <w:bCs/>
          <w:sz w:val="24"/>
          <w:szCs w:val="24"/>
        </w:rPr>
        <w:t xml:space="preserve"> </w:t>
      </w:r>
      <w:r w:rsidRPr="00AF4849">
        <w:rPr>
          <w:rFonts w:ascii="Times New Roman" w:hAnsi="Times New Roman" w:cs="Times New Roman"/>
          <w:b/>
          <w:bCs/>
          <w:sz w:val="24"/>
          <w:szCs w:val="24"/>
        </w:rPr>
        <w:t>authors do not make an elaboration on the HDDR route as an alternative to melt spun ribbons and cite</w:t>
      </w:r>
      <w:r>
        <w:rPr>
          <w:rFonts w:ascii="Times New Roman" w:hAnsi="Times New Roman" w:cs="Times New Roman"/>
          <w:b/>
          <w:bCs/>
          <w:sz w:val="24"/>
          <w:szCs w:val="24"/>
        </w:rPr>
        <w:t xml:space="preserve"> </w:t>
      </w:r>
      <w:r w:rsidRPr="00AF4849">
        <w:rPr>
          <w:rFonts w:ascii="Times New Roman" w:hAnsi="Times New Roman" w:cs="Times New Roman"/>
          <w:b/>
          <w:bCs/>
          <w:sz w:val="24"/>
          <w:szCs w:val="24"/>
        </w:rPr>
        <w:t>the potential benefits of the latter over former system to provide an argument as to why</w:t>
      </w:r>
      <w:r>
        <w:rPr>
          <w:rFonts w:ascii="Times New Roman" w:hAnsi="Times New Roman" w:cs="Times New Roman"/>
          <w:b/>
          <w:bCs/>
          <w:sz w:val="24"/>
          <w:szCs w:val="24"/>
        </w:rPr>
        <w:t xml:space="preserve"> </w:t>
      </w:r>
      <w:r w:rsidRPr="00AF4849">
        <w:rPr>
          <w:rFonts w:ascii="Times New Roman" w:hAnsi="Times New Roman" w:cs="Times New Roman"/>
          <w:b/>
          <w:bCs/>
          <w:sz w:val="24"/>
          <w:szCs w:val="24"/>
        </w:rPr>
        <w:t>nanocrystalline ribbons were selected in this study.</w:t>
      </w:r>
    </w:p>
    <w:p w14:paraId="32429BC9" w14:textId="405F4802" w:rsidR="00AF4849" w:rsidRPr="00AF4849" w:rsidRDefault="00AF4849" w:rsidP="00AF4849">
      <w:pPr>
        <w:spacing w:after="0" w:line="240" w:lineRule="auto"/>
        <w:jc w:val="both"/>
        <w:rPr>
          <w:rFonts w:ascii="Times New Roman" w:hAnsi="Times New Roman" w:cs="Times New Roman"/>
          <w:sz w:val="24"/>
          <w:szCs w:val="24"/>
        </w:rPr>
      </w:pPr>
    </w:p>
    <w:p w14:paraId="225A5456" w14:textId="27877316" w:rsidR="00AF4849" w:rsidRPr="00E7122A" w:rsidRDefault="00E7122A" w:rsidP="00AF4849">
      <w:pPr>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 xml:space="preserve">An explanation as to why </w:t>
      </w:r>
      <w:r w:rsidR="0063074D">
        <w:rPr>
          <w:rFonts w:ascii="Times New Roman" w:hAnsi="Times New Roman" w:cs="Times New Roman"/>
          <w:color w:val="0000FF"/>
          <w:sz w:val="24"/>
          <w:szCs w:val="24"/>
        </w:rPr>
        <w:t xml:space="preserve">we prefer </w:t>
      </w:r>
      <w:r w:rsidR="00802B46" w:rsidRPr="00802B46">
        <w:rPr>
          <w:rFonts w:ascii="Times New Roman" w:hAnsi="Times New Roman" w:cs="Times New Roman"/>
          <w:color w:val="0000FF"/>
          <w:sz w:val="24"/>
          <w:szCs w:val="24"/>
        </w:rPr>
        <w:t xml:space="preserve">isotropic </w:t>
      </w:r>
      <w:r w:rsidR="0063074D">
        <w:rPr>
          <w:rFonts w:ascii="Times New Roman" w:hAnsi="Times New Roman" w:cs="Times New Roman"/>
          <w:color w:val="0000FF"/>
          <w:sz w:val="24"/>
          <w:szCs w:val="24"/>
        </w:rPr>
        <w:t xml:space="preserve">melt-spun </w:t>
      </w:r>
      <w:r w:rsidR="00802B46" w:rsidRPr="00802B46">
        <w:rPr>
          <w:rFonts w:ascii="Times New Roman" w:hAnsi="Times New Roman" w:cs="Times New Roman"/>
          <w:color w:val="0000FF"/>
          <w:sz w:val="24"/>
          <w:szCs w:val="24"/>
        </w:rPr>
        <w:t xml:space="preserve">powder </w:t>
      </w:r>
      <w:r w:rsidR="0063074D">
        <w:rPr>
          <w:rFonts w:ascii="Times New Roman" w:hAnsi="Times New Roman" w:cs="Times New Roman"/>
          <w:color w:val="0000FF"/>
          <w:sz w:val="24"/>
          <w:szCs w:val="24"/>
        </w:rPr>
        <w:t xml:space="preserve">over anisotropic HDDR powder </w:t>
      </w:r>
      <w:r w:rsidR="00802B46" w:rsidRPr="00802B46">
        <w:rPr>
          <w:rFonts w:ascii="Times New Roman" w:hAnsi="Times New Roman" w:cs="Times New Roman"/>
          <w:color w:val="0000FF"/>
          <w:sz w:val="24"/>
          <w:szCs w:val="24"/>
        </w:rPr>
        <w:t>is given now in the introduction</w:t>
      </w:r>
      <w:r w:rsidR="0063074D">
        <w:rPr>
          <w:rFonts w:ascii="Times New Roman" w:hAnsi="Times New Roman" w:cs="Times New Roman"/>
          <w:color w:val="0000FF"/>
          <w:sz w:val="24"/>
          <w:szCs w:val="24"/>
        </w:rPr>
        <w:t>.</w:t>
      </w:r>
    </w:p>
    <w:p w14:paraId="31A91929" w14:textId="77777777" w:rsidR="00E7122A" w:rsidRDefault="00E7122A" w:rsidP="00AF4849">
      <w:pPr>
        <w:spacing w:after="0" w:line="240" w:lineRule="auto"/>
        <w:jc w:val="both"/>
        <w:rPr>
          <w:rFonts w:ascii="Times New Roman" w:hAnsi="Times New Roman" w:cs="Times New Roman"/>
          <w:sz w:val="24"/>
          <w:szCs w:val="24"/>
        </w:rPr>
      </w:pPr>
    </w:p>
    <w:p w14:paraId="5BDD1904" w14:textId="249709AC" w:rsidR="00E7122A" w:rsidRDefault="00E7122A" w:rsidP="00E712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E7122A">
        <w:rPr>
          <w:rFonts w:ascii="Times New Roman" w:hAnsi="Times New Roman" w:cs="Times New Roman"/>
          <w:sz w:val="24"/>
          <w:szCs w:val="24"/>
        </w:rPr>
        <w:t>Introduction/Page 5: From where the authors have taken the images in Figure 1? Please provide citation</w:t>
      </w:r>
      <w:r>
        <w:rPr>
          <w:rFonts w:ascii="Times New Roman" w:hAnsi="Times New Roman" w:cs="Times New Roman"/>
          <w:sz w:val="24"/>
          <w:szCs w:val="24"/>
        </w:rPr>
        <w:t xml:space="preserve"> </w:t>
      </w:r>
      <w:r w:rsidRPr="00E7122A">
        <w:rPr>
          <w:rFonts w:ascii="Times New Roman" w:hAnsi="Times New Roman" w:cs="Times New Roman"/>
          <w:sz w:val="24"/>
          <w:szCs w:val="24"/>
        </w:rPr>
        <w:t>in case these figures are adopted.</w:t>
      </w:r>
    </w:p>
    <w:p w14:paraId="515AC45B" w14:textId="222BABBB" w:rsidR="00E7122A" w:rsidRDefault="00E7122A" w:rsidP="00E7122A">
      <w:pPr>
        <w:spacing w:after="0" w:line="240" w:lineRule="auto"/>
        <w:jc w:val="both"/>
        <w:rPr>
          <w:rFonts w:ascii="Times New Roman" w:hAnsi="Times New Roman" w:cs="Times New Roman"/>
          <w:sz w:val="24"/>
          <w:szCs w:val="24"/>
        </w:rPr>
      </w:pPr>
    </w:p>
    <w:p w14:paraId="0067E227" w14:textId="61D12C2F" w:rsidR="00E7122A" w:rsidRPr="0063074D" w:rsidRDefault="00E7122A" w:rsidP="00E7122A">
      <w:pPr>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63074D">
        <w:rPr>
          <w:rFonts w:ascii="Times New Roman" w:hAnsi="Times New Roman" w:cs="Times New Roman"/>
          <w:color w:val="0000FF"/>
          <w:sz w:val="24"/>
          <w:szCs w:val="24"/>
        </w:rPr>
        <w:t xml:space="preserve">In the revised manuscript, we almost completely skipped </w:t>
      </w:r>
      <w:proofErr w:type="spellStart"/>
      <w:r w:rsidR="0063074D">
        <w:rPr>
          <w:rFonts w:ascii="Times New Roman" w:hAnsi="Times New Roman" w:cs="Times New Roman"/>
          <w:color w:val="0000FF"/>
          <w:sz w:val="24"/>
          <w:szCs w:val="24"/>
        </w:rPr>
        <w:t>refering</w:t>
      </w:r>
      <w:proofErr w:type="spellEnd"/>
      <w:r w:rsidR="0063074D">
        <w:rPr>
          <w:rFonts w:ascii="Times New Roman" w:hAnsi="Times New Roman" w:cs="Times New Roman"/>
          <w:color w:val="0000FF"/>
          <w:sz w:val="24"/>
          <w:szCs w:val="24"/>
        </w:rPr>
        <w:t xml:space="preserve"> to textbook knowledge including omitting the former </w:t>
      </w:r>
      <w:r w:rsidR="008C3C44">
        <w:rPr>
          <w:rFonts w:ascii="Times New Roman" w:hAnsi="Times New Roman" w:cs="Times New Roman"/>
          <w:color w:val="0000FF"/>
          <w:sz w:val="24"/>
          <w:szCs w:val="24"/>
        </w:rPr>
        <w:t>F</w:t>
      </w:r>
      <w:r w:rsidR="0063074D">
        <w:rPr>
          <w:rFonts w:ascii="Times New Roman" w:hAnsi="Times New Roman" w:cs="Times New Roman"/>
          <w:color w:val="0000FF"/>
          <w:sz w:val="24"/>
          <w:szCs w:val="24"/>
        </w:rPr>
        <w:t>igures 1 and 2. The focus of the revised manuscript is now an experimental study to investigate the potential of FAST/SPS as alternative technology for the hot deformation of Nd-Fe-B magnets.</w:t>
      </w:r>
    </w:p>
    <w:p w14:paraId="553BC21A" w14:textId="233F9FA9" w:rsidR="00E7122A" w:rsidRDefault="00E7122A" w:rsidP="00E7122A">
      <w:pPr>
        <w:spacing w:after="0" w:line="240" w:lineRule="auto"/>
        <w:jc w:val="both"/>
        <w:rPr>
          <w:rFonts w:ascii="Times New Roman" w:hAnsi="Times New Roman" w:cs="Times New Roman"/>
          <w:sz w:val="24"/>
          <w:szCs w:val="24"/>
        </w:rPr>
      </w:pPr>
    </w:p>
    <w:p w14:paraId="5ADCEDC2" w14:textId="15BA43AB" w:rsidR="00E7122A" w:rsidRPr="00E7122A" w:rsidRDefault="00E7122A" w:rsidP="00E7122A">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4) </w:t>
      </w:r>
      <w:r w:rsidRPr="00E7122A">
        <w:rPr>
          <w:rFonts w:ascii="Times New Roman" w:hAnsi="Times New Roman" w:cs="Times New Roman"/>
          <w:sz w:val="24"/>
          <w:szCs w:val="24"/>
        </w:rPr>
        <w:t>Introduction/Page 6: ‘Nevertheless, there is no consensus in the literature on the reason behind the</w:t>
      </w:r>
      <w:r>
        <w:rPr>
          <w:rFonts w:ascii="Times New Roman" w:hAnsi="Times New Roman" w:cs="Times New Roman"/>
          <w:sz w:val="24"/>
          <w:szCs w:val="24"/>
        </w:rPr>
        <w:t xml:space="preserve"> </w:t>
      </w:r>
      <w:r w:rsidRPr="00E7122A">
        <w:rPr>
          <w:rFonts w:ascii="Times New Roman" w:hAnsi="Times New Roman" w:cs="Times New Roman"/>
          <w:sz w:val="24"/>
          <w:szCs w:val="24"/>
        </w:rPr>
        <w:t>texture development.’</w:t>
      </w:r>
      <w:r>
        <w:rPr>
          <w:rFonts w:ascii="Times New Roman" w:hAnsi="Times New Roman" w:cs="Times New Roman"/>
          <w:sz w:val="24"/>
          <w:szCs w:val="24"/>
        </w:rPr>
        <w:t xml:space="preserve"> </w:t>
      </w:r>
      <w:r w:rsidRPr="00E7122A">
        <w:rPr>
          <w:rFonts w:ascii="Times New Roman" w:hAnsi="Times New Roman" w:cs="Times New Roman"/>
          <w:b/>
          <w:bCs/>
          <w:sz w:val="24"/>
          <w:szCs w:val="24"/>
        </w:rPr>
        <w:t>The authors certainly have not researched the literature enough on this scope, so I request revisiting</w:t>
      </w:r>
      <w:r>
        <w:rPr>
          <w:rFonts w:ascii="Times New Roman" w:hAnsi="Times New Roman" w:cs="Times New Roman"/>
          <w:b/>
          <w:bCs/>
          <w:sz w:val="24"/>
          <w:szCs w:val="24"/>
        </w:rPr>
        <w:t xml:space="preserve"> </w:t>
      </w:r>
      <w:r w:rsidRPr="00E7122A">
        <w:rPr>
          <w:rFonts w:ascii="Times New Roman" w:hAnsi="Times New Roman" w:cs="Times New Roman"/>
          <w:b/>
          <w:bCs/>
          <w:sz w:val="24"/>
          <w:szCs w:val="24"/>
        </w:rPr>
        <w:t>previous literature on hot deformation of Nd-Fe-B melt-spun ribbons. Please provide more details on</w:t>
      </w:r>
      <w:r>
        <w:rPr>
          <w:rFonts w:ascii="Times New Roman" w:hAnsi="Times New Roman" w:cs="Times New Roman"/>
          <w:b/>
          <w:bCs/>
          <w:sz w:val="24"/>
          <w:szCs w:val="24"/>
        </w:rPr>
        <w:t xml:space="preserve"> </w:t>
      </w:r>
      <w:r w:rsidRPr="00E7122A">
        <w:rPr>
          <w:rFonts w:ascii="Times New Roman" w:hAnsi="Times New Roman" w:cs="Times New Roman"/>
          <w:b/>
          <w:bCs/>
          <w:sz w:val="24"/>
          <w:szCs w:val="24"/>
        </w:rPr>
        <w:t xml:space="preserve">what recent review from </w:t>
      </w:r>
      <w:proofErr w:type="spellStart"/>
      <w:r w:rsidRPr="00E7122A">
        <w:rPr>
          <w:rFonts w:ascii="Times New Roman" w:hAnsi="Times New Roman" w:cs="Times New Roman"/>
          <w:b/>
          <w:bCs/>
          <w:sz w:val="24"/>
          <w:szCs w:val="24"/>
        </w:rPr>
        <w:t>Hioki</w:t>
      </w:r>
      <w:proofErr w:type="spellEnd"/>
      <w:r w:rsidRPr="00E7122A">
        <w:rPr>
          <w:rFonts w:ascii="Times New Roman" w:hAnsi="Times New Roman" w:cs="Times New Roman"/>
          <w:b/>
          <w:bCs/>
          <w:sz w:val="24"/>
          <w:szCs w:val="24"/>
        </w:rPr>
        <w:t xml:space="preserve"> et al. [5] infers related to texture development and explain Figure 2</w:t>
      </w:r>
      <w:r>
        <w:rPr>
          <w:rFonts w:ascii="Times New Roman" w:hAnsi="Times New Roman" w:cs="Times New Roman"/>
          <w:b/>
          <w:bCs/>
          <w:sz w:val="24"/>
          <w:szCs w:val="24"/>
        </w:rPr>
        <w:t xml:space="preserve"> </w:t>
      </w:r>
      <w:r w:rsidRPr="00E7122A">
        <w:rPr>
          <w:rFonts w:ascii="Times New Roman" w:hAnsi="Times New Roman" w:cs="Times New Roman"/>
          <w:b/>
          <w:bCs/>
          <w:sz w:val="24"/>
          <w:szCs w:val="24"/>
        </w:rPr>
        <w:t>appropriately. It would be better if the authors can formulate a similar figure on their own.</w:t>
      </w:r>
      <w:r>
        <w:rPr>
          <w:rFonts w:ascii="Times New Roman" w:hAnsi="Times New Roman" w:cs="Times New Roman"/>
          <w:b/>
          <w:bCs/>
          <w:sz w:val="24"/>
          <w:szCs w:val="24"/>
        </w:rPr>
        <w:t xml:space="preserve"> </w:t>
      </w:r>
      <w:r w:rsidRPr="00E7122A">
        <w:rPr>
          <w:rFonts w:ascii="Times New Roman" w:hAnsi="Times New Roman" w:cs="Times New Roman"/>
          <w:b/>
          <w:bCs/>
          <w:color w:val="FF0000"/>
          <w:sz w:val="24"/>
          <w:szCs w:val="24"/>
        </w:rPr>
        <w:t xml:space="preserve">An important criterion </w:t>
      </w:r>
      <w:proofErr w:type="gramStart"/>
      <w:r w:rsidRPr="00E7122A">
        <w:rPr>
          <w:rFonts w:ascii="Times New Roman" w:hAnsi="Times New Roman" w:cs="Times New Roman"/>
          <w:b/>
          <w:bCs/>
          <w:color w:val="FF0000"/>
          <w:sz w:val="24"/>
          <w:szCs w:val="24"/>
        </w:rPr>
        <w:t>here</w:t>
      </w:r>
      <w:r w:rsidR="00802B46">
        <w:rPr>
          <w:rFonts w:ascii="Times New Roman" w:hAnsi="Times New Roman" w:cs="Times New Roman"/>
          <w:b/>
          <w:bCs/>
          <w:color w:val="FF0000"/>
          <w:sz w:val="24"/>
          <w:szCs w:val="24"/>
        </w:rPr>
        <w:t xml:space="preserve"> </w:t>
      </w:r>
      <w:r w:rsidRPr="00E7122A">
        <w:rPr>
          <w:rFonts w:ascii="Times New Roman" w:hAnsi="Times New Roman" w:cs="Times New Roman"/>
          <w:b/>
          <w:bCs/>
          <w:color w:val="FF0000"/>
          <w:sz w:val="24"/>
          <w:szCs w:val="24"/>
        </w:rPr>
        <w:t xml:space="preserve"> is</w:t>
      </w:r>
      <w:proofErr w:type="gramEnd"/>
      <w:r w:rsidRPr="00E7122A">
        <w:rPr>
          <w:rFonts w:ascii="Times New Roman" w:hAnsi="Times New Roman" w:cs="Times New Roman"/>
          <w:b/>
          <w:bCs/>
          <w:color w:val="FF0000"/>
          <w:sz w:val="24"/>
          <w:szCs w:val="24"/>
        </w:rPr>
        <w:t xml:space="preserve"> to observe how Nd-rich phase migrates and reformulate, in turn shaping textured grains from hot pressing to hot forging/deformation stage. Elaborate this figure.</w:t>
      </w:r>
    </w:p>
    <w:p w14:paraId="7C59D197" w14:textId="0E17C3C1" w:rsidR="00E7122A" w:rsidRDefault="00E7122A" w:rsidP="00E7122A">
      <w:pPr>
        <w:spacing w:after="0" w:line="240" w:lineRule="auto"/>
        <w:jc w:val="both"/>
        <w:rPr>
          <w:rFonts w:ascii="Times New Roman" w:hAnsi="Times New Roman" w:cs="Times New Roman"/>
          <w:sz w:val="24"/>
          <w:szCs w:val="24"/>
        </w:rPr>
      </w:pPr>
    </w:p>
    <w:p w14:paraId="7EDC8A8B" w14:textId="76BE385F" w:rsidR="00E7122A" w:rsidRPr="0063074D" w:rsidRDefault="00E7122A" w:rsidP="00E7122A">
      <w:pPr>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63074D">
        <w:rPr>
          <w:rFonts w:ascii="Times New Roman" w:hAnsi="Times New Roman" w:cs="Times New Roman"/>
          <w:color w:val="0000FF"/>
          <w:sz w:val="24"/>
          <w:szCs w:val="24"/>
        </w:rPr>
        <w:t xml:space="preserve">Thank you for this important comment. We tried to shortly summarize the main </w:t>
      </w:r>
      <w:r w:rsidR="008C3C44">
        <w:rPr>
          <w:rFonts w:ascii="Times New Roman" w:hAnsi="Times New Roman" w:cs="Times New Roman"/>
          <w:color w:val="0000FF"/>
          <w:sz w:val="24"/>
          <w:szCs w:val="24"/>
        </w:rPr>
        <w:t xml:space="preserve">mechanisms of microstructure formation during hot deformation as discussed by </w:t>
      </w:r>
      <w:proofErr w:type="spellStart"/>
      <w:r w:rsidR="008C3C44">
        <w:rPr>
          <w:rFonts w:ascii="Times New Roman" w:hAnsi="Times New Roman" w:cs="Times New Roman"/>
          <w:color w:val="0000FF"/>
          <w:sz w:val="24"/>
          <w:szCs w:val="24"/>
        </w:rPr>
        <w:t>Hioki</w:t>
      </w:r>
      <w:proofErr w:type="spellEnd"/>
      <w:r w:rsidR="008C3C44">
        <w:rPr>
          <w:rFonts w:ascii="Times New Roman" w:hAnsi="Times New Roman" w:cs="Times New Roman"/>
          <w:color w:val="0000FF"/>
          <w:sz w:val="24"/>
          <w:szCs w:val="24"/>
        </w:rPr>
        <w:t xml:space="preserve"> et al. Since we did not conduct a detailed study on anisotropic grain growth and influence of the temporarily molten Nd-rich grain boundary phase during hot deformation by FAST/SPS, we feel not able to seriously adapt the figure of </w:t>
      </w:r>
      <w:proofErr w:type="spellStart"/>
      <w:r w:rsidR="008C3C44">
        <w:rPr>
          <w:rFonts w:ascii="Times New Roman" w:hAnsi="Times New Roman" w:cs="Times New Roman"/>
          <w:color w:val="0000FF"/>
          <w:sz w:val="24"/>
          <w:szCs w:val="24"/>
        </w:rPr>
        <w:t>Hioki</w:t>
      </w:r>
      <w:proofErr w:type="spellEnd"/>
      <w:r w:rsidR="008C3C44">
        <w:rPr>
          <w:rFonts w:ascii="Times New Roman" w:hAnsi="Times New Roman" w:cs="Times New Roman"/>
          <w:color w:val="0000FF"/>
          <w:sz w:val="24"/>
          <w:szCs w:val="24"/>
        </w:rPr>
        <w:t xml:space="preserve"> et al. to the specific conditions of FAST/SPS. Therefore, we skipped former Figure 2 and just summarized the hot deformation mechanisms from the literature in compact form.</w:t>
      </w:r>
    </w:p>
    <w:p w14:paraId="7C93CC5F" w14:textId="77777777" w:rsidR="0063074D" w:rsidRPr="0063074D" w:rsidRDefault="0063074D" w:rsidP="00E7122A">
      <w:pPr>
        <w:spacing w:after="0" w:line="240" w:lineRule="auto"/>
        <w:jc w:val="both"/>
        <w:rPr>
          <w:rFonts w:ascii="Times New Roman" w:hAnsi="Times New Roman" w:cs="Times New Roman"/>
          <w:color w:val="0000FF"/>
          <w:sz w:val="24"/>
          <w:szCs w:val="24"/>
        </w:rPr>
      </w:pPr>
    </w:p>
    <w:p w14:paraId="6094CFF2" w14:textId="545D6D0F" w:rsidR="00E7122A" w:rsidRPr="00E7122A" w:rsidRDefault="00E7122A" w:rsidP="00E7122A">
      <w:pPr>
        <w:spacing w:after="0" w:line="240" w:lineRule="auto"/>
        <w:jc w:val="both"/>
        <w:rPr>
          <w:rFonts w:ascii="Times New Roman" w:hAnsi="Times New Roman" w:cs="Times New Roman"/>
          <w:b/>
          <w:bCs/>
          <w:color w:val="FF0000"/>
          <w:sz w:val="24"/>
          <w:szCs w:val="24"/>
        </w:rPr>
      </w:pPr>
      <w:r>
        <w:rPr>
          <w:rFonts w:ascii="Times New Roman" w:hAnsi="Times New Roman" w:cs="Times New Roman"/>
          <w:sz w:val="24"/>
          <w:szCs w:val="24"/>
        </w:rPr>
        <w:lastRenderedPageBreak/>
        <w:t xml:space="preserve">5) </w:t>
      </w:r>
      <w:r w:rsidRPr="00E7122A">
        <w:rPr>
          <w:rFonts w:ascii="Times New Roman" w:hAnsi="Times New Roman" w:cs="Times New Roman"/>
          <w:sz w:val="24"/>
          <w:szCs w:val="24"/>
        </w:rPr>
        <w:t xml:space="preserve">Introduction/Page 6: </w:t>
      </w:r>
      <w:r w:rsidRPr="00E7122A">
        <w:rPr>
          <w:rFonts w:ascii="Times New Roman" w:hAnsi="Times New Roman" w:cs="Times New Roman"/>
          <w:b/>
          <w:bCs/>
          <w:color w:val="FF0000"/>
          <w:sz w:val="24"/>
          <w:szCs w:val="24"/>
        </w:rPr>
        <w:t xml:space="preserve">When the authors talk about </w:t>
      </w:r>
      <w:proofErr w:type="spellStart"/>
      <w:r w:rsidRPr="00E7122A">
        <w:rPr>
          <w:rFonts w:ascii="Times New Roman" w:hAnsi="Times New Roman" w:cs="Times New Roman"/>
          <w:b/>
          <w:bCs/>
          <w:color w:val="FF0000"/>
          <w:sz w:val="24"/>
          <w:szCs w:val="24"/>
        </w:rPr>
        <w:t>electroplastic</w:t>
      </w:r>
      <w:proofErr w:type="spellEnd"/>
      <w:r w:rsidRPr="00E7122A">
        <w:rPr>
          <w:rFonts w:ascii="Times New Roman" w:hAnsi="Times New Roman" w:cs="Times New Roman"/>
          <w:b/>
          <w:bCs/>
          <w:color w:val="FF0000"/>
          <w:sz w:val="24"/>
          <w:szCs w:val="24"/>
        </w:rPr>
        <w:t xml:space="preserve"> effects, which phase predominantly undergoes plastic deformation and how the hard phase deforms under flow stress effects should be elaborated. So far, everything the Introduction has provided are trivial sentences detailing the process, whereas the mechanism related to principal phenomena is missing, be it texture development or </w:t>
      </w:r>
      <w:proofErr w:type="spellStart"/>
      <w:r w:rsidRPr="00E7122A">
        <w:rPr>
          <w:rFonts w:ascii="Times New Roman" w:hAnsi="Times New Roman" w:cs="Times New Roman"/>
          <w:b/>
          <w:bCs/>
          <w:color w:val="FF0000"/>
          <w:sz w:val="24"/>
          <w:szCs w:val="24"/>
        </w:rPr>
        <w:t>electroplastic</w:t>
      </w:r>
      <w:proofErr w:type="spellEnd"/>
      <w:r w:rsidRPr="00E7122A">
        <w:rPr>
          <w:rFonts w:ascii="Times New Roman" w:hAnsi="Times New Roman" w:cs="Times New Roman"/>
          <w:b/>
          <w:bCs/>
          <w:color w:val="FF0000"/>
          <w:sz w:val="24"/>
          <w:szCs w:val="24"/>
        </w:rPr>
        <w:t xml:space="preserve"> flow in SPS.</w:t>
      </w:r>
    </w:p>
    <w:p w14:paraId="1F2DB357" w14:textId="3745D0BF" w:rsidR="00E7122A" w:rsidRDefault="00E7122A" w:rsidP="00E7122A">
      <w:pPr>
        <w:spacing w:after="0" w:line="240" w:lineRule="auto"/>
        <w:jc w:val="both"/>
        <w:rPr>
          <w:rFonts w:ascii="Times New Roman" w:hAnsi="Times New Roman" w:cs="Times New Roman"/>
          <w:sz w:val="24"/>
          <w:szCs w:val="24"/>
        </w:rPr>
      </w:pPr>
    </w:p>
    <w:p w14:paraId="0C65F573" w14:textId="4B5C25F6" w:rsidR="00E7122A" w:rsidRPr="00E7122A" w:rsidRDefault="00E7122A" w:rsidP="00E7122A">
      <w:pPr>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F75222">
        <w:rPr>
          <w:rFonts w:ascii="Times New Roman" w:hAnsi="Times New Roman" w:cs="Times New Roman"/>
          <w:color w:val="0000FF"/>
          <w:sz w:val="24"/>
          <w:szCs w:val="24"/>
        </w:rPr>
        <w:t>A</w:t>
      </w:r>
      <w:r w:rsidR="008C3C44">
        <w:rPr>
          <w:rFonts w:ascii="Times New Roman" w:hAnsi="Times New Roman" w:cs="Times New Roman"/>
          <w:color w:val="0000FF"/>
          <w:sz w:val="24"/>
          <w:szCs w:val="24"/>
        </w:rPr>
        <w:t>t current state,</w:t>
      </w:r>
      <w:r w:rsidR="00802B46" w:rsidRPr="00802B46">
        <w:rPr>
          <w:rFonts w:ascii="Times New Roman" w:hAnsi="Times New Roman" w:cs="Times New Roman"/>
          <w:color w:val="0000FF"/>
          <w:sz w:val="24"/>
          <w:szCs w:val="24"/>
        </w:rPr>
        <w:t xml:space="preserve"> we do not have </w:t>
      </w:r>
      <w:r w:rsidR="008C3C44">
        <w:rPr>
          <w:rFonts w:ascii="Times New Roman" w:hAnsi="Times New Roman" w:cs="Times New Roman"/>
          <w:color w:val="0000FF"/>
          <w:sz w:val="24"/>
          <w:szCs w:val="24"/>
        </w:rPr>
        <w:t>a sound experimental confirmation</w:t>
      </w:r>
      <w:r w:rsidR="00802B46" w:rsidRPr="00802B46">
        <w:rPr>
          <w:rFonts w:ascii="Times New Roman" w:hAnsi="Times New Roman" w:cs="Times New Roman"/>
          <w:color w:val="0000FF"/>
          <w:sz w:val="24"/>
          <w:szCs w:val="24"/>
        </w:rPr>
        <w:t xml:space="preserve"> </w:t>
      </w:r>
      <w:r w:rsidR="008C3C44">
        <w:rPr>
          <w:rFonts w:ascii="Times New Roman" w:hAnsi="Times New Roman" w:cs="Times New Roman"/>
          <w:color w:val="0000FF"/>
          <w:sz w:val="24"/>
          <w:szCs w:val="24"/>
        </w:rPr>
        <w:t xml:space="preserve">that </w:t>
      </w:r>
      <w:proofErr w:type="spellStart"/>
      <w:r w:rsidR="00802B46" w:rsidRPr="00802B46">
        <w:rPr>
          <w:rFonts w:ascii="Times New Roman" w:hAnsi="Times New Roman" w:cs="Times New Roman"/>
          <w:color w:val="0000FF"/>
          <w:sz w:val="24"/>
          <w:szCs w:val="24"/>
        </w:rPr>
        <w:t>electroplasticity</w:t>
      </w:r>
      <w:proofErr w:type="spellEnd"/>
      <w:r w:rsidR="008C3C44">
        <w:rPr>
          <w:rFonts w:ascii="Times New Roman" w:hAnsi="Times New Roman" w:cs="Times New Roman"/>
          <w:color w:val="0000FF"/>
          <w:sz w:val="24"/>
          <w:szCs w:val="24"/>
        </w:rPr>
        <w:t xml:space="preserve"> plays a significant role during hot deformation </w:t>
      </w:r>
      <w:r w:rsidR="00F75222">
        <w:rPr>
          <w:rFonts w:ascii="Times New Roman" w:hAnsi="Times New Roman" w:cs="Times New Roman"/>
          <w:color w:val="0000FF"/>
          <w:sz w:val="24"/>
          <w:szCs w:val="24"/>
        </w:rPr>
        <w:t xml:space="preserve">via </w:t>
      </w:r>
      <w:r w:rsidR="008C3C44">
        <w:rPr>
          <w:rFonts w:ascii="Times New Roman" w:hAnsi="Times New Roman" w:cs="Times New Roman"/>
          <w:color w:val="0000FF"/>
          <w:sz w:val="24"/>
          <w:szCs w:val="24"/>
        </w:rPr>
        <w:t>FAST/SPS</w:t>
      </w:r>
      <w:r w:rsidR="00F75222">
        <w:rPr>
          <w:rFonts w:ascii="Times New Roman" w:hAnsi="Times New Roman" w:cs="Times New Roman"/>
          <w:color w:val="0000FF"/>
          <w:sz w:val="24"/>
          <w:szCs w:val="24"/>
        </w:rPr>
        <w:t>. Therefore,</w:t>
      </w:r>
      <w:r w:rsidR="00802B46" w:rsidRPr="00802B46">
        <w:rPr>
          <w:rFonts w:ascii="Times New Roman" w:hAnsi="Times New Roman" w:cs="Times New Roman"/>
          <w:color w:val="0000FF"/>
          <w:sz w:val="24"/>
          <w:szCs w:val="24"/>
        </w:rPr>
        <w:t xml:space="preserve"> we decided to </w:t>
      </w:r>
      <w:r w:rsidR="008C3C44">
        <w:rPr>
          <w:rFonts w:ascii="Times New Roman" w:hAnsi="Times New Roman" w:cs="Times New Roman"/>
          <w:color w:val="0000FF"/>
          <w:sz w:val="24"/>
          <w:szCs w:val="24"/>
        </w:rPr>
        <w:t xml:space="preserve">completely </w:t>
      </w:r>
      <w:r w:rsidR="00802B46" w:rsidRPr="00802B46">
        <w:rPr>
          <w:rFonts w:ascii="Times New Roman" w:hAnsi="Times New Roman" w:cs="Times New Roman"/>
          <w:color w:val="0000FF"/>
          <w:sz w:val="24"/>
          <w:szCs w:val="24"/>
        </w:rPr>
        <w:t xml:space="preserve">remove </w:t>
      </w:r>
      <w:r w:rsidR="008C3C44">
        <w:rPr>
          <w:rFonts w:ascii="Times New Roman" w:hAnsi="Times New Roman" w:cs="Times New Roman"/>
          <w:color w:val="0000FF"/>
          <w:sz w:val="24"/>
          <w:szCs w:val="24"/>
        </w:rPr>
        <w:t>our speculation that it might play a role</w:t>
      </w:r>
      <w:r w:rsidR="00802B46" w:rsidRPr="00802B46">
        <w:rPr>
          <w:rFonts w:ascii="Times New Roman" w:hAnsi="Times New Roman" w:cs="Times New Roman"/>
          <w:color w:val="0000FF"/>
          <w:sz w:val="24"/>
          <w:szCs w:val="24"/>
        </w:rPr>
        <w:t xml:space="preserve">. </w:t>
      </w:r>
      <w:r w:rsidR="008C3C44">
        <w:rPr>
          <w:rFonts w:ascii="Times New Roman" w:hAnsi="Times New Roman" w:cs="Times New Roman"/>
          <w:color w:val="0000FF"/>
          <w:sz w:val="24"/>
          <w:szCs w:val="24"/>
        </w:rPr>
        <w:t xml:space="preserve">Nevertheless, we have planned to conduct specific experimental </w:t>
      </w:r>
      <w:r w:rsidR="00F75222">
        <w:rPr>
          <w:rFonts w:ascii="Times New Roman" w:hAnsi="Times New Roman" w:cs="Times New Roman"/>
          <w:color w:val="0000FF"/>
          <w:sz w:val="24"/>
          <w:szCs w:val="24"/>
        </w:rPr>
        <w:t xml:space="preserve">series </w:t>
      </w:r>
      <w:r w:rsidR="008C3C44">
        <w:rPr>
          <w:rFonts w:ascii="Times New Roman" w:hAnsi="Times New Roman" w:cs="Times New Roman"/>
          <w:color w:val="0000FF"/>
          <w:sz w:val="24"/>
          <w:szCs w:val="24"/>
        </w:rPr>
        <w:t>with/without current flow through the sample</w:t>
      </w:r>
      <w:r w:rsidR="00F75222">
        <w:rPr>
          <w:rFonts w:ascii="Times New Roman" w:hAnsi="Times New Roman" w:cs="Times New Roman"/>
          <w:color w:val="0000FF"/>
          <w:sz w:val="24"/>
          <w:szCs w:val="24"/>
        </w:rPr>
        <w:t xml:space="preserve"> to clarify this possible effect. In the present work, i</w:t>
      </w:r>
      <w:r w:rsidR="00802B46" w:rsidRPr="00802B46">
        <w:rPr>
          <w:rFonts w:ascii="Times New Roman" w:hAnsi="Times New Roman" w:cs="Times New Roman"/>
          <w:color w:val="0000FF"/>
          <w:sz w:val="24"/>
          <w:szCs w:val="24"/>
        </w:rPr>
        <w:t xml:space="preserve">t is of greater interest to us </w:t>
      </w:r>
      <w:r w:rsidR="00F75222">
        <w:rPr>
          <w:rFonts w:ascii="Times New Roman" w:hAnsi="Times New Roman" w:cs="Times New Roman"/>
          <w:color w:val="0000FF"/>
          <w:sz w:val="24"/>
          <w:szCs w:val="24"/>
        </w:rPr>
        <w:t xml:space="preserve">to demonstrate </w:t>
      </w:r>
      <w:r w:rsidR="00802B46" w:rsidRPr="00802B46">
        <w:rPr>
          <w:rFonts w:ascii="Times New Roman" w:hAnsi="Times New Roman" w:cs="Times New Roman"/>
          <w:color w:val="0000FF"/>
          <w:sz w:val="24"/>
          <w:szCs w:val="24"/>
        </w:rPr>
        <w:t xml:space="preserve">that ECAS </w:t>
      </w:r>
      <w:proofErr w:type="gramStart"/>
      <w:r w:rsidR="00802B46" w:rsidRPr="00802B46">
        <w:rPr>
          <w:rFonts w:ascii="Times New Roman" w:hAnsi="Times New Roman" w:cs="Times New Roman"/>
          <w:color w:val="0000FF"/>
          <w:sz w:val="24"/>
          <w:szCs w:val="24"/>
        </w:rPr>
        <w:t>is capable of generating</w:t>
      </w:r>
      <w:proofErr w:type="gramEnd"/>
      <w:r w:rsidR="00802B46" w:rsidRPr="00802B46">
        <w:rPr>
          <w:rFonts w:ascii="Times New Roman" w:hAnsi="Times New Roman" w:cs="Times New Roman"/>
          <w:color w:val="0000FF"/>
          <w:sz w:val="24"/>
          <w:szCs w:val="24"/>
        </w:rPr>
        <w:t xml:space="preserve"> magnets with fine-tuned microstructure through the manipulation of the parameters.</w:t>
      </w:r>
    </w:p>
    <w:p w14:paraId="326A6A47" w14:textId="29293971" w:rsidR="00E7122A" w:rsidRDefault="00E7122A" w:rsidP="00E7122A">
      <w:pPr>
        <w:spacing w:after="0" w:line="240" w:lineRule="auto"/>
        <w:jc w:val="both"/>
        <w:rPr>
          <w:rFonts w:ascii="Times New Roman" w:hAnsi="Times New Roman" w:cs="Times New Roman"/>
          <w:sz w:val="24"/>
          <w:szCs w:val="24"/>
        </w:rPr>
      </w:pPr>
    </w:p>
    <w:p w14:paraId="2C321FCE" w14:textId="75917F1F" w:rsidR="00E7122A" w:rsidRDefault="00E7122A" w:rsidP="00E7122A">
      <w:pPr>
        <w:autoSpaceDE w:val="0"/>
        <w:autoSpaceDN w:val="0"/>
        <w:adjustRightInd w:val="0"/>
        <w:spacing w:after="0" w:line="240" w:lineRule="auto"/>
        <w:jc w:val="both"/>
        <w:rPr>
          <w:rFonts w:ascii="Times New Roman" w:hAnsi="Times New Roman" w:cs="Times New Roman"/>
          <w:b/>
          <w:bCs/>
          <w:sz w:val="24"/>
          <w:szCs w:val="24"/>
        </w:rPr>
      </w:pPr>
      <w:r w:rsidRPr="00E7122A">
        <w:rPr>
          <w:rFonts w:ascii="Times New Roman" w:hAnsi="Times New Roman" w:cs="Times New Roman"/>
          <w:sz w:val="24"/>
          <w:szCs w:val="24"/>
        </w:rPr>
        <w:t xml:space="preserve">6) Introduction/Page 7: </w:t>
      </w:r>
      <w:r w:rsidRPr="00E7122A">
        <w:rPr>
          <w:rFonts w:ascii="Times New Roman" w:hAnsi="Times New Roman" w:cs="Times New Roman"/>
          <w:b/>
          <w:bCs/>
          <w:sz w:val="24"/>
          <w:szCs w:val="24"/>
        </w:rPr>
        <w:t>Use single acronym for SPS processes, and later for FAST and Flash. Do not</w:t>
      </w:r>
      <w:r>
        <w:rPr>
          <w:rFonts w:ascii="Times New Roman" w:hAnsi="Times New Roman" w:cs="Times New Roman"/>
          <w:b/>
          <w:bCs/>
          <w:sz w:val="24"/>
          <w:szCs w:val="24"/>
        </w:rPr>
        <w:t xml:space="preserve"> </w:t>
      </w:r>
      <w:r w:rsidRPr="00E7122A">
        <w:rPr>
          <w:rFonts w:ascii="Times New Roman" w:hAnsi="Times New Roman" w:cs="Times New Roman"/>
          <w:b/>
          <w:bCs/>
          <w:sz w:val="24"/>
          <w:szCs w:val="24"/>
        </w:rPr>
        <w:t>introduce ECAS too many times to replace SPS/FAST. Later it is important to highlight SPS processes</w:t>
      </w:r>
      <w:r>
        <w:rPr>
          <w:rFonts w:ascii="Times New Roman" w:hAnsi="Times New Roman" w:cs="Times New Roman"/>
          <w:b/>
          <w:bCs/>
          <w:sz w:val="24"/>
          <w:szCs w:val="24"/>
        </w:rPr>
        <w:t xml:space="preserve"> </w:t>
      </w:r>
      <w:r w:rsidRPr="00E7122A">
        <w:rPr>
          <w:rFonts w:ascii="Times New Roman" w:hAnsi="Times New Roman" w:cs="Times New Roman"/>
          <w:b/>
          <w:bCs/>
          <w:sz w:val="24"/>
          <w:szCs w:val="24"/>
        </w:rPr>
        <w:t>adapted for Nd-Fe-B system only and provide details of most critical data from each literature.</w:t>
      </w:r>
    </w:p>
    <w:p w14:paraId="69C6BFD8" w14:textId="08BABDC7" w:rsidR="00E7122A" w:rsidRP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7F0F3BE1" w14:textId="2FA06C58" w:rsidR="00E7122A" w:rsidRPr="00E7122A" w:rsidRDefault="00E7122A" w:rsidP="00E7122A">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FA4EBB">
        <w:rPr>
          <w:rFonts w:ascii="Times New Roman" w:hAnsi="Times New Roman" w:cs="Times New Roman"/>
          <w:color w:val="0000FF"/>
          <w:sz w:val="24"/>
          <w:szCs w:val="24"/>
        </w:rPr>
        <w:t>The acronym FAST/SPS (= Field assisted sintering technology/spark plasma sintering) is generally used for describing the technology used in this work. With respect to the literature [</w:t>
      </w:r>
      <w:proofErr w:type="spellStart"/>
      <w:r w:rsidR="00FA4EBB" w:rsidRPr="00FA4EBB">
        <w:rPr>
          <w:rFonts w:ascii="Times New Roman" w:hAnsi="Times New Roman" w:cs="Times New Roman"/>
          <w:b/>
          <w:bCs/>
          <w:color w:val="0000FF"/>
          <w:sz w:val="24"/>
          <w:szCs w:val="24"/>
        </w:rPr>
        <w:t>Noudem</w:t>
      </w:r>
      <w:proofErr w:type="spellEnd"/>
      <w:r w:rsidR="00FA4EBB" w:rsidRPr="00FA4EBB">
        <w:rPr>
          <w:rFonts w:ascii="Times New Roman" w:hAnsi="Times New Roman" w:cs="Times New Roman"/>
          <w:b/>
          <w:bCs/>
          <w:color w:val="0000FF"/>
          <w:sz w:val="24"/>
          <w:szCs w:val="24"/>
        </w:rPr>
        <w:t xml:space="preserve"> 2012</w:t>
      </w:r>
      <w:r w:rsidR="00FA4EBB">
        <w:rPr>
          <w:rFonts w:ascii="Times New Roman" w:hAnsi="Times New Roman" w:cs="Times New Roman"/>
          <w:color w:val="0000FF"/>
          <w:sz w:val="24"/>
          <w:szCs w:val="24"/>
        </w:rPr>
        <w:t>], spark plasma texturing (SPT) is introduced as new acronym for the hot deformation step in a FAST/SPS device</w:t>
      </w:r>
      <w:ins w:id="4" w:author="Fernando Maccari" w:date="2024-06-10T08:30:00Z" w16du:dateUtc="2024-06-10T06:30:00Z">
        <w:r w:rsidR="00B60D7F">
          <w:rPr>
            <w:rFonts w:ascii="Times New Roman" w:hAnsi="Times New Roman" w:cs="Times New Roman"/>
            <w:color w:val="0000FF"/>
            <w:sz w:val="24"/>
            <w:szCs w:val="24"/>
          </w:rPr>
          <w:t>, which also helps to avoid possible misunderstanding of each step is being discussed in our work</w:t>
        </w:r>
      </w:ins>
      <w:r w:rsidR="00FA4EBB">
        <w:rPr>
          <w:rFonts w:ascii="Times New Roman" w:hAnsi="Times New Roman" w:cs="Times New Roman"/>
          <w:color w:val="0000FF"/>
          <w:sz w:val="24"/>
          <w:szCs w:val="24"/>
        </w:rPr>
        <w:t>.</w:t>
      </w:r>
    </w:p>
    <w:p w14:paraId="6E65197D" w14:textId="378FC0CE"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7D0D90E9" w14:textId="0450B39D" w:rsidR="00E7122A" w:rsidRPr="00E7122A" w:rsidRDefault="00E7122A" w:rsidP="00E7122A">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7) </w:t>
      </w:r>
      <w:r w:rsidRPr="00E7122A">
        <w:rPr>
          <w:rFonts w:ascii="Times New Roman" w:hAnsi="Times New Roman" w:cs="Times New Roman"/>
          <w:sz w:val="24"/>
          <w:szCs w:val="24"/>
        </w:rPr>
        <w:t>Introduction/Page 8: ‘Unfortunately, information about exact tool design, complete set of deformation</w:t>
      </w:r>
      <w:r>
        <w:rPr>
          <w:rFonts w:ascii="Times New Roman" w:hAnsi="Times New Roman" w:cs="Times New Roman"/>
          <w:sz w:val="24"/>
          <w:szCs w:val="24"/>
        </w:rPr>
        <w:t xml:space="preserve"> </w:t>
      </w:r>
      <w:r w:rsidRPr="00E7122A">
        <w:rPr>
          <w:rFonts w:ascii="Times New Roman" w:hAnsi="Times New Roman" w:cs="Times New Roman"/>
          <w:sz w:val="24"/>
          <w:szCs w:val="24"/>
        </w:rPr>
        <w:t>parameters, dimensional accuracy and microstructural homogeneity is rare [21,22,23,24,26,27,30]’</w:t>
      </w:r>
      <w:r>
        <w:rPr>
          <w:rFonts w:ascii="Times New Roman" w:hAnsi="Times New Roman" w:cs="Times New Roman"/>
          <w:sz w:val="24"/>
          <w:szCs w:val="24"/>
        </w:rPr>
        <w:t xml:space="preserve">. </w:t>
      </w:r>
      <w:r w:rsidRPr="00E7122A">
        <w:rPr>
          <w:rFonts w:ascii="Times New Roman" w:hAnsi="Times New Roman" w:cs="Times New Roman"/>
          <w:b/>
          <w:bCs/>
          <w:sz w:val="24"/>
          <w:szCs w:val="24"/>
        </w:rPr>
        <w:t xml:space="preserve">This is a vague </w:t>
      </w:r>
      <w:proofErr w:type="gramStart"/>
      <w:r w:rsidRPr="00E7122A">
        <w:rPr>
          <w:rFonts w:ascii="Times New Roman" w:hAnsi="Times New Roman" w:cs="Times New Roman"/>
          <w:b/>
          <w:bCs/>
          <w:sz w:val="24"/>
          <w:szCs w:val="24"/>
        </w:rPr>
        <w:t>statement</w:t>
      </w:r>
      <w:proofErr w:type="gramEnd"/>
      <w:r w:rsidRPr="00E7122A">
        <w:rPr>
          <w:rFonts w:ascii="Times New Roman" w:hAnsi="Times New Roman" w:cs="Times New Roman"/>
          <w:b/>
          <w:bCs/>
          <w:sz w:val="24"/>
          <w:szCs w:val="24"/>
        </w:rPr>
        <w:t xml:space="preserve"> and authors must reflect on literature data properly. Almost every article should provide details on processing temperatures, pressure and the die geometries, while microstructural homogeneity may vary but the texture formation in hot forged melt-spun ribbons should appear very similar. The authors have added citations of several papers for a single statement. </w:t>
      </w:r>
    </w:p>
    <w:p w14:paraId="38A1071A" w14:textId="77777777" w:rsidR="00E7122A" w:rsidRPr="00E7122A" w:rsidRDefault="00E7122A" w:rsidP="00E7122A">
      <w:pPr>
        <w:autoSpaceDE w:val="0"/>
        <w:autoSpaceDN w:val="0"/>
        <w:adjustRightInd w:val="0"/>
        <w:spacing w:after="0" w:line="240" w:lineRule="auto"/>
        <w:jc w:val="both"/>
        <w:rPr>
          <w:rFonts w:ascii="Times New Roman" w:hAnsi="Times New Roman" w:cs="Times New Roman"/>
          <w:b/>
          <w:bCs/>
          <w:sz w:val="24"/>
          <w:szCs w:val="24"/>
        </w:rPr>
      </w:pPr>
    </w:p>
    <w:p w14:paraId="20E463FF" w14:textId="455BF559"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b/>
          <w:bCs/>
          <w:sz w:val="24"/>
          <w:szCs w:val="24"/>
        </w:rPr>
        <w:t>How can a single statement reflect so much published data, and this should invalidate the current hypothesis. Explain the cited literature properly rather simply filling in self-citations or similar.</w:t>
      </w:r>
    </w:p>
    <w:p w14:paraId="4A2C19DF" w14:textId="27072E2E"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598371A0" w14:textId="6A0682B0" w:rsidR="00E7122A" w:rsidRPr="00E7122A" w:rsidRDefault="00E7122A" w:rsidP="00E7122A">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 xml:space="preserve">The statement has been edited </w:t>
      </w:r>
      <w:r w:rsidR="00FA4EBB">
        <w:rPr>
          <w:rFonts w:ascii="Times New Roman" w:hAnsi="Times New Roman" w:cs="Times New Roman"/>
          <w:color w:val="0000FF"/>
          <w:sz w:val="24"/>
          <w:szCs w:val="24"/>
        </w:rPr>
        <w:t>according to your recommendation and</w:t>
      </w:r>
      <w:r w:rsidR="00802B46" w:rsidRPr="00802B46">
        <w:rPr>
          <w:rFonts w:ascii="Times New Roman" w:hAnsi="Times New Roman" w:cs="Times New Roman"/>
          <w:color w:val="0000FF"/>
          <w:sz w:val="24"/>
          <w:szCs w:val="24"/>
        </w:rPr>
        <w:t xml:space="preserve"> </w:t>
      </w:r>
      <w:r w:rsidR="00FA4EBB">
        <w:rPr>
          <w:rFonts w:ascii="Times New Roman" w:hAnsi="Times New Roman" w:cs="Times New Roman"/>
          <w:color w:val="0000FF"/>
          <w:sz w:val="24"/>
          <w:szCs w:val="24"/>
        </w:rPr>
        <w:t>e</w:t>
      </w:r>
      <w:r w:rsidR="00802B46" w:rsidRPr="00802B46">
        <w:rPr>
          <w:rFonts w:ascii="Times New Roman" w:hAnsi="Times New Roman" w:cs="Times New Roman"/>
          <w:color w:val="0000FF"/>
          <w:sz w:val="24"/>
          <w:szCs w:val="24"/>
        </w:rPr>
        <w:t>ach cited paper was examined for information that is missing that could be vital to reproducibility and mentioned.</w:t>
      </w:r>
      <w:r w:rsidR="00FA4EBB">
        <w:rPr>
          <w:rFonts w:ascii="Times New Roman" w:hAnsi="Times New Roman" w:cs="Times New Roman"/>
          <w:color w:val="0000FF"/>
          <w:sz w:val="24"/>
          <w:szCs w:val="24"/>
        </w:rPr>
        <w:t xml:space="preserve"> Furthermore, we added citations of the recent works of Ikram et al., who described texturing of recycled HDDR magnets by spark plasma sintering</w:t>
      </w:r>
      <w:r w:rsidR="0082362A">
        <w:rPr>
          <w:rFonts w:ascii="Times New Roman" w:hAnsi="Times New Roman" w:cs="Times New Roman"/>
          <w:color w:val="0000FF"/>
          <w:sz w:val="24"/>
          <w:szCs w:val="24"/>
        </w:rPr>
        <w:t xml:space="preserve"> in detail [</w:t>
      </w:r>
      <w:r w:rsidR="0082362A" w:rsidRPr="0082362A">
        <w:rPr>
          <w:rFonts w:ascii="Times New Roman" w:hAnsi="Times New Roman" w:cs="Times New Roman"/>
          <w:b/>
          <w:bCs/>
          <w:color w:val="0000FF"/>
          <w:sz w:val="24"/>
          <w:szCs w:val="24"/>
        </w:rPr>
        <w:t xml:space="preserve">Ikram 2019, Ikram </w:t>
      </w:r>
      <w:commentRangeStart w:id="5"/>
      <w:r w:rsidR="0082362A" w:rsidRPr="0082362A">
        <w:rPr>
          <w:rFonts w:ascii="Times New Roman" w:hAnsi="Times New Roman" w:cs="Times New Roman"/>
          <w:b/>
          <w:bCs/>
          <w:color w:val="0000FF"/>
          <w:sz w:val="24"/>
          <w:szCs w:val="24"/>
        </w:rPr>
        <w:t>2020</w:t>
      </w:r>
      <w:commentRangeEnd w:id="5"/>
      <w:r w:rsidR="00617DD2">
        <w:rPr>
          <w:rStyle w:val="Refdecomentrio"/>
        </w:rPr>
        <w:commentReference w:id="5"/>
      </w:r>
      <w:r w:rsidR="0082362A">
        <w:rPr>
          <w:rFonts w:ascii="Times New Roman" w:hAnsi="Times New Roman" w:cs="Times New Roman"/>
          <w:color w:val="0000FF"/>
          <w:sz w:val="24"/>
          <w:szCs w:val="24"/>
        </w:rPr>
        <w:t>].</w:t>
      </w:r>
    </w:p>
    <w:p w14:paraId="149006D9" w14:textId="74637271"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7163CABC" w14:textId="77777777" w:rsidR="00E7122A" w:rsidRPr="00E7122A" w:rsidRDefault="00E7122A" w:rsidP="00E7122A">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8) </w:t>
      </w:r>
      <w:r w:rsidRPr="00E7122A">
        <w:rPr>
          <w:rFonts w:ascii="Times New Roman" w:hAnsi="Times New Roman" w:cs="Times New Roman"/>
          <w:sz w:val="24"/>
          <w:szCs w:val="24"/>
        </w:rPr>
        <w:t xml:space="preserve">Materials and Methods/Page 8: </w:t>
      </w:r>
      <w:r w:rsidRPr="00E7122A">
        <w:rPr>
          <w:rFonts w:ascii="Times New Roman" w:hAnsi="Times New Roman" w:cs="Times New Roman"/>
          <w:b/>
          <w:bCs/>
          <w:sz w:val="24"/>
          <w:szCs w:val="24"/>
        </w:rPr>
        <w:t xml:space="preserve">How is the present study different than the work done by E. Castle et al. [15]? The goals of the present study should encompass the shortcomings of previous work(s) and build upon that. This report does not specify what was inadequate or inappropriate from existing research and experimental design that the authors had pursued. How the setup is different and how characterization can be different needs to be highlighted in the final segment of Introduction. </w:t>
      </w:r>
    </w:p>
    <w:p w14:paraId="7C1BF8A5" w14:textId="77777777" w:rsidR="00E7122A" w:rsidRPr="00E7122A" w:rsidRDefault="00E7122A" w:rsidP="00E7122A">
      <w:pPr>
        <w:autoSpaceDE w:val="0"/>
        <w:autoSpaceDN w:val="0"/>
        <w:adjustRightInd w:val="0"/>
        <w:spacing w:after="0" w:line="240" w:lineRule="auto"/>
        <w:jc w:val="both"/>
        <w:rPr>
          <w:rFonts w:ascii="Times New Roman" w:hAnsi="Times New Roman" w:cs="Times New Roman"/>
          <w:b/>
          <w:bCs/>
          <w:sz w:val="24"/>
          <w:szCs w:val="24"/>
        </w:rPr>
      </w:pPr>
    </w:p>
    <w:p w14:paraId="262A616C" w14:textId="581EC854" w:rsidR="00E7122A" w:rsidRDefault="00E7122A" w:rsidP="00E7122A">
      <w:pPr>
        <w:autoSpaceDE w:val="0"/>
        <w:autoSpaceDN w:val="0"/>
        <w:adjustRightInd w:val="0"/>
        <w:spacing w:after="0" w:line="240" w:lineRule="auto"/>
        <w:jc w:val="both"/>
        <w:rPr>
          <w:rFonts w:ascii="Times New Roman" w:hAnsi="Times New Roman" w:cs="Times New Roman"/>
          <w:b/>
          <w:bCs/>
          <w:sz w:val="24"/>
          <w:szCs w:val="24"/>
        </w:rPr>
      </w:pPr>
      <w:r w:rsidRPr="00E7122A">
        <w:rPr>
          <w:rFonts w:ascii="Times New Roman" w:hAnsi="Times New Roman" w:cs="Times New Roman"/>
          <w:b/>
          <w:bCs/>
          <w:sz w:val="24"/>
          <w:szCs w:val="24"/>
        </w:rPr>
        <w:t xml:space="preserve">Previous works have shown that at 50 MPa relative to 10 mm die can create &gt; 95% densification, so how can you limit consolidation to less than 75% as a hypothesis should be explained as well. Then why would you do a 45 MPa at 725 OC instead of 50 MPa, and why not 30 or 40 MPa instead? How die size influences </w:t>
      </w:r>
      <w:proofErr w:type="spellStart"/>
      <w:r w:rsidRPr="00E7122A">
        <w:rPr>
          <w:rFonts w:ascii="Times New Roman" w:hAnsi="Times New Roman" w:cs="Times New Roman"/>
          <w:b/>
          <w:bCs/>
          <w:sz w:val="24"/>
          <w:szCs w:val="24"/>
        </w:rPr>
        <w:t>electoplastic</w:t>
      </w:r>
      <w:proofErr w:type="spellEnd"/>
      <w:r w:rsidRPr="00E7122A">
        <w:rPr>
          <w:rFonts w:ascii="Times New Roman" w:hAnsi="Times New Roman" w:cs="Times New Roman"/>
          <w:b/>
          <w:bCs/>
          <w:sz w:val="24"/>
          <w:szCs w:val="24"/>
        </w:rPr>
        <w:t xml:space="preserve"> deformation in FAST state? Explain the reason behind the selection of parameters for FAST and Flash processes.</w:t>
      </w:r>
    </w:p>
    <w:p w14:paraId="636633C2" w14:textId="62DC8C91" w:rsidR="00E7122A" w:rsidRP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42097084" w14:textId="37032252" w:rsidR="00E7122A" w:rsidRPr="00E7122A" w:rsidRDefault="00E7122A" w:rsidP="00E7122A">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Th</w:t>
      </w:r>
      <w:r w:rsidR="0082362A">
        <w:rPr>
          <w:rFonts w:ascii="Times New Roman" w:hAnsi="Times New Roman" w:cs="Times New Roman"/>
          <w:color w:val="0000FF"/>
          <w:sz w:val="24"/>
          <w:szCs w:val="24"/>
        </w:rPr>
        <w:t>e focus of the revised</w:t>
      </w:r>
      <w:r w:rsidR="00802B46" w:rsidRPr="00802B46">
        <w:rPr>
          <w:rFonts w:ascii="Times New Roman" w:hAnsi="Times New Roman" w:cs="Times New Roman"/>
          <w:color w:val="0000FF"/>
          <w:sz w:val="24"/>
          <w:szCs w:val="24"/>
        </w:rPr>
        <w:t xml:space="preserve"> </w:t>
      </w:r>
      <w:r w:rsidR="003C48F4">
        <w:rPr>
          <w:rFonts w:ascii="Times New Roman" w:hAnsi="Times New Roman" w:cs="Times New Roman"/>
          <w:color w:val="0000FF"/>
          <w:sz w:val="24"/>
          <w:szCs w:val="24"/>
        </w:rPr>
        <w:t xml:space="preserve">manuscript </w:t>
      </w:r>
      <w:r w:rsidR="0082362A">
        <w:rPr>
          <w:rFonts w:ascii="Times New Roman" w:hAnsi="Times New Roman" w:cs="Times New Roman"/>
          <w:color w:val="0000FF"/>
          <w:sz w:val="24"/>
          <w:szCs w:val="24"/>
        </w:rPr>
        <w:t>has been changed</w:t>
      </w:r>
      <w:r w:rsidR="00802B46" w:rsidRPr="00802B46">
        <w:rPr>
          <w:rFonts w:ascii="Times New Roman" w:hAnsi="Times New Roman" w:cs="Times New Roman"/>
          <w:color w:val="0000FF"/>
          <w:sz w:val="24"/>
          <w:szCs w:val="24"/>
        </w:rPr>
        <w:t xml:space="preserve"> into more of a baseline study for </w:t>
      </w:r>
      <w:r w:rsidR="0082362A">
        <w:rPr>
          <w:rFonts w:ascii="Times New Roman" w:hAnsi="Times New Roman" w:cs="Times New Roman"/>
          <w:color w:val="0000FF"/>
          <w:sz w:val="24"/>
          <w:szCs w:val="24"/>
        </w:rPr>
        <w:t xml:space="preserve">conducting hot deformation of Nd-Fe-B magnets by </w:t>
      </w:r>
      <w:r w:rsidR="00802B46" w:rsidRPr="00802B46">
        <w:rPr>
          <w:rFonts w:ascii="Times New Roman" w:hAnsi="Times New Roman" w:cs="Times New Roman"/>
          <w:color w:val="0000FF"/>
          <w:sz w:val="24"/>
          <w:szCs w:val="24"/>
        </w:rPr>
        <w:t xml:space="preserve">FAST/SPS, referred to as SPT in the paper. </w:t>
      </w:r>
      <w:r w:rsidR="0082362A">
        <w:rPr>
          <w:rFonts w:ascii="Times New Roman" w:hAnsi="Times New Roman" w:cs="Times New Roman"/>
          <w:color w:val="0000FF"/>
          <w:sz w:val="24"/>
          <w:szCs w:val="24"/>
        </w:rPr>
        <w:t>For clarity, the part on hot deformation via Flash SPS has been skipped</w:t>
      </w:r>
      <w:r w:rsidR="003C48F4">
        <w:rPr>
          <w:rFonts w:ascii="Times New Roman" w:hAnsi="Times New Roman" w:cs="Times New Roman"/>
          <w:color w:val="0000FF"/>
          <w:sz w:val="24"/>
          <w:szCs w:val="24"/>
        </w:rPr>
        <w:t>. We tried to explain more clearly the choice of our FAST/SPS parameter sets.</w:t>
      </w:r>
    </w:p>
    <w:p w14:paraId="2DCB5884" w14:textId="6D0F8E40" w:rsidR="00E7122A" w:rsidRP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08D12656" w14:textId="1CC5FAD3"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9) </w:t>
      </w:r>
      <w:r w:rsidRPr="00E7122A">
        <w:rPr>
          <w:rFonts w:ascii="Times New Roman" w:hAnsi="Times New Roman" w:cs="Times New Roman"/>
          <w:sz w:val="24"/>
          <w:szCs w:val="24"/>
        </w:rPr>
        <w:t xml:space="preserve">Materials and Methods/Page 10: </w:t>
      </w:r>
      <w:r w:rsidRPr="00E7122A">
        <w:rPr>
          <w:rFonts w:ascii="Times New Roman" w:hAnsi="Times New Roman" w:cs="Times New Roman"/>
          <w:b/>
          <w:bCs/>
          <w:sz w:val="24"/>
          <w:szCs w:val="24"/>
        </w:rPr>
        <w:t>How was 46% tapping density measured? How was the theoretical density calculated as well?</w:t>
      </w:r>
    </w:p>
    <w:p w14:paraId="72343B5A" w14:textId="58D5EF91"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225481E4" w14:textId="178642D1" w:rsidR="00E7122A" w:rsidRPr="00432219" w:rsidRDefault="00432219" w:rsidP="00E7122A">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 xml:space="preserve">Theoretical density is considered full density of Nd-Fe-B (7.55 g/cm3). </w:t>
      </w:r>
      <w:commentRangeStart w:id="6"/>
      <w:r w:rsidR="00802B46" w:rsidRPr="00802B46">
        <w:rPr>
          <w:rFonts w:ascii="Times New Roman" w:hAnsi="Times New Roman" w:cs="Times New Roman"/>
          <w:color w:val="0000FF"/>
          <w:sz w:val="24"/>
          <w:szCs w:val="24"/>
        </w:rPr>
        <w:t>Tap density changed in this paragraph to Fraunhofer's measurement for consistency.</w:t>
      </w:r>
      <w:commentRangeEnd w:id="6"/>
      <w:r w:rsidR="00D51ECB">
        <w:rPr>
          <w:rStyle w:val="Refdecomentrio"/>
        </w:rPr>
        <w:commentReference w:id="6"/>
      </w:r>
    </w:p>
    <w:p w14:paraId="0AD3E108" w14:textId="7D6CA88C"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4C8B0F59" w14:textId="4C142DD4" w:rsidR="00E7122A" w:rsidRDefault="00432219"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10) </w:t>
      </w:r>
      <w:r w:rsidRPr="00432219">
        <w:rPr>
          <w:rFonts w:ascii="Times New Roman" w:hAnsi="Times New Roman" w:cs="Times New Roman"/>
          <w:sz w:val="24"/>
          <w:szCs w:val="24"/>
        </w:rPr>
        <w:t xml:space="preserve">Materials and Methods/Page 11: </w:t>
      </w:r>
      <w:r w:rsidRPr="00432219">
        <w:rPr>
          <w:rFonts w:ascii="Times New Roman" w:hAnsi="Times New Roman" w:cs="Times New Roman"/>
          <w:b/>
          <w:bCs/>
          <w:color w:val="FF0000"/>
          <w:sz w:val="24"/>
          <w:szCs w:val="24"/>
        </w:rPr>
        <w:t xml:space="preserve">Why the dwell time at 500 </w:t>
      </w:r>
      <w:r>
        <w:rPr>
          <w:rFonts w:ascii="Times New Roman" w:hAnsi="Times New Roman" w:cs="Times New Roman"/>
          <w:b/>
          <w:bCs/>
          <w:color w:val="FF0000"/>
          <w:sz w:val="24"/>
          <w:szCs w:val="24"/>
        </w:rPr>
        <w:t>°</w:t>
      </w:r>
      <w:r w:rsidRPr="00432219">
        <w:rPr>
          <w:rFonts w:ascii="Times New Roman" w:hAnsi="Times New Roman" w:cs="Times New Roman"/>
          <w:b/>
          <w:bCs/>
          <w:color w:val="FF0000"/>
          <w:sz w:val="24"/>
          <w:szCs w:val="24"/>
        </w:rPr>
        <w:t xml:space="preserve">C was not increased during </w:t>
      </w:r>
      <w:proofErr w:type="spellStart"/>
      <w:r w:rsidRPr="00432219">
        <w:rPr>
          <w:rFonts w:ascii="Times New Roman" w:hAnsi="Times New Roman" w:cs="Times New Roman"/>
          <w:b/>
          <w:bCs/>
          <w:color w:val="FF0000"/>
          <w:sz w:val="24"/>
          <w:szCs w:val="24"/>
        </w:rPr>
        <w:t>presintering</w:t>
      </w:r>
      <w:proofErr w:type="spellEnd"/>
      <w:r w:rsidRPr="00432219">
        <w:rPr>
          <w:rFonts w:ascii="Times New Roman" w:hAnsi="Times New Roman" w:cs="Times New Roman"/>
          <w:b/>
          <w:bCs/>
          <w:color w:val="FF0000"/>
          <w:sz w:val="24"/>
          <w:szCs w:val="24"/>
        </w:rPr>
        <w:t xml:space="preserve"> stage to several minutes and why only 30 s, when it would be clear that a ~50% tapping density would eventually lead to marginally adequate 75% densification at these temperature-pressure conditions? Why not 600 – 650 </w:t>
      </w:r>
      <w:r>
        <w:rPr>
          <w:rFonts w:ascii="Times New Roman" w:hAnsi="Times New Roman" w:cs="Times New Roman"/>
          <w:b/>
          <w:bCs/>
          <w:color w:val="FF0000"/>
          <w:sz w:val="24"/>
          <w:szCs w:val="24"/>
        </w:rPr>
        <w:t>°</w:t>
      </w:r>
      <w:r w:rsidRPr="00432219">
        <w:rPr>
          <w:rFonts w:ascii="Times New Roman" w:hAnsi="Times New Roman" w:cs="Times New Roman"/>
          <w:b/>
          <w:bCs/>
          <w:color w:val="FF0000"/>
          <w:sz w:val="24"/>
          <w:szCs w:val="24"/>
        </w:rPr>
        <w:t xml:space="preserve">C with 50 MPa pressure and you could already reach &gt;95% densification, and why it was considered appropriate to go above ternary transition temperature </w:t>
      </w:r>
      <w:proofErr w:type="gramStart"/>
      <w:r w:rsidRPr="00432219">
        <w:rPr>
          <w:rFonts w:ascii="Times New Roman" w:hAnsi="Times New Roman" w:cs="Times New Roman"/>
          <w:b/>
          <w:bCs/>
          <w:color w:val="FF0000"/>
          <w:sz w:val="24"/>
          <w:szCs w:val="24"/>
        </w:rPr>
        <w:t>in order to</w:t>
      </w:r>
      <w:proofErr w:type="gramEnd"/>
      <w:r w:rsidRPr="00432219">
        <w:rPr>
          <w:rFonts w:ascii="Times New Roman" w:hAnsi="Times New Roman" w:cs="Times New Roman"/>
          <w:b/>
          <w:bCs/>
          <w:color w:val="FF0000"/>
          <w:sz w:val="24"/>
          <w:szCs w:val="24"/>
        </w:rPr>
        <w:t xml:space="preserve"> sinter the pellet similar to hot pressing. So, at 700 OC, this is not pre-sintering anymore. Obviously</w:t>
      </w:r>
      <w:r>
        <w:rPr>
          <w:rFonts w:ascii="Times New Roman" w:hAnsi="Times New Roman" w:cs="Times New Roman"/>
          <w:b/>
          <w:bCs/>
          <w:color w:val="FF0000"/>
          <w:sz w:val="24"/>
          <w:szCs w:val="24"/>
        </w:rPr>
        <w:t>,</w:t>
      </w:r>
      <w:r w:rsidRPr="00432219">
        <w:rPr>
          <w:rFonts w:ascii="Times New Roman" w:hAnsi="Times New Roman" w:cs="Times New Roman"/>
          <w:b/>
          <w:bCs/>
          <w:color w:val="FF0000"/>
          <w:sz w:val="24"/>
          <w:szCs w:val="24"/>
        </w:rPr>
        <w:t xml:space="preserve"> there are other pressure compaction strategies to increase the densification at lower temperatures, but authors opted to go above ternary transition temperature and they still </w:t>
      </w:r>
      <w:proofErr w:type="spellStart"/>
      <w:r w:rsidRPr="00432219">
        <w:rPr>
          <w:rFonts w:ascii="Times New Roman" w:hAnsi="Times New Roman" w:cs="Times New Roman"/>
          <w:b/>
          <w:bCs/>
          <w:color w:val="FF0000"/>
          <w:sz w:val="24"/>
          <w:szCs w:val="24"/>
        </w:rPr>
        <w:t>rckon</w:t>
      </w:r>
      <w:proofErr w:type="spellEnd"/>
      <w:r w:rsidRPr="00432219">
        <w:rPr>
          <w:rFonts w:ascii="Times New Roman" w:hAnsi="Times New Roman" w:cs="Times New Roman"/>
          <w:b/>
          <w:bCs/>
          <w:color w:val="FF0000"/>
          <w:sz w:val="24"/>
          <w:szCs w:val="24"/>
        </w:rPr>
        <w:t xml:space="preserve"> it as pre-sintering is a false statement. You need to understand both your SPS machine and Nd-Fe phase diagram.</w:t>
      </w:r>
    </w:p>
    <w:p w14:paraId="213156D6" w14:textId="7CDD0131"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4583B082" w14:textId="67AC6FE0"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 xml:space="preserve">The pre-sintering at 500 </w:t>
      </w:r>
      <w:r w:rsidR="00802B46">
        <w:rPr>
          <w:rFonts w:ascii="Times New Roman" w:hAnsi="Times New Roman" w:cs="Times New Roman"/>
          <w:color w:val="0000FF"/>
          <w:sz w:val="24"/>
          <w:szCs w:val="24"/>
        </w:rPr>
        <w:t>°</w:t>
      </w:r>
      <w:r w:rsidR="00802B46" w:rsidRPr="00802B46">
        <w:rPr>
          <w:rFonts w:ascii="Times New Roman" w:hAnsi="Times New Roman" w:cs="Times New Roman"/>
          <w:color w:val="0000FF"/>
          <w:sz w:val="24"/>
          <w:szCs w:val="24"/>
        </w:rPr>
        <w:t xml:space="preserve">C was only utilized to generate pellets designed to withstand </w:t>
      </w:r>
      <w:r w:rsidR="0082362A">
        <w:rPr>
          <w:rFonts w:ascii="Times New Roman" w:hAnsi="Times New Roman" w:cs="Times New Roman"/>
          <w:color w:val="0000FF"/>
          <w:sz w:val="24"/>
          <w:szCs w:val="24"/>
        </w:rPr>
        <w:t xml:space="preserve">the minimum </w:t>
      </w:r>
      <w:r w:rsidR="00802B46" w:rsidRPr="00802B46">
        <w:rPr>
          <w:rFonts w:ascii="Times New Roman" w:hAnsi="Times New Roman" w:cs="Times New Roman"/>
          <w:color w:val="0000FF"/>
          <w:sz w:val="24"/>
          <w:szCs w:val="24"/>
        </w:rPr>
        <w:t>load</w:t>
      </w:r>
      <w:r w:rsidR="0082362A">
        <w:rPr>
          <w:rFonts w:ascii="Times New Roman" w:hAnsi="Times New Roman" w:cs="Times New Roman"/>
          <w:color w:val="0000FF"/>
          <w:sz w:val="24"/>
          <w:szCs w:val="24"/>
        </w:rPr>
        <w:t xml:space="preserve"> required for operation of the FAST/SPS device, which is prerequisite for doing hot deformation in this device</w:t>
      </w:r>
      <w:r w:rsidR="00802B46" w:rsidRPr="00802B46">
        <w:rPr>
          <w:rFonts w:ascii="Times New Roman" w:hAnsi="Times New Roman" w:cs="Times New Roman"/>
          <w:color w:val="0000FF"/>
          <w:sz w:val="24"/>
          <w:szCs w:val="24"/>
        </w:rPr>
        <w:t xml:space="preserve">. At the time of these experiments, development of the microstructure was relegated primarily to the deformation stage, and the pre-sintering stage was utilized for mechanical stability. Samples compacted above 700 </w:t>
      </w:r>
      <w:r w:rsidR="00802B46">
        <w:rPr>
          <w:rFonts w:ascii="Times New Roman" w:hAnsi="Times New Roman" w:cs="Times New Roman"/>
          <w:color w:val="0000FF"/>
          <w:sz w:val="24"/>
          <w:szCs w:val="24"/>
        </w:rPr>
        <w:t>°</w:t>
      </w:r>
      <w:r w:rsidR="00802B46" w:rsidRPr="00802B46">
        <w:rPr>
          <w:rFonts w:ascii="Times New Roman" w:hAnsi="Times New Roman" w:cs="Times New Roman"/>
          <w:color w:val="0000FF"/>
          <w:sz w:val="24"/>
          <w:szCs w:val="24"/>
        </w:rPr>
        <w:t xml:space="preserve">C will no longer be listed as </w:t>
      </w:r>
      <w:commentRangeStart w:id="7"/>
      <w:r w:rsidR="00802B46" w:rsidRPr="00802B46">
        <w:rPr>
          <w:rFonts w:ascii="Times New Roman" w:hAnsi="Times New Roman" w:cs="Times New Roman"/>
          <w:color w:val="0000FF"/>
          <w:sz w:val="24"/>
          <w:szCs w:val="24"/>
        </w:rPr>
        <w:t>pre-sintered</w:t>
      </w:r>
      <w:commentRangeEnd w:id="7"/>
      <w:r w:rsidR="00D51ECB">
        <w:rPr>
          <w:rStyle w:val="Refdecomentrio"/>
        </w:rPr>
        <w:commentReference w:id="7"/>
      </w:r>
      <w:r w:rsidR="00802B46" w:rsidRPr="00802B46">
        <w:rPr>
          <w:rFonts w:ascii="Times New Roman" w:hAnsi="Times New Roman" w:cs="Times New Roman"/>
          <w:color w:val="0000FF"/>
          <w:sz w:val="24"/>
          <w:szCs w:val="24"/>
        </w:rPr>
        <w:t>, instead as hot-compacted.</w:t>
      </w:r>
    </w:p>
    <w:p w14:paraId="5F207617" w14:textId="7B5F2A5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77AB0A6B" w14:textId="0E61BF06" w:rsidR="00432219" w:rsidRPr="00432219" w:rsidRDefault="00432219" w:rsidP="00432219">
      <w:pPr>
        <w:autoSpaceDE w:val="0"/>
        <w:autoSpaceDN w:val="0"/>
        <w:adjustRightInd w:val="0"/>
        <w:spacing w:after="0" w:line="240" w:lineRule="auto"/>
        <w:jc w:val="both"/>
        <w:rPr>
          <w:rFonts w:ascii="Times New Roman" w:hAnsi="Times New Roman" w:cs="Times New Roman"/>
          <w:b/>
          <w:bCs/>
          <w:color w:val="FF0000"/>
          <w:sz w:val="24"/>
          <w:szCs w:val="24"/>
        </w:rPr>
      </w:pPr>
      <w:r>
        <w:rPr>
          <w:rFonts w:ascii="Times New Roman" w:hAnsi="Times New Roman" w:cs="Times New Roman"/>
          <w:sz w:val="24"/>
          <w:szCs w:val="24"/>
        </w:rPr>
        <w:t xml:space="preserve">11) </w:t>
      </w:r>
      <w:r w:rsidRPr="00432219">
        <w:rPr>
          <w:rFonts w:ascii="Times New Roman" w:hAnsi="Times New Roman" w:cs="Times New Roman"/>
          <w:sz w:val="24"/>
          <w:szCs w:val="24"/>
        </w:rPr>
        <w:t xml:space="preserve">Materials and Methods/Page 12: </w:t>
      </w:r>
      <w:bookmarkStart w:id="8" w:name="_Hlk167281785"/>
      <w:r w:rsidRPr="00432219">
        <w:rPr>
          <w:rFonts w:ascii="Times New Roman" w:hAnsi="Times New Roman" w:cs="Times New Roman"/>
          <w:b/>
          <w:bCs/>
          <w:color w:val="FF0000"/>
          <w:sz w:val="24"/>
          <w:szCs w:val="24"/>
        </w:rPr>
        <w:t xml:space="preserve">I am actually very surprised to see abnormal grain growth at just 750 </w:t>
      </w:r>
      <w:r>
        <w:rPr>
          <w:rFonts w:ascii="Times New Roman" w:hAnsi="Times New Roman" w:cs="Times New Roman"/>
          <w:b/>
          <w:bCs/>
          <w:color w:val="FF0000"/>
          <w:sz w:val="24"/>
          <w:szCs w:val="24"/>
        </w:rPr>
        <w:t>°</w:t>
      </w:r>
      <w:r w:rsidRPr="00432219">
        <w:rPr>
          <w:rFonts w:ascii="Times New Roman" w:hAnsi="Times New Roman" w:cs="Times New Roman"/>
          <w:b/>
          <w:bCs/>
          <w:color w:val="FF0000"/>
          <w:sz w:val="24"/>
          <w:szCs w:val="24"/>
        </w:rPr>
        <w:t>C, while the pressure is only 50 MPa. This is a dubious claim without paying attention to grain growth kinetics and leveraging proof of it from microstructure standpoint. How has abnormal grain growth occurred? Please explain from phase transition and thermal kinetics standpoint, not just simply stating a fact what you see. The details in Figure 5, I would say are rather relative than simply calling them as abnormal grain growth. Better to add higher resolution and higher magnification details to justify these claims. What I do see in Figure 5 (b) is a facet ~10 micron in size along the cross-section that has different growth direction. Why this may have occurred would be interesting to read from your standpoint, but it is very much to do with SPS pressure and Nd-rich phase rotation and sliding along the particle boundary.</w:t>
      </w:r>
      <w:bookmarkEnd w:id="8"/>
    </w:p>
    <w:p w14:paraId="4A4016E8" w14:textId="77777777" w:rsidR="00432219" w:rsidRPr="00432219" w:rsidRDefault="00432219" w:rsidP="00432219">
      <w:pPr>
        <w:autoSpaceDE w:val="0"/>
        <w:autoSpaceDN w:val="0"/>
        <w:adjustRightInd w:val="0"/>
        <w:spacing w:after="0" w:line="240" w:lineRule="auto"/>
        <w:jc w:val="both"/>
        <w:rPr>
          <w:rFonts w:ascii="Times New Roman" w:hAnsi="Times New Roman" w:cs="Times New Roman"/>
          <w:b/>
          <w:bCs/>
          <w:color w:val="FF0000"/>
          <w:sz w:val="24"/>
          <w:szCs w:val="24"/>
        </w:rPr>
      </w:pPr>
    </w:p>
    <w:p w14:paraId="0CE85195" w14:textId="6A3DE2D0" w:rsidR="00432219" w:rsidRPr="00432219" w:rsidRDefault="00432219" w:rsidP="00432219">
      <w:pPr>
        <w:autoSpaceDE w:val="0"/>
        <w:autoSpaceDN w:val="0"/>
        <w:adjustRightInd w:val="0"/>
        <w:spacing w:after="0" w:line="240" w:lineRule="auto"/>
        <w:jc w:val="both"/>
        <w:rPr>
          <w:rFonts w:ascii="Times New Roman" w:hAnsi="Times New Roman" w:cs="Times New Roman"/>
          <w:b/>
          <w:bCs/>
          <w:color w:val="FF0000"/>
          <w:sz w:val="24"/>
          <w:szCs w:val="24"/>
        </w:rPr>
      </w:pPr>
      <w:bookmarkStart w:id="9" w:name="_Hlk167281815"/>
      <w:r w:rsidRPr="00432219">
        <w:rPr>
          <w:rFonts w:ascii="Times New Roman" w:hAnsi="Times New Roman" w:cs="Times New Roman"/>
          <w:b/>
          <w:bCs/>
          <w:color w:val="FF0000"/>
          <w:sz w:val="24"/>
          <w:szCs w:val="24"/>
        </w:rPr>
        <w:t xml:space="preserve">Typically, the abnormal grain growth begins after the onset of 820 </w:t>
      </w:r>
      <w:r>
        <w:rPr>
          <w:rFonts w:ascii="Times New Roman" w:hAnsi="Times New Roman" w:cs="Times New Roman"/>
          <w:b/>
          <w:bCs/>
          <w:color w:val="FF0000"/>
          <w:sz w:val="24"/>
          <w:szCs w:val="24"/>
        </w:rPr>
        <w:t>°</w:t>
      </w:r>
      <w:r w:rsidRPr="00432219">
        <w:rPr>
          <w:rFonts w:ascii="Times New Roman" w:hAnsi="Times New Roman" w:cs="Times New Roman"/>
          <w:b/>
          <w:bCs/>
          <w:color w:val="FF0000"/>
          <w:sz w:val="24"/>
          <w:szCs w:val="24"/>
        </w:rPr>
        <w:t>C in Nd-Fe-B nanocrystalline systems (melt-spun and HDDR), and then authors were changing parameters here and there like trial and error without reviewing previous literature on hot deformation works with SPS.</w:t>
      </w:r>
      <w:bookmarkEnd w:id="9"/>
    </w:p>
    <w:p w14:paraId="120B1254" w14:textId="4DCACB39"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77E33813" w14:textId="25E428A5"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commentRangeStart w:id="10"/>
      <w:r w:rsidR="00802B46" w:rsidRPr="00802B46">
        <w:rPr>
          <w:rFonts w:ascii="Times New Roman" w:hAnsi="Times New Roman" w:cs="Times New Roman"/>
          <w:color w:val="0000FF"/>
          <w:sz w:val="24"/>
          <w:szCs w:val="24"/>
        </w:rPr>
        <w:t xml:space="preserve">Likely grain growth is happening due to Joule heating. A similar effect was seen in Keszler et al. and Mishra et al. due to the influence of the electrical field. This could lead to localized </w:t>
      </w:r>
      <w:proofErr w:type="gramStart"/>
      <w:r w:rsidR="00802B46" w:rsidRPr="00802B46">
        <w:rPr>
          <w:rFonts w:ascii="Times New Roman" w:hAnsi="Times New Roman" w:cs="Times New Roman"/>
          <w:color w:val="0000FF"/>
          <w:sz w:val="24"/>
          <w:szCs w:val="24"/>
        </w:rPr>
        <w:t>hot-spots</w:t>
      </w:r>
      <w:proofErr w:type="gramEnd"/>
      <w:r w:rsidR="00802B46" w:rsidRPr="00802B46">
        <w:rPr>
          <w:rFonts w:ascii="Times New Roman" w:hAnsi="Times New Roman" w:cs="Times New Roman"/>
          <w:color w:val="0000FF"/>
          <w:sz w:val="24"/>
          <w:szCs w:val="24"/>
        </w:rPr>
        <w:t xml:space="preserve"> at contact points, leading to grain growth at particle edges. (Frau</w:t>
      </w:r>
      <w:ins w:id="11" w:author="Fernando Maccari" w:date="2024-06-10T08:35:00Z" w16du:dateUtc="2024-06-10T06:35:00Z">
        <w:r w:rsidR="00D51ECB">
          <w:rPr>
            <w:rFonts w:ascii="Times New Roman" w:hAnsi="Times New Roman" w:cs="Times New Roman"/>
            <w:color w:val="0000FF"/>
            <w:sz w:val="24"/>
            <w:szCs w:val="24"/>
          </w:rPr>
          <w:t>n</w:t>
        </w:r>
      </w:ins>
      <w:r w:rsidR="00802B46" w:rsidRPr="00802B46">
        <w:rPr>
          <w:rFonts w:ascii="Times New Roman" w:hAnsi="Times New Roman" w:cs="Times New Roman"/>
          <w:color w:val="0000FF"/>
          <w:sz w:val="24"/>
          <w:szCs w:val="24"/>
        </w:rPr>
        <w:t>hofer IWKS - can you add a larger or higher mag image</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b/>
          <w:bCs/>
          <w:color w:val="0000FF"/>
          <w:sz w:val="24"/>
          <w:szCs w:val="24"/>
        </w:rPr>
        <w:t>for Figure 5</w:t>
      </w:r>
      <w:r w:rsidR="00802B46" w:rsidRPr="00802B46">
        <w:rPr>
          <w:rFonts w:ascii="Times New Roman" w:hAnsi="Times New Roman" w:cs="Times New Roman"/>
          <w:color w:val="0000FF"/>
          <w:sz w:val="24"/>
          <w:szCs w:val="24"/>
        </w:rPr>
        <w:t>?)</w:t>
      </w:r>
      <w:commentRangeEnd w:id="10"/>
      <w:r w:rsidR="003C48F4">
        <w:rPr>
          <w:rStyle w:val="Refdecomentrio"/>
        </w:rPr>
        <w:commentReference w:id="10"/>
      </w:r>
    </w:p>
    <w:p w14:paraId="713B27D6" w14:textId="057424E5"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53B82B40" w14:textId="599155F2"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12) </w:t>
      </w:r>
      <w:r w:rsidRPr="00432219">
        <w:rPr>
          <w:rFonts w:ascii="Times New Roman" w:hAnsi="Times New Roman" w:cs="Times New Roman"/>
          <w:sz w:val="24"/>
          <w:szCs w:val="24"/>
        </w:rPr>
        <w:t xml:space="preserve">Materials and Methods/Page 12: </w:t>
      </w:r>
      <w:r w:rsidRPr="00432219">
        <w:rPr>
          <w:rFonts w:ascii="Times New Roman" w:hAnsi="Times New Roman" w:cs="Times New Roman"/>
          <w:b/>
          <w:bCs/>
          <w:sz w:val="24"/>
          <w:szCs w:val="24"/>
        </w:rPr>
        <w:t xml:space="preserve">There is no need to mention at </w:t>
      </w:r>
      <w:proofErr w:type="spellStart"/>
      <w:r w:rsidRPr="00432219">
        <w:rPr>
          <w:rFonts w:ascii="Times New Roman" w:hAnsi="Times New Roman" w:cs="Times New Roman"/>
          <w:b/>
          <w:bCs/>
          <w:sz w:val="24"/>
          <w:szCs w:val="24"/>
        </w:rPr>
        <w:t>Forschungszentrum</w:t>
      </w:r>
      <w:proofErr w:type="spellEnd"/>
      <w:r w:rsidRPr="00432219">
        <w:rPr>
          <w:rFonts w:ascii="Times New Roman" w:hAnsi="Times New Roman" w:cs="Times New Roman"/>
          <w:b/>
          <w:bCs/>
          <w:sz w:val="24"/>
          <w:szCs w:val="24"/>
        </w:rPr>
        <w:t xml:space="preserve"> </w:t>
      </w:r>
      <w:proofErr w:type="spellStart"/>
      <w:r w:rsidRPr="00432219">
        <w:rPr>
          <w:rFonts w:ascii="Times New Roman" w:hAnsi="Times New Roman" w:cs="Times New Roman"/>
          <w:b/>
          <w:bCs/>
          <w:sz w:val="24"/>
          <w:szCs w:val="24"/>
        </w:rPr>
        <w:t>Jülich</w:t>
      </w:r>
      <w:proofErr w:type="spellEnd"/>
      <w:r w:rsidRPr="00432219">
        <w:rPr>
          <w:rFonts w:ascii="Times New Roman" w:hAnsi="Times New Roman" w:cs="Times New Roman"/>
          <w:b/>
          <w:bCs/>
          <w:sz w:val="24"/>
          <w:szCs w:val="24"/>
        </w:rPr>
        <w:t>/Fraunhofer IWKS we had this and there we had this. Simply write about methodology that in this present study…</w:t>
      </w:r>
    </w:p>
    <w:p w14:paraId="379AFF5A" w14:textId="504302C0"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p>
    <w:p w14:paraId="35CD5E89" w14:textId="4C8945F2" w:rsidR="00432219" w:rsidRPr="00BA7D4C"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Noted and edited</w:t>
      </w:r>
      <w:r w:rsidR="003C48F4">
        <w:rPr>
          <w:rFonts w:ascii="Times New Roman" w:hAnsi="Times New Roman" w:cs="Times New Roman"/>
          <w:color w:val="0000FF"/>
          <w:sz w:val="24"/>
          <w:szCs w:val="24"/>
        </w:rPr>
        <w:t>.</w:t>
      </w:r>
      <w:r w:rsidR="00BA7D4C">
        <w:rPr>
          <w:rFonts w:ascii="Times New Roman" w:hAnsi="Times New Roman" w:cs="Times New Roman"/>
          <w:color w:val="0000FF"/>
          <w:sz w:val="24"/>
          <w:szCs w:val="24"/>
        </w:rPr>
        <w:t xml:space="preserve"> </w:t>
      </w:r>
      <w:r w:rsidR="007653E4">
        <w:rPr>
          <w:rFonts w:ascii="Times New Roman" w:hAnsi="Times New Roman" w:cs="Times New Roman"/>
          <w:color w:val="0000FF"/>
          <w:sz w:val="24"/>
          <w:szCs w:val="24"/>
        </w:rPr>
        <w:t>F</w:t>
      </w:r>
      <w:r w:rsidR="007653E4" w:rsidRPr="007653E4">
        <w:rPr>
          <w:rFonts w:ascii="Times New Roman" w:hAnsi="Times New Roman" w:cs="Times New Roman"/>
          <w:color w:val="0000FF"/>
          <w:sz w:val="24"/>
          <w:szCs w:val="24"/>
        </w:rPr>
        <w:t xml:space="preserve">or clarity, </w:t>
      </w:r>
      <w:proofErr w:type="spellStart"/>
      <w:r w:rsidR="00BA7D4C" w:rsidRPr="00BA7D4C">
        <w:rPr>
          <w:rFonts w:ascii="Times New Roman" w:hAnsi="Times New Roman" w:cs="Times New Roman"/>
          <w:color w:val="0000FF"/>
          <w:sz w:val="24"/>
          <w:szCs w:val="24"/>
        </w:rPr>
        <w:t>Forschungszentrum</w:t>
      </w:r>
      <w:proofErr w:type="spellEnd"/>
      <w:r w:rsidR="00BA7D4C" w:rsidRPr="00BA7D4C">
        <w:rPr>
          <w:rFonts w:ascii="Times New Roman" w:hAnsi="Times New Roman" w:cs="Times New Roman"/>
          <w:color w:val="0000FF"/>
          <w:sz w:val="24"/>
          <w:szCs w:val="24"/>
        </w:rPr>
        <w:t xml:space="preserve"> </w:t>
      </w:r>
      <w:proofErr w:type="spellStart"/>
      <w:r w:rsidR="00BA7D4C" w:rsidRPr="00BA7D4C">
        <w:rPr>
          <w:rFonts w:ascii="Times New Roman" w:hAnsi="Times New Roman" w:cs="Times New Roman"/>
          <w:color w:val="0000FF"/>
          <w:sz w:val="24"/>
          <w:szCs w:val="24"/>
        </w:rPr>
        <w:t>Jülich</w:t>
      </w:r>
      <w:proofErr w:type="spellEnd"/>
      <w:r w:rsidR="00BA7D4C" w:rsidRPr="00BA7D4C">
        <w:rPr>
          <w:rFonts w:ascii="Times New Roman" w:hAnsi="Times New Roman" w:cs="Times New Roman"/>
          <w:color w:val="0000FF"/>
          <w:sz w:val="24"/>
          <w:szCs w:val="24"/>
        </w:rPr>
        <w:t xml:space="preserve"> and Fraunhofer IWKS are just mentioned in the introduction </w:t>
      </w:r>
      <w:r w:rsidR="00BA7D4C">
        <w:rPr>
          <w:rFonts w:ascii="Times New Roman" w:hAnsi="Times New Roman" w:cs="Times New Roman"/>
          <w:color w:val="0000FF"/>
          <w:sz w:val="24"/>
          <w:szCs w:val="24"/>
        </w:rPr>
        <w:t>now.</w:t>
      </w:r>
      <w:ins w:id="12" w:author="Fernando Maccari" w:date="2024-06-10T08:35:00Z" w16du:dateUtc="2024-06-10T06:35:00Z">
        <w:r w:rsidR="00D51ECB">
          <w:rPr>
            <w:rFonts w:ascii="Times New Roman" w:hAnsi="Times New Roman" w:cs="Times New Roman"/>
            <w:color w:val="0000FF"/>
            <w:sz w:val="24"/>
            <w:szCs w:val="24"/>
          </w:rPr>
          <w:t xml:space="preserve"> We </w:t>
        </w:r>
      </w:ins>
      <w:ins w:id="13" w:author="Fernando Maccari" w:date="2024-06-10T08:36:00Z" w16du:dateUtc="2024-06-10T06:36:00Z">
        <w:r w:rsidR="00D51ECB">
          <w:rPr>
            <w:rFonts w:ascii="Times New Roman" w:hAnsi="Times New Roman" w:cs="Times New Roman"/>
            <w:color w:val="0000FF"/>
            <w:sz w:val="24"/>
            <w:szCs w:val="24"/>
          </w:rPr>
          <w:t>believe that this is also important, since different devices were used and tools, which also gives basis about the reproducibility of the study.</w:t>
        </w:r>
      </w:ins>
    </w:p>
    <w:p w14:paraId="6804AC37" w14:textId="164FA0EF" w:rsidR="00432219" w:rsidRPr="00BA7D4C"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5A15FC72" w14:textId="0EDCA829"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13) </w:t>
      </w:r>
      <w:r w:rsidRPr="00432219">
        <w:rPr>
          <w:rFonts w:ascii="Times New Roman" w:hAnsi="Times New Roman" w:cs="Times New Roman"/>
          <w:sz w:val="24"/>
          <w:szCs w:val="24"/>
        </w:rPr>
        <w:t>Materials and Methods/Page 12: ‘formation of the transient liquid phase is avoided reliably.’</w:t>
      </w:r>
      <w:r>
        <w:rPr>
          <w:rFonts w:ascii="Times New Roman" w:hAnsi="Times New Roman" w:cs="Times New Roman"/>
          <w:sz w:val="24"/>
          <w:szCs w:val="24"/>
        </w:rPr>
        <w:t xml:space="preserve"> </w:t>
      </w:r>
      <w:r w:rsidRPr="00432219">
        <w:rPr>
          <w:rFonts w:ascii="Times New Roman" w:hAnsi="Times New Roman" w:cs="Times New Roman"/>
          <w:b/>
          <w:bCs/>
          <w:sz w:val="24"/>
          <w:szCs w:val="24"/>
        </w:rPr>
        <w:t>You do not understand the phase diagram as this is a false statement. The ternary transition</w:t>
      </w:r>
    </w:p>
    <w:p w14:paraId="6403B8A6" w14:textId="7CD3C461"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r w:rsidRPr="00432219">
        <w:rPr>
          <w:rFonts w:ascii="Times New Roman" w:hAnsi="Times New Roman" w:cs="Times New Roman"/>
          <w:b/>
          <w:bCs/>
          <w:sz w:val="24"/>
          <w:szCs w:val="24"/>
        </w:rPr>
        <w:t xml:space="preserve">temperature is way lower than 725 OC, so you already breached that when sintering (there is no </w:t>
      </w:r>
      <w:proofErr w:type="spellStart"/>
      <w:r w:rsidRPr="00432219">
        <w:rPr>
          <w:rFonts w:ascii="Times New Roman" w:hAnsi="Times New Roman" w:cs="Times New Roman"/>
          <w:b/>
          <w:bCs/>
          <w:sz w:val="24"/>
          <w:szCs w:val="24"/>
        </w:rPr>
        <w:t>presintering</w:t>
      </w:r>
      <w:proofErr w:type="spellEnd"/>
      <w:r w:rsidRPr="00432219">
        <w:rPr>
          <w:rFonts w:ascii="Times New Roman" w:hAnsi="Times New Roman" w:cs="Times New Roman"/>
          <w:b/>
          <w:bCs/>
          <w:sz w:val="24"/>
          <w:szCs w:val="24"/>
        </w:rPr>
        <w:t xml:space="preserve"> stage either).</w:t>
      </w:r>
    </w:p>
    <w:p w14:paraId="6321AF5A" w14:textId="1E51021D"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24CAD406" w14:textId="1D273328"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BA7D4C">
        <w:rPr>
          <w:rFonts w:ascii="Times New Roman" w:hAnsi="Times New Roman" w:cs="Times New Roman"/>
          <w:color w:val="0000FF"/>
          <w:sz w:val="24"/>
          <w:szCs w:val="24"/>
        </w:rPr>
        <w:t xml:space="preserve"> Thank you for this important hint. The formation of the liquid grain boundary phase when </w:t>
      </w:r>
      <w:proofErr w:type="gramStart"/>
      <w:r w:rsidR="00BA7D4C">
        <w:rPr>
          <w:rFonts w:ascii="Times New Roman" w:hAnsi="Times New Roman" w:cs="Times New Roman"/>
          <w:color w:val="0000FF"/>
          <w:sz w:val="24"/>
          <w:szCs w:val="24"/>
        </w:rPr>
        <w:t>hot-compaction</w:t>
      </w:r>
      <w:proofErr w:type="gramEnd"/>
      <w:r w:rsidR="00BA7D4C">
        <w:rPr>
          <w:rFonts w:ascii="Times New Roman" w:hAnsi="Times New Roman" w:cs="Times New Roman"/>
          <w:color w:val="0000FF"/>
          <w:sz w:val="24"/>
          <w:szCs w:val="24"/>
        </w:rPr>
        <w:t xml:space="preserve"> is done at 725°C is mentioned now.</w:t>
      </w:r>
    </w:p>
    <w:p w14:paraId="12DDB4E2" w14:textId="77777777" w:rsidR="00BA7D4C" w:rsidRPr="00432219" w:rsidRDefault="00BA7D4C" w:rsidP="00432219">
      <w:pPr>
        <w:autoSpaceDE w:val="0"/>
        <w:autoSpaceDN w:val="0"/>
        <w:adjustRightInd w:val="0"/>
        <w:spacing w:after="0" w:line="240" w:lineRule="auto"/>
        <w:jc w:val="both"/>
        <w:rPr>
          <w:rFonts w:ascii="Times New Roman" w:hAnsi="Times New Roman" w:cs="Times New Roman"/>
          <w:sz w:val="24"/>
          <w:szCs w:val="24"/>
        </w:rPr>
      </w:pPr>
    </w:p>
    <w:p w14:paraId="235696E0" w14:textId="288AB082"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14) </w:t>
      </w:r>
      <w:r w:rsidRPr="00432219">
        <w:rPr>
          <w:rFonts w:ascii="Times New Roman" w:hAnsi="Times New Roman" w:cs="Times New Roman"/>
          <w:sz w:val="24"/>
          <w:szCs w:val="24"/>
        </w:rPr>
        <w:t>Materials and Methods/Page 12: ‘After achieving the aspired deformation temperature, the deformation</w:t>
      </w:r>
      <w:r>
        <w:rPr>
          <w:rFonts w:ascii="Times New Roman" w:hAnsi="Times New Roman" w:cs="Times New Roman"/>
          <w:sz w:val="24"/>
          <w:szCs w:val="24"/>
        </w:rPr>
        <w:t xml:space="preserve"> </w:t>
      </w:r>
      <w:r w:rsidRPr="00432219">
        <w:rPr>
          <w:rFonts w:ascii="Times New Roman" w:hAnsi="Times New Roman" w:cs="Times New Roman"/>
          <w:sz w:val="24"/>
          <w:szCs w:val="24"/>
        </w:rPr>
        <w:t>load was varied between 50 and 500 MPa followed by a short dwell time of 10 s.’</w:t>
      </w:r>
    </w:p>
    <w:p w14:paraId="741AB9D3" w14:textId="470D5F37"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sidRPr="00432219">
        <w:rPr>
          <w:rFonts w:ascii="Times New Roman" w:hAnsi="Times New Roman" w:cs="Times New Roman"/>
          <w:b/>
          <w:bCs/>
          <w:sz w:val="24"/>
          <w:szCs w:val="24"/>
        </w:rPr>
        <w:t xml:space="preserve">How were these parameters selected and why for hot deformation 50 MPa only, which translates to quite less load in </w:t>
      </w:r>
      <w:proofErr w:type="spellStart"/>
      <w:r w:rsidRPr="00432219">
        <w:rPr>
          <w:rFonts w:ascii="Times New Roman" w:hAnsi="Times New Roman" w:cs="Times New Roman"/>
          <w:b/>
          <w:bCs/>
          <w:sz w:val="24"/>
          <w:szCs w:val="24"/>
        </w:rPr>
        <w:t>kN</w:t>
      </w:r>
      <w:proofErr w:type="spellEnd"/>
      <w:r w:rsidRPr="00432219">
        <w:rPr>
          <w:rFonts w:ascii="Times New Roman" w:hAnsi="Times New Roman" w:cs="Times New Roman"/>
          <w:b/>
          <w:bCs/>
          <w:sz w:val="24"/>
          <w:szCs w:val="24"/>
        </w:rPr>
        <w:t xml:space="preserve"> for the die size 30 mm?</w:t>
      </w:r>
    </w:p>
    <w:p w14:paraId="1DD3B11A"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2A76A2BC" w14:textId="28A03FDE"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 xml:space="preserve">Full deformation of the sample </w:t>
      </w:r>
      <w:r w:rsidR="007653E4">
        <w:rPr>
          <w:rFonts w:ascii="Times New Roman" w:hAnsi="Times New Roman" w:cs="Times New Roman"/>
          <w:color w:val="0000FF"/>
          <w:sz w:val="24"/>
          <w:szCs w:val="24"/>
        </w:rPr>
        <w:t xml:space="preserve">up </w:t>
      </w:r>
      <w:r w:rsidR="00802B46" w:rsidRPr="00802B46">
        <w:rPr>
          <w:rFonts w:ascii="Times New Roman" w:hAnsi="Times New Roman" w:cs="Times New Roman"/>
          <w:color w:val="0000FF"/>
          <w:sz w:val="24"/>
          <w:szCs w:val="24"/>
        </w:rPr>
        <w:t xml:space="preserve">to the </w:t>
      </w:r>
      <w:r w:rsidR="007653E4">
        <w:rPr>
          <w:rFonts w:ascii="Times New Roman" w:hAnsi="Times New Roman" w:cs="Times New Roman"/>
          <w:color w:val="0000FF"/>
          <w:sz w:val="24"/>
          <w:szCs w:val="24"/>
        </w:rPr>
        <w:t xml:space="preserve">die wall of the FAST/SPS tool </w:t>
      </w:r>
      <w:r w:rsidR="00802B46" w:rsidRPr="00802B46">
        <w:rPr>
          <w:rFonts w:ascii="Times New Roman" w:hAnsi="Times New Roman" w:cs="Times New Roman"/>
          <w:color w:val="0000FF"/>
          <w:sz w:val="24"/>
          <w:szCs w:val="24"/>
        </w:rPr>
        <w:t>was observed with a 32 MPa load</w:t>
      </w:r>
      <w:r w:rsidR="007653E4">
        <w:rPr>
          <w:rFonts w:ascii="Times New Roman" w:hAnsi="Times New Roman" w:cs="Times New Roman"/>
          <w:color w:val="0000FF"/>
          <w:sz w:val="24"/>
          <w:szCs w:val="24"/>
        </w:rPr>
        <w:t>.</w:t>
      </w:r>
      <w:r w:rsidR="00802B46" w:rsidRPr="00802B46">
        <w:rPr>
          <w:rFonts w:ascii="Times New Roman" w:hAnsi="Times New Roman" w:cs="Times New Roman"/>
          <w:color w:val="0000FF"/>
          <w:sz w:val="24"/>
          <w:szCs w:val="24"/>
        </w:rPr>
        <w:t xml:space="preserve"> </w:t>
      </w:r>
      <w:r w:rsidR="007653E4">
        <w:rPr>
          <w:rFonts w:ascii="Times New Roman" w:hAnsi="Times New Roman" w:cs="Times New Roman"/>
          <w:color w:val="0000FF"/>
          <w:sz w:val="24"/>
          <w:szCs w:val="24"/>
        </w:rPr>
        <w:t>T</w:t>
      </w:r>
      <w:r w:rsidR="00802B46" w:rsidRPr="00802B46">
        <w:rPr>
          <w:rFonts w:ascii="Times New Roman" w:hAnsi="Times New Roman" w:cs="Times New Roman"/>
          <w:color w:val="0000FF"/>
          <w:sz w:val="24"/>
          <w:szCs w:val="24"/>
        </w:rPr>
        <w:t>herefore</w:t>
      </w:r>
      <w:r w:rsidR="007653E4">
        <w:rPr>
          <w:rFonts w:ascii="Times New Roman" w:hAnsi="Times New Roman" w:cs="Times New Roman"/>
          <w:color w:val="0000FF"/>
          <w:sz w:val="24"/>
          <w:szCs w:val="24"/>
        </w:rPr>
        <w:t>,</w:t>
      </w:r>
      <w:r w:rsidR="00802B46" w:rsidRPr="00802B46">
        <w:rPr>
          <w:rFonts w:ascii="Times New Roman" w:hAnsi="Times New Roman" w:cs="Times New Roman"/>
          <w:color w:val="0000FF"/>
          <w:sz w:val="24"/>
          <w:szCs w:val="24"/>
        </w:rPr>
        <w:t xml:space="preserve"> 50 MPa was chosen as a baseline as it doesn't differ too far from 32 MPa and can be easily compared with pressures 5-10 times higher.</w:t>
      </w:r>
    </w:p>
    <w:p w14:paraId="5A29758F"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60EF0EB6" w14:textId="183B3B28"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15) </w:t>
      </w:r>
      <w:r w:rsidRPr="00432219">
        <w:rPr>
          <w:rFonts w:ascii="Times New Roman" w:hAnsi="Times New Roman" w:cs="Times New Roman"/>
          <w:sz w:val="24"/>
          <w:szCs w:val="24"/>
        </w:rPr>
        <w:t>Materials and Methods/Page 12: ‘For conducting this kind of experiments, Φ 20 mm samples pre-sintered</w:t>
      </w:r>
      <w:r>
        <w:rPr>
          <w:rFonts w:ascii="Times New Roman" w:hAnsi="Times New Roman" w:cs="Times New Roman"/>
          <w:sz w:val="24"/>
          <w:szCs w:val="24"/>
        </w:rPr>
        <w:t xml:space="preserve"> </w:t>
      </w:r>
      <w:r w:rsidRPr="00432219">
        <w:rPr>
          <w:rFonts w:ascii="Times New Roman" w:hAnsi="Times New Roman" w:cs="Times New Roman"/>
          <w:sz w:val="24"/>
          <w:szCs w:val="24"/>
        </w:rPr>
        <w:t>at 500°C were placed in a Φ 30 mm FAST/SPS tool, which was lined with a 0.38 mm thick graphite foil (SGL</w:t>
      </w:r>
      <w:r>
        <w:rPr>
          <w:rFonts w:ascii="Times New Roman" w:hAnsi="Times New Roman" w:cs="Times New Roman"/>
          <w:sz w:val="24"/>
          <w:szCs w:val="24"/>
        </w:rPr>
        <w:t xml:space="preserve"> </w:t>
      </w:r>
      <w:r w:rsidRPr="00432219">
        <w:rPr>
          <w:rFonts w:ascii="Times New Roman" w:hAnsi="Times New Roman" w:cs="Times New Roman"/>
          <w:sz w:val="24"/>
          <w:szCs w:val="24"/>
        </w:rPr>
        <w:t>Carbon, SIGRAFEX).’</w:t>
      </w:r>
    </w:p>
    <w:p w14:paraId="6ADA9E16" w14:textId="0464E34C"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sidRPr="00432219">
        <w:rPr>
          <w:rFonts w:ascii="Times New Roman" w:hAnsi="Times New Roman" w:cs="Times New Roman"/>
          <w:b/>
          <w:bCs/>
          <w:sz w:val="24"/>
          <w:szCs w:val="24"/>
        </w:rPr>
        <w:t xml:space="preserve">Now again 500 °C is back when you had earlier discarded these conditions in </w:t>
      </w:r>
      <w:proofErr w:type="spellStart"/>
      <w:r w:rsidRPr="00432219">
        <w:rPr>
          <w:rFonts w:ascii="Times New Roman" w:hAnsi="Times New Roman" w:cs="Times New Roman"/>
          <w:b/>
          <w:bCs/>
          <w:sz w:val="24"/>
          <w:szCs w:val="24"/>
        </w:rPr>
        <w:t>favor</w:t>
      </w:r>
      <w:proofErr w:type="spellEnd"/>
      <w:r w:rsidRPr="00432219">
        <w:rPr>
          <w:rFonts w:ascii="Times New Roman" w:hAnsi="Times New Roman" w:cs="Times New Roman"/>
          <w:b/>
          <w:bCs/>
          <w:sz w:val="24"/>
          <w:szCs w:val="24"/>
        </w:rPr>
        <w:t xml:space="preserve"> of sintering (</w:t>
      </w:r>
      <w:proofErr w:type="spellStart"/>
      <w:r w:rsidRPr="00432219">
        <w:rPr>
          <w:rFonts w:ascii="Times New Roman" w:hAnsi="Times New Roman" w:cs="Times New Roman"/>
          <w:b/>
          <w:bCs/>
          <w:sz w:val="24"/>
          <w:szCs w:val="24"/>
        </w:rPr>
        <w:t>presintering</w:t>
      </w:r>
      <w:proofErr w:type="spellEnd"/>
      <w:r w:rsidRPr="00432219">
        <w:rPr>
          <w:rFonts w:ascii="Times New Roman" w:hAnsi="Times New Roman" w:cs="Times New Roman"/>
          <w:b/>
          <w:bCs/>
          <w:sz w:val="24"/>
          <w:szCs w:val="24"/>
        </w:rPr>
        <w:t>) above ternary transition temperature? The methodology part needs serious revision as authors pick up some details and then in next paragraph start something else which is contradicting to overall methodology.</w:t>
      </w:r>
    </w:p>
    <w:p w14:paraId="53410591"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34015822" w14:textId="1EBD89F1"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7653E4">
        <w:rPr>
          <w:rFonts w:ascii="Times New Roman" w:hAnsi="Times New Roman" w:cs="Times New Roman"/>
          <w:color w:val="0000FF"/>
          <w:sz w:val="24"/>
          <w:szCs w:val="24"/>
        </w:rPr>
        <w:t xml:space="preserve">We agree that the description of experiments in the original submission is confuse. In the revised manuscript, for sintering porous, semi-finished samples </w:t>
      </w:r>
      <w:r w:rsidR="00802B46" w:rsidRPr="00802B46">
        <w:rPr>
          <w:rFonts w:ascii="Times New Roman" w:hAnsi="Times New Roman" w:cs="Times New Roman"/>
          <w:color w:val="0000FF"/>
          <w:sz w:val="24"/>
          <w:szCs w:val="24"/>
        </w:rPr>
        <w:t xml:space="preserve">500 </w:t>
      </w:r>
      <w:r w:rsidR="00802B46">
        <w:rPr>
          <w:rFonts w:ascii="Times New Roman" w:hAnsi="Times New Roman" w:cs="Times New Roman"/>
          <w:color w:val="0000FF"/>
          <w:sz w:val="24"/>
          <w:szCs w:val="24"/>
        </w:rPr>
        <w:t>°</w:t>
      </w:r>
      <w:r w:rsidR="00802B46" w:rsidRPr="00802B46">
        <w:rPr>
          <w:rFonts w:ascii="Times New Roman" w:hAnsi="Times New Roman" w:cs="Times New Roman"/>
          <w:color w:val="0000FF"/>
          <w:sz w:val="24"/>
          <w:szCs w:val="24"/>
        </w:rPr>
        <w:t xml:space="preserve">C </w:t>
      </w:r>
      <w:r w:rsidR="007653E4">
        <w:rPr>
          <w:rFonts w:ascii="Times New Roman" w:hAnsi="Times New Roman" w:cs="Times New Roman"/>
          <w:color w:val="0000FF"/>
          <w:sz w:val="24"/>
          <w:szCs w:val="24"/>
        </w:rPr>
        <w:t>was</w:t>
      </w:r>
      <w:r w:rsidR="00802B46" w:rsidRPr="00802B46">
        <w:rPr>
          <w:rFonts w:ascii="Times New Roman" w:hAnsi="Times New Roman" w:cs="Times New Roman"/>
          <w:color w:val="0000FF"/>
          <w:sz w:val="24"/>
          <w:szCs w:val="24"/>
        </w:rPr>
        <w:t xml:space="preserve"> selected to avoid grain </w:t>
      </w:r>
      <w:r w:rsidR="00802B46" w:rsidRPr="00802B46">
        <w:rPr>
          <w:rFonts w:ascii="Times New Roman" w:hAnsi="Times New Roman" w:cs="Times New Roman"/>
          <w:color w:val="0000FF"/>
          <w:sz w:val="24"/>
          <w:szCs w:val="24"/>
        </w:rPr>
        <w:lastRenderedPageBreak/>
        <w:t>growth</w:t>
      </w:r>
      <w:r w:rsidR="007653E4">
        <w:rPr>
          <w:rFonts w:ascii="Times New Roman" w:hAnsi="Times New Roman" w:cs="Times New Roman"/>
          <w:color w:val="0000FF"/>
          <w:sz w:val="24"/>
          <w:szCs w:val="24"/>
        </w:rPr>
        <w:t xml:space="preserve"> before applying SPT</w:t>
      </w:r>
      <w:r w:rsidR="00802B46" w:rsidRPr="00802B46">
        <w:rPr>
          <w:rFonts w:ascii="Times New Roman" w:hAnsi="Times New Roman" w:cs="Times New Roman"/>
          <w:color w:val="0000FF"/>
          <w:sz w:val="24"/>
          <w:szCs w:val="24"/>
        </w:rPr>
        <w:t xml:space="preserve">. </w:t>
      </w:r>
      <w:r w:rsidR="007653E4">
        <w:rPr>
          <w:rFonts w:ascii="Times New Roman" w:hAnsi="Times New Roman" w:cs="Times New Roman"/>
          <w:color w:val="0000FF"/>
          <w:sz w:val="24"/>
          <w:szCs w:val="24"/>
        </w:rPr>
        <w:t>Hopefully, the</w:t>
      </w:r>
      <w:r w:rsidR="00802B46" w:rsidRPr="00802B46">
        <w:rPr>
          <w:rFonts w:ascii="Times New Roman" w:hAnsi="Times New Roman" w:cs="Times New Roman"/>
          <w:color w:val="0000FF"/>
          <w:sz w:val="24"/>
          <w:szCs w:val="24"/>
        </w:rPr>
        <w:t xml:space="preserve"> more distinct separation of </w:t>
      </w:r>
      <w:r w:rsidR="007653E4">
        <w:rPr>
          <w:rFonts w:ascii="Times New Roman" w:hAnsi="Times New Roman" w:cs="Times New Roman"/>
          <w:color w:val="0000FF"/>
          <w:sz w:val="24"/>
          <w:szCs w:val="24"/>
        </w:rPr>
        <w:t>the two approaches makes it more clear in the revised manuscript.</w:t>
      </w:r>
    </w:p>
    <w:p w14:paraId="13662FAE"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7FCC4314" w14:textId="39912BDB"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16) </w:t>
      </w:r>
      <w:r w:rsidRPr="00432219">
        <w:rPr>
          <w:rFonts w:ascii="Times New Roman" w:hAnsi="Times New Roman" w:cs="Times New Roman"/>
          <w:sz w:val="24"/>
          <w:szCs w:val="24"/>
        </w:rPr>
        <w:t>Materials and Methods/Page 13: ‘Then the sample was heated with a defined heating rate to the aspired</w:t>
      </w:r>
      <w:r>
        <w:rPr>
          <w:rFonts w:ascii="Times New Roman" w:hAnsi="Times New Roman" w:cs="Times New Roman"/>
          <w:sz w:val="24"/>
          <w:szCs w:val="24"/>
        </w:rPr>
        <w:t xml:space="preserve"> </w:t>
      </w:r>
      <w:r w:rsidRPr="00432219">
        <w:rPr>
          <w:rFonts w:ascii="Times New Roman" w:hAnsi="Times New Roman" w:cs="Times New Roman"/>
          <w:sz w:val="24"/>
          <w:szCs w:val="24"/>
        </w:rPr>
        <w:t>deformation temperature.’</w:t>
      </w:r>
      <w:r>
        <w:rPr>
          <w:rFonts w:ascii="Times New Roman" w:hAnsi="Times New Roman" w:cs="Times New Roman"/>
          <w:sz w:val="24"/>
          <w:szCs w:val="24"/>
        </w:rPr>
        <w:t xml:space="preserve"> </w:t>
      </w:r>
      <w:r w:rsidRPr="00432219">
        <w:rPr>
          <w:rFonts w:ascii="Times New Roman" w:hAnsi="Times New Roman" w:cs="Times New Roman"/>
          <w:b/>
          <w:bCs/>
          <w:sz w:val="24"/>
          <w:szCs w:val="24"/>
        </w:rPr>
        <w:t>Mention the heating rate and deformation temperature-pressure conditions for each respective experiment.</w:t>
      </w:r>
    </w:p>
    <w:p w14:paraId="7BACE5A9"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3F923D07" w14:textId="47466018"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Noted and done</w:t>
      </w:r>
    </w:p>
    <w:p w14:paraId="3775B53A"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557FFD3F" w14:textId="7FAA887C"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17) </w:t>
      </w:r>
      <w:r w:rsidRPr="00432219">
        <w:rPr>
          <w:rFonts w:ascii="Times New Roman" w:hAnsi="Times New Roman" w:cs="Times New Roman"/>
          <w:sz w:val="24"/>
          <w:szCs w:val="24"/>
        </w:rPr>
        <w:t>Materials and Methods/Page 13: ‘In the P-series, the pressure was varied to 100, 200 and 500 MPa at a</w:t>
      </w:r>
      <w:r>
        <w:rPr>
          <w:rFonts w:ascii="Times New Roman" w:hAnsi="Times New Roman" w:cs="Times New Roman"/>
          <w:sz w:val="24"/>
          <w:szCs w:val="24"/>
        </w:rPr>
        <w:t xml:space="preserve"> </w:t>
      </w:r>
      <w:r w:rsidRPr="00432219">
        <w:rPr>
          <w:rFonts w:ascii="Times New Roman" w:hAnsi="Times New Roman" w:cs="Times New Roman"/>
          <w:sz w:val="24"/>
          <w:szCs w:val="24"/>
        </w:rPr>
        <w:t>constant temperature of 800°C. For the current pulse ratio (CPR), we used the standard configuration of</w:t>
      </w:r>
      <w:r>
        <w:rPr>
          <w:rFonts w:ascii="Times New Roman" w:hAnsi="Times New Roman" w:cs="Times New Roman"/>
          <w:sz w:val="24"/>
          <w:szCs w:val="24"/>
        </w:rPr>
        <w:t xml:space="preserve"> </w:t>
      </w:r>
      <w:r w:rsidRPr="00432219">
        <w:rPr>
          <w:rFonts w:ascii="Times New Roman" w:hAnsi="Times New Roman" w:cs="Times New Roman"/>
          <w:sz w:val="24"/>
          <w:szCs w:val="24"/>
        </w:rPr>
        <w:t>our FAST/SPS 12:2.’</w:t>
      </w:r>
    </w:p>
    <w:p w14:paraId="3F6C40FF" w14:textId="01036267"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sidRPr="00432219">
        <w:rPr>
          <w:rFonts w:ascii="Times New Roman" w:hAnsi="Times New Roman" w:cs="Times New Roman"/>
          <w:b/>
          <w:bCs/>
          <w:sz w:val="24"/>
          <w:szCs w:val="24"/>
        </w:rPr>
        <w:t xml:space="preserve">You explained before that for 50 MPa, a temperature of 750 OC </w:t>
      </w:r>
      <w:proofErr w:type="gramStart"/>
      <w:r w:rsidRPr="00432219">
        <w:rPr>
          <w:rFonts w:ascii="Times New Roman" w:hAnsi="Times New Roman" w:cs="Times New Roman"/>
          <w:b/>
          <w:bCs/>
          <w:sz w:val="24"/>
          <w:szCs w:val="24"/>
        </w:rPr>
        <w:t>lead</w:t>
      </w:r>
      <w:proofErr w:type="gramEnd"/>
      <w:r w:rsidRPr="00432219">
        <w:rPr>
          <w:rFonts w:ascii="Times New Roman" w:hAnsi="Times New Roman" w:cs="Times New Roman"/>
          <w:b/>
          <w:bCs/>
          <w:sz w:val="24"/>
          <w:szCs w:val="24"/>
        </w:rPr>
        <w:t xml:space="preserve"> to so-called abnormal grain growth. And now at 500 MPa, you are doing hot deformation. Why? What defines your hypothesis? This is </w:t>
      </w:r>
      <w:proofErr w:type="gramStart"/>
      <w:r w:rsidRPr="00432219">
        <w:rPr>
          <w:rFonts w:ascii="Times New Roman" w:hAnsi="Times New Roman" w:cs="Times New Roman"/>
          <w:b/>
          <w:bCs/>
          <w:sz w:val="24"/>
          <w:szCs w:val="24"/>
        </w:rPr>
        <w:t>absolutely ridiculous</w:t>
      </w:r>
      <w:proofErr w:type="gramEnd"/>
      <w:r w:rsidRPr="00432219">
        <w:rPr>
          <w:rFonts w:ascii="Times New Roman" w:hAnsi="Times New Roman" w:cs="Times New Roman"/>
          <w:b/>
          <w:bCs/>
          <w:sz w:val="24"/>
          <w:szCs w:val="24"/>
        </w:rPr>
        <w:t xml:space="preserve"> to read that there is simply no sense out of experimental methodology, just randomly picking up parameters. And previously you stated 2:2 current pulse ratio better suited to your design, why are you back to 12:2 now? You did not explain for readers what is 12 and what is 2 (with units) in this CPR.</w:t>
      </w:r>
    </w:p>
    <w:p w14:paraId="79E2AF07" w14:textId="0861A6CB"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25487385" w14:textId="0DDAECB1" w:rsidR="00432219" w:rsidRDefault="00297FBE" w:rsidP="00432219">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The grain growth at 750 </w:t>
      </w:r>
      <w:r w:rsidR="00246845">
        <w:rPr>
          <w:rFonts w:ascii="Times New Roman" w:hAnsi="Times New Roman" w:cs="Times New Roman"/>
          <w:color w:val="0000FF"/>
          <w:sz w:val="24"/>
          <w:szCs w:val="24"/>
        </w:rPr>
        <w:t>°</w:t>
      </w:r>
      <w:r w:rsidR="00246845" w:rsidRPr="00246845">
        <w:rPr>
          <w:rFonts w:ascii="Times New Roman" w:hAnsi="Times New Roman" w:cs="Times New Roman"/>
          <w:color w:val="0000FF"/>
          <w:sz w:val="24"/>
          <w:szCs w:val="24"/>
        </w:rPr>
        <w:t>C during pre-compaction was not excessive. The reason for the choice of temperatures was based on what was observed in our Flash SPS experiments. When the 'flash' phase occurred (35 kW in 30 sec), the sample often reached temperatures around 800 C. We were able to achieve decent magnetic performance from these experiments</w:t>
      </w:r>
      <w:r w:rsidR="007653E4">
        <w:rPr>
          <w:rFonts w:ascii="Times New Roman" w:hAnsi="Times New Roman" w:cs="Times New Roman"/>
          <w:color w:val="0000FF"/>
          <w:sz w:val="24"/>
          <w:szCs w:val="24"/>
        </w:rPr>
        <w:t xml:space="preserve"> [</w:t>
      </w:r>
      <w:r w:rsidR="007653E4" w:rsidRPr="007653E4">
        <w:rPr>
          <w:rFonts w:ascii="Times New Roman" w:hAnsi="Times New Roman" w:cs="Times New Roman"/>
          <w:b/>
          <w:bCs/>
          <w:color w:val="0000FF"/>
          <w:sz w:val="24"/>
          <w:szCs w:val="24"/>
        </w:rPr>
        <w:t>Mishra 2023</w:t>
      </w:r>
      <w:r w:rsidR="007653E4">
        <w:rPr>
          <w:rFonts w:ascii="Times New Roman" w:hAnsi="Times New Roman" w:cs="Times New Roman"/>
          <w:color w:val="0000FF"/>
          <w:sz w:val="24"/>
          <w:szCs w:val="24"/>
        </w:rPr>
        <w:t>]</w:t>
      </w:r>
      <w:r w:rsidR="00246845" w:rsidRPr="00246845">
        <w:rPr>
          <w:rFonts w:ascii="Times New Roman" w:hAnsi="Times New Roman" w:cs="Times New Roman"/>
          <w:color w:val="0000FF"/>
          <w:sz w:val="24"/>
          <w:szCs w:val="24"/>
        </w:rPr>
        <w:t>. Therefore, we translated the maximum temperature from the flash SPS experiments to our SPT experiments.</w:t>
      </w:r>
    </w:p>
    <w:p w14:paraId="22B705AA" w14:textId="6261098C" w:rsidR="009365B8" w:rsidRDefault="009365B8" w:rsidP="00432219">
      <w:pPr>
        <w:autoSpaceDE w:val="0"/>
        <w:autoSpaceDN w:val="0"/>
        <w:adjustRightInd w:val="0"/>
        <w:spacing w:after="0" w:line="240" w:lineRule="auto"/>
        <w:jc w:val="both"/>
        <w:rPr>
          <w:rFonts w:ascii="Times New Roman" w:hAnsi="Times New Roman" w:cs="Times New Roman"/>
          <w:color w:val="0000FF"/>
          <w:sz w:val="24"/>
          <w:szCs w:val="24"/>
        </w:rPr>
      </w:pPr>
    </w:p>
    <w:p w14:paraId="3FB821F1" w14:textId="18094CBF" w:rsidR="009365B8" w:rsidRDefault="009365B8"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color w:val="0000FF"/>
          <w:sz w:val="24"/>
          <w:szCs w:val="24"/>
        </w:rPr>
        <w:t>Since we did not change the current pulse ratio in our experiments, this information was omitted in the revised manuscript.</w:t>
      </w:r>
    </w:p>
    <w:p w14:paraId="5DF72271" w14:textId="77777777"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3D7BDA43" w14:textId="2BBD8102"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18) </w:t>
      </w:r>
      <w:r w:rsidRPr="00432219">
        <w:rPr>
          <w:rFonts w:ascii="Times New Roman" w:hAnsi="Times New Roman" w:cs="Times New Roman"/>
          <w:sz w:val="24"/>
          <w:szCs w:val="24"/>
        </w:rPr>
        <w:t>Materials and Methods/Page 14: ‘At Fraunhofer IWKS, the deformation experiments deal with the</w:t>
      </w:r>
      <w:r>
        <w:rPr>
          <w:rFonts w:ascii="Times New Roman" w:hAnsi="Times New Roman" w:cs="Times New Roman"/>
          <w:sz w:val="24"/>
          <w:szCs w:val="24"/>
        </w:rPr>
        <w:t xml:space="preserve"> </w:t>
      </w:r>
      <w:r w:rsidRPr="00432219">
        <w:rPr>
          <w:rFonts w:ascii="Times New Roman" w:hAnsi="Times New Roman" w:cs="Times New Roman"/>
          <w:sz w:val="24"/>
          <w:szCs w:val="24"/>
        </w:rPr>
        <w:t xml:space="preserve">conventional hot deformation of anisotropic Nd-Fe-B </w:t>
      </w:r>
      <w:proofErr w:type="gramStart"/>
      <w:r w:rsidRPr="00432219">
        <w:rPr>
          <w:rFonts w:ascii="Times New Roman" w:hAnsi="Times New Roman" w:cs="Times New Roman"/>
          <w:sz w:val="24"/>
          <w:szCs w:val="24"/>
        </w:rPr>
        <w:t>magnets, but</w:t>
      </w:r>
      <w:proofErr w:type="gramEnd"/>
      <w:r w:rsidRPr="00432219">
        <w:rPr>
          <w:rFonts w:ascii="Times New Roman" w:hAnsi="Times New Roman" w:cs="Times New Roman"/>
          <w:sz w:val="24"/>
          <w:szCs w:val="24"/>
        </w:rPr>
        <w:t xml:space="preserve"> using FAST/SPS technique for the hot</w:t>
      </w:r>
      <w:r>
        <w:rPr>
          <w:rFonts w:ascii="Times New Roman" w:hAnsi="Times New Roman" w:cs="Times New Roman"/>
          <w:sz w:val="24"/>
          <w:szCs w:val="24"/>
        </w:rPr>
        <w:t xml:space="preserve"> </w:t>
      </w:r>
      <w:r w:rsidRPr="00432219">
        <w:rPr>
          <w:rFonts w:ascii="Times New Roman" w:hAnsi="Times New Roman" w:cs="Times New Roman"/>
          <w:sz w:val="24"/>
          <w:szCs w:val="24"/>
        </w:rPr>
        <w:t>deformation step.’</w:t>
      </w:r>
    </w:p>
    <w:p w14:paraId="1279BFE2" w14:textId="30AC4F75"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sidRPr="00432219">
        <w:rPr>
          <w:rFonts w:ascii="Times New Roman" w:hAnsi="Times New Roman" w:cs="Times New Roman"/>
          <w:b/>
          <w:bCs/>
          <w:sz w:val="24"/>
          <w:szCs w:val="24"/>
        </w:rPr>
        <w:t xml:space="preserve">Try read this statement from a third person </w:t>
      </w:r>
      <w:proofErr w:type="gramStart"/>
      <w:r w:rsidRPr="00432219">
        <w:rPr>
          <w:rFonts w:ascii="Times New Roman" w:hAnsi="Times New Roman" w:cs="Times New Roman"/>
          <w:b/>
          <w:bCs/>
          <w:sz w:val="24"/>
          <w:szCs w:val="24"/>
        </w:rPr>
        <w:t>perspective</w:t>
      </w:r>
      <w:proofErr w:type="gramEnd"/>
      <w:r w:rsidRPr="00432219">
        <w:rPr>
          <w:rFonts w:ascii="Times New Roman" w:hAnsi="Times New Roman" w:cs="Times New Roman"/>
          <w:b/>
          <w:bCs/>
          <w:sz w:val="24"/>
          <w:szCs w:val="24"/>
        </w:rPr>
        <w:t xml:space="preserve"> and you will see how confusing it is. When you try to enforce distinguishing experimental work at two different places in parallel, it becomes a total mess to identify what authors are presenting, and then you are moving between the parameters without clarity. Why is temperature set here at 750 °C instead of 800 °C now? You should only use either </w:t>
      </w:r>
      <w:proofErr w:type="spellStart"/>
      <w:r w:rsidRPr="00432219">
        <w:rPr>
          <w:rFonts w:ascii="Times New Roman" w:hAnsi="Times New Roman" w:cs="Times New Roman"/>
          <w:b/>
          <w:bCs/>
          <w:sz w:val="24"/>
          <w:szCs w:val="24"/>
        </w:rPr>
        <w:t>kN</w:t>
      </w:r>
      <w:proofErr w:type="spellEnd"/>
      <w:r w:rsidRPr="00432219">
        <w:rPr>
          <w:rFonts w:ascii="Times New Roman" w:hAnsi="Times New Roman" w:cs="Times New Roman"/>
          <w:b/>
          <w:bCs/>
          <w:sz w:val="24"/>
          <w:szCs w:val="24"/>
        </w:rPr>
        <w:t xml:space="preserve"> or MPa for SPS pressures, not both.</w:t>
      </w:r>
    </w:p>
    <w:p w14:paraId="00FD0894" w14:textId="0FC4CC64"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sidRPr="00432219">
        <w:rPr>
          <w:rFonts w:ascii="Times New Roman" w:hAnsi="Times New Roman" w:cs="Times New Roman"/>
          <w:b/>
          <w:bCs/>
          <w:sz w:val="24"/>
          <w:szCs w:val="24"/>
        </w:rPr>
        <w:t xml:space="preserve">How it reads as a difference between Fraunhofer IWKS and </w:t>
      </w:r>
      <w:proofErr w:type="spellStart"/>
      <w:r w:rsidRPr="00432219">
        <w:rPr>
          <w:rFonts w:ascii="Times New Roman" w:hAnsi="Times New Roman" w:cs="Times New Roman"/>
          <w:b/>
          <w:bCs/>
          <w:sz w:val="24"/>
          <w:szCs w:val="24"/>
        </w:rPr>
        <w:t>Forschungszentrum</w:t>
      </w:r>
      <w:proofErr w:type="spellEnd"/>
      <w:r w:rsidRPr="00432219">
        <w:rPr>
          <w:rFonts w:ascii="Times New Roman" w:hAnsi="Times New Roman" w:cs="Times New Roman"/>
          <w:b/>
          <w:bCs/>
          <w:sz w:val="24"/>
          <w:szCs w:val="24"/>
        </w:rPr>
        <w:t xml:space="preserve"> </w:t>
      </w:r>
      <w:proofErr w:type="spellStart"/>
      <w:r w:rsidRPr="00432219">
        <w:rPr>
          <w:rFonts w:ascii="Times New Roman" w:hAnsi="Times New Roman" w:cs="Times New Roman"/>
          <w:b/>
          <w:bCs/>
          <w:sz w:val="24"/>
          <w:szCs w:val="24"/>
        </w:rPr>
        <w:t>Jülich</w:t>
      </w:r>
      <w:proofErr w:type="spellEnd"/>
      <w:r w:rsidRPr="00432219">
        <w:rPr>
          <w:rFonts w:ascii="Times New Roman" w:hAnsi="Times New Roman" w:cs="Times New Roman"/>
          <w:b/>
          <w:bCs/>
          <w:sz w:val="24"/>
          <w:szCs w:val="24"/>
        </w:rPr>
        <w:t xml:space="preserve"> is different die sizes for sintering and hot deformation. It is very fuzzy and ambiguous to read and understand what exactly is happening at multiple places and multiple different strategies to sinter/pre-sinter and hot deformation.</w:t>
      </w:r>
    </w:p>
    <w:p w14:paraId="0BE1C151" w14:textId="6EC2019C"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23C4BEED" w14:textId="37D2093D"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This has hopefully been rectified by clear separation of the SPT sections (semi-dense vs. dense) and indication that these experiments were occurring parallel to each other. Therefore</w:t>
      </w:r>
      <w:r w:rsidR="009365B8">
        <w:rPr>
          <w:rFonts w:ascii="Times New Roman" w:hAnsi="Times New Roman" w:cs="Times New Roman"/>
          <w:color w:val="0000FF"/>
          <w:sz w:val="24"/>
          <w:szCs w:val="24"/>
        </w:rPr>
        <w:t>,</w:t>
      </w:r>
      <w:r w:rsidR="00246845" w:rsidRPr="00246845">
        <w:rPr>
          <w:rFonts w:ascii="Times New Roman" w:hAnsi="Times New Roman" w:cs="Times New Roman"/>
          <w:color w:val="0000FF"/>
          <w:sz w:val="24"/>
          <w:szCs w:val="24"/>
        </w:rPr>
        <w:t xml:space="preserve"> not all strategies are shared.</w:t>
      </w:r>
    </w:p>
    <w:p w14:paraId="3D78AC17" w14:textId="77777777"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3DE7BAD4" w14:textId="6E3B7645"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lastRenderedPageBreak/>
        <w:t xml:space="preserve">19) </w:t>
      </w:r>
      <w:r w:rsidRPr="00432219">
        <w:rPr>
          <w:rFonts w:ascii="Times New Roman" w:hAnsi="Times New Roman" w:cs="Times New Roman"/>
          <w:sz w:val="24"/>
          <w:szCs w:val="24"/>
        </w:rPr>
        <w:t>Materials and Methods/Page 16: For a more detailed description, see the recent work of Maccari et al.</w:t>
      </w:r>
      <w:r>
        <w:rPr>
          <w:rFonts w:ascii="Times New Roman" w:hAnsi="Times New Roman" w:cs="Times New Roman"/>
          <w:sz w:val="24"/>
          <w:szCs w:val="24"/>
        </w:rPr>
        <w:t xml:space="preserve"> </w:t>
      </w:r>
      <w:r w:rsidRPr="00432219">
        <w:rPr>
          <w:rFonts w:ascii="Times New Roman" w:hAnsi="Times New Roman" w:cs="Times New Roman"/>
          <w:sz w:val="24"/>
          <w:szCs w:val="24"/>
        </w:rPr>
        <w:t>[32].</w:t>
      </w:r>
      <w:r>
        <w:rPr>
          <w:rFonts w:ascii="Times New Roman" w:hAnsi="Times New Roman" w:cs="Times New Roman"/>
          <w:sz w:val="24"/>
          <w:szCs w:val="24"/>
        </w:rPr>
        <w:t xml:space="preserve"> </w:t>
      </w:r>
      <w:r w:rsidRPr="00432219">
        <w:rPr>
          <w:rFonts w:ascii="Times New Roman" w:hAnsi="Times New Roman" w:cs="Times New Roman"/>
          <w:b/>
          <w:bCs/>
          <w:sz w:val="24"/>
          <w:szCs w:val="24"/>
        </w:rPr>
        <w:t xml:space="preserve">If I </w:t>
      </w:r>
      <w:proofErr w:type="gramStart"/>
      <w:r w:rsidRPr="00432219">
        <w:rPr>
          <w:rFonts w:ascii="Times New Roman" w:hAnsi="Times New Roman" w:cs="Times New Roman"/>
          <w:b/>
          <w:bCs/>
          <w:sz w:val="24"/>
          <w:szCs w:val="24"/>
        </w:rPr>
        <w:t>have to</w:t>
      </w:r>
      <w:proofErr w:type="gramEnd"/>
      <w:r w:rsidRPr="00432219">
        <w:rPr>
          <w:rFonts w:ascii="Times New Roman" w:hAnsi="Times New Roman" w:cs="Times New Roman"/>
          <w:b/>
          <w:bCs/>
          <w:sz w:val="24"/>
          <w:szCs w:val="24"/>
        </w:rPr>
        <w:t xml:space="preserve"> read the work of Maccari et al. [32] then why is there a need for this research?</w:t>
      </w:r>
    </w:p>
    <w:p w14:paraId="6585F29B"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7CB829EB" w14:textId="1BD9D55D"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Section </w:t>
      </w:r>
      <w:r w:rsidR="009365B8">
        <w:rPr>
          <w:rFonts w:ascii="Times New Roman" w:hAnsi="Times New Roman" w:cs="Times New Roman"/>
          <w:color w:val="0000FF"/>
          <w:sz w:val="24"/>
          <w:szCs w:val="24"/>
        </w:rPr>
        <w:t xml:space="preserve">on Flash SPS </w:t>
      </w:r>
      <w:r w:rsidR="00246845" w:rsidRPr="00246845">
        <w:rPr>
          <w:rFonts w:ascii="Times New Roman" w:hAnsi="Times New Roman" w:cs="Times New Roman"/>
          <w:color w:val="0000FF"/>
          <w:sz w:val="24"/>
          <w:szCs w:val="24"/>
        </w:rPr>
        <w:t>has been deleted</w:t>
      </w:r>
      <w:r w:rsidR="009365B8">
        <w:rPr>
          <w:rFonts w:ascii="Times New Roman" w:hAnsi="Times New Roman" w:cs="Times New Roman"/>
          <w:color w:val="0000FF"/>
          <w:sz w:val="24"/>
          <w:szCs w:val="24"/>
        </w:rPr>
        <w:t>.</w:t>
      </w:r>
    </w:p>
    <w:p w14:paraId="1C6653E5"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7C044586" w14:textId="4EF733B0"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20) </w:t>
      </w:r>
      <w:r w:rsidRPr="00432219">
        <w:rPr>
          <w:rFonts w:ascii="Times New Roman" w:hAnsi="Times New Roman" w:cs="Times New Roman"/>
          <w:sz w:val="24"/>
          <w:szCs w:val="24"/>
        </w:rPr>
        <w:t>Materials and Methods/Page 16: Figure 7b demonstrates the potential of Flash SPS for net shaping of Nd-Fe-B magnets, but the sample was not characterized regarding their magnetic properties so far. Related</w:t>
      </w:r>
      <w:r w:rsidR="00283C8E">
        <w:rPr>
          <w:rFonts w:ascii="Times New Roman" w:hAnsi="Times New Roman" w:cs="Times New Roman"/>
          <w:sz w:val="24"/>
          <w:szCs w:val="24"/>
        </w:rPr>
        <w:t xml:space="preserve"> </w:t>
      </w:r>
      <w:r w:rsidRPr="00432219">
        <w:rPr>
          <w:rFonts w:ascii="Times New Roman" w:hAnsi="Times New Roman" w:cs="Times New Roman"/>
          <w:sz w:val="24"/>
          <w:szCs w:val="24"/>
        </w:rPr>
        <w:t>results will be published in a separate manuscript soon.</w:t>
      </w:r>
    </w:p>
    <w:p w14:paraId="60FA9B83" w14:textId="57CF6D46" w:rsidR="00432219" w:rsidRPr="00283C8E" w:rsidRDefault="00432219" w:rsidP="00432219">
      <w:pPr>
        <w:autoSpaceDE w:val="0"/>
        <w:autoSpaceDN w:val="0"/>
        <w:adjustRightInd w:val="0"/>
        <w:spacing w:after="0" w:line="240" w:lineRule="auto"/>
        <w:jc w:val="both"/>
        <w:rPr>
          <w:rFonts w:ascii="Times New Roman" w:hAnsi="Times New Roman" w:cs="Times New Roman"/>
          <w:b/>
          <w:bCs/>
          <w:sz w:val="24"/>
          <w:szCs w:val="24"/>
        </w:rPr>
      </w:pPr>
      <w:r w:rsidRPr="00283C8E">
        <w:rPr>
          <w:rFonts w:ascii="Times New Roman" w:hAnsi="Times New Roman" w:cs="Times New Roman"/>
          <w:b/>
          <w:bCs/>
          <w:sz w:val="24"/>
          <w:szCs w:val="24"/>
        </w:rPr>
        <w:t>I think it is pivotal to add magnetic properties in the same manuscript, else this one can be rejected</w:t>
      </w:r>
      <w:r w:rsidR="00283C8E">
        <w:rPr>
          <w:rFonts w:ascii="Times New Roman" w:hAnsi="Times New Roman" w:cs="Times New Roman"/>
          <w:b/>
          <w:bCs/>
          <w:sz w:val="24"/>
          <w:szCs w:val="24"/>
        </w:rPr>
        <w:t xml:space="preserve"> </w:t>
      </w:r>
      <w:r w:rsidRPr="00283C8E">
        <w:rPr>
          <w:rFonts w:ascii="Times New Roman" w:hAnsi="Times New Roman" w:cs="Times New Roman"/>
          <w:b/>
          <w:bCs/>
          <w:sz w:val="24"/>
          <w:szCs w:val="24"/>
        </w:rPr>
        <w:t>entirely.</w:t>
      </w:r>
    </w:p>
    <w:p w14:paraId="1B49B6FE" w14:textId="75FDDF59"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276E5890" w14:textId="0EDB125A"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Section </w:t>
      </w:r>
      <w:r w:rsidR="009365B8">
        <w:rPr>
          <w:rFonts w:ascii="Times New Roman" w:hAnsi="Times New Roman" w:cs="Times New Roman"/>
          <w:color w:val="0000FF"/>
          <w:sz w:val="24"/>
          <w:szCs w:val="24"/>
        </w:rPr>
        <w:t xml:space="preserve">on Flash SPS </w:t>
      </w:r>
      <w:r w:rsidR="00246845" w:rsidRPr="00246845">
        <w:rPr>
          <w:rFonts w:ascii="Times New Roman" w:hAnsi="Times New Roman" w:cs="Times New Roman"/>
          <w:color w:val="0000FF"/>
          <w:sz w:val="24"/>
          <w:szCs w:val="24"/>
        </w:rPr>
        <w:t>has been deleted</w:t>
      </w:r>
      <w:r w:rsidR="009365B8">
        <w:rPr>
          <w:rFonts w:ascii="Times New Roman" w:hAnsi="Times New Roman" w:cs="Times New Roman"/>
          <w:color w:val="0000FF"/>
          <w:sz w:val="24"/>
          <w:szCs w:val="24"/>
        </w:rPr>
        <w:t>.</w:t>
      </w:r>
    </w:p>
    <w:p w14:paraId="243C5D9B" w14:textId="3ADFC46C"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771F71C7" w14:textId="77777777" w:rsidR="00283C8E" w:rsidRPr="00283C8E" w:rsidRDefault="00283C8E" w:rsidP="00283C8E">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21) </w:t>
      </w:r>
      <w:r w:rsidRPr="00283C8E">
        <w:rPr>
          <w:rFonts w:ascii="Times New Roman" w:hAnsi="Times New Roman" w:cs="Times New Roman"/>
          <w:sz w:val="24"/>
          <w:szCs w:val="24"/>
        </w:rPr>
        <w:t xml:space="preserve">Materials and Methods/Page 17: </w:t>
      </w:r>
      <w:r w:rsidRPr="00283C8E">
        <w:rPr>
          <w:rFonts w:ascii="Times New Roman" w:hAnsi="Times New Roman" w:cs="Times New Roman"/>
          <w:b/>
          <w:bCs/>
          <w:sz w:val="24"/>
          <w:szCs w:val="24"/>
        </w:rPr>
        <w:t>Why is relative density less than 100% in case of Flash hot</w:t>
      </w:r>
    </w:p>
    <w:p w14:paraId="357F3728" w14:textId="5F0B7E82" w:rsidR="00432219" w:rsidRDefault="00283C8E" w:rsidP="00283C8E">
      <w:pPr>
        <w:autoSpaceDE w:val="0"/>
        <w:autoSpaceDN w:val="0"/>
        <w:adjustRightInd w:val="0"/>
        <w:spacing w:after="0" w:line="240" w:lineRule="auto"/>
        <w:jc w:val="both"/>
        <w:rPr>
          <w:rFonts w:ascii="Times New Roman" w:hAnsi="Times New Roman" w:cs="Times New Roman"/>
          <w:b/>
          <w:bCs/>
          <w:sz w:val="24"/>
          <w:szCs w:val="24"/>
        </w:rPr>
      </w:pPr>
      <w:r w:rsidRPr="00283C8E">
        <w:rPr>
          <w:rFonts w:ascii="Times New Roman" w:hAnsi="Times New Roman" w:cs="Times New Roman"/>
          <w:b/>
          <w:bCs/>
          <w:sz w:val="24"/>
          <w:szCs w:val="24"/>
        </w:rPr>
        <w:t xml:space="preserve">deformation even though greater than 70% height reduction has been </w:t>
      </w:r>
      <w:proofErr w:type="gramStart"/>
      <w:r w:rsidRPr="00283C8E">
        <w:rPr>
          <w:rFonts w:ascii="Times New Roman" w:hAnsi="Times New Roman" w:cs="Times New Roman"/>
          <w:b/>
          <w:bCs/>
          <w:sz w:val="24"/>
          <w:szCs w:val="24"/>
        </w:rPr>
        <w:t>achieved?</w:t>
      </w:r>
      <w:proofErr w:type="gramEnd"/>
    </w:p>
    <w:p w14:paraId="57011EE3" w14:textId="610AC640" w:rsidR="00283C8E" w:rsidRP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756472A4" w14:textId="04EEA33C" w:rsidR="00283C8E" w:rsidRPr="00283C8E" w:rsidRDefault="00297FBE" w:rsidP="00283C8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Section </w:t>
      </w:r>
      <w:r w:rsidR="009365B8">
        <w:rPr>
          <w:rFonts w:ascii="Times New Roman" w:hAnsi="Times New Roman" w:cs="Times New Roman"/>
          <w:color w:val="0000FF"/>
          <w:sz w:val="24"/>
          <w:szCs w:val="24"/>
        </w:rPr>
        <w:t xml:space="preserve">of Flash SPS </w:t>
      </w:r>
      <w:r w:rsidR="00246845" w:rsidRPr="00246845">
        <w:rPr>
          <w:rFonts w:ascii="Times New Roman" w:hAnsi="Times New Roman" w:cs="Times New Roman"/>
          <w:color w:val="0000FF"/>
          <w:sz w:val="24"/>
          <w:szCs w:val="24"/>
        </w:rPr>
        <w:t>has been deleted</w:t>
      </w:r>
      <w:r w:rsidR="009365B8">
        <w:rPr>
          <w:rFonts w:ascii="Times New Roman" w:hAnsi="Times New Roman" w:cs="Times New Roman"/>
          <w:color w:val="0000FF"/>
          <w:sz w:val="24"/>
          <w:szCs w:val="24"/>
        </w:rPr>
        <w:t xml:space="preserve">. In the case of Flash SPS, samples were hot deformed without an outer die leading to frayed edges with some undefined residual porosity.  </w:t>
      </w:r>
    </w:p>
    <w:p w14:paraId="6ECA2678" w14:textId="77777777"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41E7FC30" w14:textId="69597AA6" w:rsidR="00283C8E" w:rsidRPr="00283C8E" w:rsidRDefault="00283C8E" w:rsidP="00283C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22) </w:t>
      </w:r>
      <w:r w:rsidRPr="00283C8E">
        <w:rPr>
          <w:rFonts w:ascii="Times New Roman" w:hAnsi="Times New Roman" w:cs="Times New Roman"/>
          <w:sz w:val="24"/>
          <w:szCs w:val="24"/>
        </w:rPr>
        <w:t xml:space="preserve">Results/Page 20: Why the magnetic properties especially </w:t>
      </w:r>
      <w:proofErr w:type="spellStart"/>
      <w:r w:rsidRPr="00283C8E">
        <w:rPr>
          <w:rFonts w:ascii="Times New Roman" w:hAnsi="Times New Roman" w:cs="Times New Roman"/>
          <w:sz w:val="24"/>
          <w:szCs w:val="24"/>
        </w:rPr>
        <w:t>HCi</w:t>
      </w:r>
      <w:proofErr w:type="spellEnd"/>
      <w:r w:rsidRPr="00283C8E">
        <w:rPr>
          <w:rFonts w:ascii="Times New Roman" w:hAnsi="Times New Roman" w:cs="Times New Roman"/>
          <w:sz w:val="24"/>
          <w:szCs w:val="24"/>
        </w:rPr>
        <w:t xml:space="preserve"> of P800-100 are higher than P800-50</w:t>
      </w:r>
      <w:r>
        <w:rPr>
          <w:rFonts w:ascii="Times New Roman" w:hAnsi="Times New Roman" w:cs="Times New Roman"/>
          <w:sz w:val="24"/>
          <w:szCs w:val="24"/>
        </w:rPr>
        <w:t xml:space="preserve"> </w:t>
      </w:r>
      <w:r w:rsidRPr="00283C8E">
        <w:rPr>
          <w:rFonts w:ascii="Times New Roman" w:hAnsi="Times New Roman" w:cs="Times New Roman"/>
          <w:sz w:val="24"/>
          <w:szCs w:val="24"/>
        </w:rPr>
        <w:t>and P750-50, but then again Br is higher than other two as well?</w:t>
      </w:r>
    </w:p>
    <w:p w14:paraId="21185D42" w14:textId="50DE5ED0" w:rsidR="00283C8E" w:rsidRPr="00283C8E" w:rsidRDefault="00283C8E" w:rsidP="00283C8E">
      <w:pPr>
        <w:autoSpaceDE w:val="0"/>
        <w:autoSpaceDN w:val="0"/>
        <w:adjustRightInd w:val="0"/>
        <w:spacing w:after="0" w:line="240" w:lineRule="auto"/>
        <w:jc w:val="both"/>
        <w:rPr>
          <w:rFonts w:ascii="Times New Roman" w:hAnsi="Times New Roman" w:cs="Times New Roman"/>
          <w:b/>
          <w:bCs/>
          <w:color w:val="FF0000"/>
          <w:sz w:val="24"/>
          <w:szCs w:val="24"/>
        </w:rPr>
      </w:pPr>
      <w:r w:rsidRPr="00283C8E">
        <w:rPr>
          <w:rFonts w:ascii="Times New Roman" w:hAnsi="Times New Roman" w:cs="Times New Roman"/>
          <w:b/>
          <w:bCs/>
          <w:color w:val="FF0000"/>
          <w:sz w:val="24"/>
          <w:szCs w:val="24"/>
        </w:rPr>
        <w:t>What is special in processing of HDS701 and HDS704 samples that both their coercivity and remanence are higher than other samples? The Br values for HDS samples are considerably higher at 70 MPa than 500 MPa deformed samples, why? My concern with results section is that the authors only comment on results or present in form of a table but there is hardly any explanation on how the parameters prompted towards the magnetic properties and microstructure. The variation in parameters and then citing them in results section is mostly in inappropriate manner which does not follow a pattern, and this randomization of results presentation makes understanding of overall script quite cumbersome.</w:t>
      </w:r>
    </w:p>
    <w:p w14:paraId="1D416E23" w14:textId="77777777" w:rsidR="00283C8E" w:rsidRPr="00283C8E" w:rsidRDefault="00283C8E" w:rsidP="00283C8E">
      <w:pPr>
        <w:autoSpaceDE w:val="0"/>
        <w:autoSpaceDN w:val="0"/>
        <w:adjustRightInd w:val="0"/>
        <w:spacing w:after="0" w:line="240" w:lineRule="auto"/>
        <w:jc w:val="both"/>
        <w:rPr>
          <w:rFonts w:ascii="Times New Roman" w:hAnsi="Times New Roman" w:cs="Times New Roman"/>
          <w:b/>
          <w:bCs/>
          <w:color w:val="FF0000"/>
          <w:sz w:val="24"/>
          <w:szCs w:val="24"/>
        </w:rPr>
      </w:pPr>
      <w:r w:rsidRPr="00283C8E">
        <w:rPr>
          <w:rFonts w:ascii="Times New Roman" w:hAnsi="Times New Roman" w:cs="Times New Roman"/>
          <w:b/>
          <w:bCs/>
          <w:color w:val="FF0000"/>
          <w:sz w:val="24"/>
          <w:szCs w:val="24"/>
        </w:rPr>
        <w:t xml:space="preserve">The deformation curve is very relative to how particles of certain size are present within the SPS dies. If there is a bigger variation in particle size, we can anticipate a bigger deformation curve as gap filling occurs which can also lead to bigger misalignment of particles under pressure in SPS, and vice versa. </w:t>
      </w:r>
    </w:p>
    <w:p w14:paraId="2F44DA6E" w14:textId="722AF84C" w:rsidR="00432219" w:rsidRPr="00283C8E" w:rsidRDefault="00283C8E" w:rsidP="00283C8E">
      <w:pPr>
        <w:autoSpaceDE w:val="0"/>
        <w:autoSpaceDN w:val="0"/>
        <w:adjustRightInd w:val="0"/>
        <w:spacing w:after="0" w:line="240" w:lineRule="auto"/>
        <w:jc w:val="both"/>
        <w:rPr>
          <w:rFonts w:ascii="Times New Roman" w:hAnsi="Times New Roman" w:cs="Times New Roman"/>
          <w:b/>
          <w:bCs/>
          <w:color w:val="FF0000"/>
          <w:sz w:val="24"/>
          <w:szCs w:val="24"/>
        </w:rPr>
      </w:pPr>
      <w:r w:rsidRPr="00283C8E">
        <w:rPr>
          <w:rFonts w:ascii="Times New Roman" w:hAnsi="Times New Roman" w:cs="Times New Roman"/>
          <w:b/>
          <w:bCs/>
          <w:color w:val="FF0000"/>
          <w:sz w:val="24"/>
          <w:szCs w:val="24"/>
        </w:rPr>
        <w:t>Why additional pressure hold during the cooling phase was not established, as it could have resulted in approaching nearly full densification in Flash SPS samples?</w:t>
      </w:r>
    </w:p>
    <w:p w14:paraId="758475AA" w14:textId="75A2F6E9"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07E7481A" w14:textId="548C1BC2" w:rsidR="00283C8E" w:rsidRDefault="00297FBE" w:rsidP="00283C8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Thank you for your comment. It has been attempted to make it clearer that these experimental series were occurring in parallel to each other without collaboration at the time. Many of the same observations were noted to be seen, e</w:t>
      </w:r>
      <w:r w:rsidR="009365B8">
        <w:rPr>
          <w:rFonts w:ascii="Times New Roman" w:hAnsi="Times New Roman" w:cs="Times New Roman"/>
          <w:color w:val="0000FF"/>
          <w:sz w:val="24"/>
          <w:szCs w:val="24"/>
        </w:rPr>
        <w:t>.</w:t>
      </w:r>
      <w:r w:rsidR="00246845" w:rsidRPr="00246845">
        <w:rPr>
          <w:rFonts w:ascii="Times New Roman" w:hAnsi="Times New Roman" w:cs="Times New Roman"/>
          <w:color w:val="0000FF"/>
          <w:sz w:val="24"/>
          <w:szCs w:val="24"/>
        </w:rPr>
        <w:t>g</w:t>
      </w:r>
      <w:r w:rsidR="009365B8">
        <w:rPr>
          <w:rFonts w:ascii="Times New Roman" w:hAnsi="Times New Roman" w:cs="Times New Roman"/>
          <w:color w:val="0000FF"/>
          <w:sz w:val="24"/>
          <w:szCs w:val="24"/>
        </w:rPr>
        <w:t>.</w:t>
      </w:r>
      <w:r w:rsidR="00246845" w:rsidRPr="00246845">
        <w:rPr>
          <w:rFonts w:ascii="Times New Roman" w:hAnsi="Times New Roman" w:cs="Times New Roman"/>
          <w:color w:val="0000FF"/>
          <w:sz w:val="24"/>
          <w:szCs w:val="24"/>
        </w:rPr>
        <w:t>, grain growth at pressures above 100 MPa + 800 C, misalignment of grains when the starting compact was not fully dense. The authors hope there is a clearer thread among the discussion section after this revision.</w:t>
      </w:r>
    </w:p>
    <w:p w14:paraId="135EB138" w14:textId="32C177B4"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45E3AEB3" w14:textId="054E05B5" w:rsidR="00283C8E" w:rsidRPr="00283C8E" w:rsidRDefault="00283C8E" w:rsidP="00283C8E">
      <w:pPr>
        <w:autoSpaceDE w:val="0"/>
        <w:autoSpaceDN w:val="0"/>
        <w:adjustRightInd w:val="0"/>
        <w:spacing w:after="0" w:line="240" w:lineRule="auto"/>
        <w:jc w:val="both"/>
        <w:rPr>
          <w:rFonts w:ascii="Times New Roman" w:hAnsi="Times New Roman" w:cs="Times New Roman"/>
          <w:b/>
          <w:bCs/>
          <w:color w:val="FF0000"/>
          <w:sz w:val="24"/>
          <w:szCs w:val="24"/>
        </w:rPr>
      </w:pPr>
      <w:r>
        <w:rPr>
          <w:rFonts w:ascii="Times New Roman" w:hAnsi="Times New Roman" w:cs="Times New Roman"/>
          <w:sz w:val="24"/>
          <w:szCs w:val="24"/>
        </w:rPr>
        <w:t xml:space="preserve">23) </w:t>
      </w:r>
      <w:r w:rsidRPr="00283C8E">
        <w:rPr>
          <w:rFonts w:ascii="Times New Roman" w:hAnsi="Times New Roman" w:cs="Times New Roman"/>
          <w:sz w:val="24"/>
          <w:szCs w:val="24"/>
        </w:rPr>
        <w:t xml:space="preserve">Results/Page 24: </w:t>
      </w:r>
      <w:r w:rsidRPr="00283C8E">
        <w:rPr>
          <w:rFonts w:ascii="Times New Roman" w:hAnsi="Times New Roman" w:cs="Times New Roman"/>
          <w:b/>
          <w:bCs/>
          <w:color w:val="FF0000"/>
          <w:sz w:val="24"/>
          <w:szCs w:val="24"/>
        </w:rPr>
        <w:t xml:space="preserve">Now in Figure 10 (a) which is BSE SEM image of surface and not cross-section, under 100 MPa deformation there are well-defined particle boundaries perpendicular to the direction of direction of pressing, whereas in Figure 10 (b), </w:t>
      </w:r>
      <w:proofErr w:type="spellStart"/>
      <w:r w:rsidRPr="00283C8E">
        <w:rPr>
          <w:rFonts w:ascii="Times New Roman" w:hAnsi="Times New Roman" w:cs="Times New Roman"/>
          <w:b/>
          <w:bCs/>
          <w:color w:val="FF0000"/>
          <w:sz w:val="24"/>
          <w:szCs w:val="24"/>
        </w:rPr>
        <w:t>te</w:t>
      </w:r>
      <w:proofErr w:type="spellEnd"/>
      <w:r w:rsidRPr="00283C8E">
        <w:rPr>
          <w:rFonts w:ascii="Times New Roman" w:hAnsi="Times New Roman" w:cs="Times New Roman"/>
          <w:b/>
          <w:bCs/>
          <w:color w:val="FF0000"/>
          <w:sz w:val="24"/>
          <w:szCs w:val="24"/>
        </w:rPr>
        <w:t xml:space="preserve"> particle </w:t>
      </w:r>
      <w:r w:rsidRPr="00283C8E">
        <w:rPr>
          <w:rFonts w:ascii="Times New Roman" w:hAnsi="Times New Roman" w:cs="Times New Roman"/>
          <w:b/>
          <w:bCs/>
          <w:color w:val="FF0000"/>
          <w:sz w:val="24"/>
          <w:szCs w:val="24"/>
        </w:rPr>
        <w:lastRenderedPageBreak/>
        <w:t>boundaries are rather random. Some follow direction of pressing while some are perpendicular to it.</w:t>
      </w:r>
    </w:p>
    <w:p w14:paraId="4319FD5F" w14:textId="41B558C5" w:rsidR="00283C8E" w:rsidRPr="00283C8E" w:rsidRDefault="00283C8E" w:rsidP="00283C8E">
      <w:pPr>
        <w:autoSpaceDE w:val="0"/>
        <w:autoSpaceDN w:val="0"/>
        <w:adjustRightInd w:val="0"/>
        <w:spacing w:after="0" w:line="240" w:lineRule="auto"/>
        <w:jc w:val="both"/>
        <w:rPr>
          <w:rFonts w:ascii="Times New Roman" w:hAnsi="Times New Roman" w:cs="Times New Roman"/>
          <w:b/>
          <w:bCs/>
          <w:color w:val="FF0000"/>
          <w:sz w:val="24"/>
          <w:szCs w:val="24"/>
        </w:rPr>
      </w:pPr>
      <w:r w:rsidRPr="00283C8E">
        <w:rPr>
          <w:rFonts w:ascii="Times New Roman" w:hAnsi="Times New Roman" w:cs="Times New Roman"/>
          <w:b/>
          <w:bCs/>
          <w:color w:val="FF0000"/>
          <w:sz w:val="24"/>
          <w:szCs w:val="24"/>
        </w:rPr>
        <w:t>What happens to the particle boundary Nd-rich phase and how do you anticipate intergranular Nd-rich phase to flow under the application of higher deformation pressures as the grains come under c-axis alignment? What is the origin of larger sized grains and their texture under higher deformation pressures at the particle boundaries richer with Nd-intergranular phase? There is simply no discussion of results whatso ever present.</w:t>
      </w:r>
    </w:p>
    <w:p w14:paraId="651B4CB1" w14:textId="635A0BF3"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10894777" w14:textId="1E41E0F3" w:rsidR="00283C8E" w:rsidRDefault="00297FBE" w:rsidP="00283C8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This figure is a cross section. Yes, the particle boundaries are random and likely due to how the powder is compacted during the process. Some particle boundaries are perpendicular as the boundaries of the particles do not simply dissolve into the matrix and maintain their form even during deformation. This could be due to oxides on the surfaces of the particles preventing full Nd grain boundary phase liquid formation.</w:t>
      </w:r>
    </w:p>
    <w:p w14:paraId="4D7D6316" w14:textId="5E4F2705"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1D98D777" w14:textId="0AF60662"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24) </w:t>
      </w:r>
      <w:r w:rsidRPr="00283C8E">
        <w:rPr>
          <w:rFonts w:ascii="Times New Roman" w:hAnsi="Times New Roman" w:cs="Times New Roman"/>
          <w:sz w:val="24"/>
          <w:szCs w:val="24"/>
        </w:rPr>
        <w:t xml:space="preserve">Results/26: </w:t>
      </w:r>
      <w:r w:rsidRPr="00283C8E">
        <w:rPr>
          <w:rFonts w:ascii="Times New Roman" w:hAnsi="Times New Roman" w:cs="Times New Roman"/>
          <w:b/>
          <w:bCs/>
          <w:sz w:val="24"/>
          <w:szCs w:val="24"/>
        </w:rPr>
        <w:t>How the grain growth in Figure 12 has translated to magnetic properties variation, please write within results section?</w:t>
      </w:r>
    </w:p>
    <w:p w14:paraId="1B5F9786" w14:textId="3D44B2D1"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0F8CCC2D" w14:textId="16381565" w:rsidR="00283C8E" w:rsidRPr="00246845" w:rsidRDefault="00297FBE" w:rsidP="00283C8E">
      <w:pPr>
        <w:autoSpaceDE w:val="0"/>
        <w:autoSpaceDN w:val="0"/>
        <w:adjustRightInd w:val="0"/>
        <w:spacing w:after="0" w:line="240" w:lineRule="auto"/>
        <w:jc w:val="both"/>
        <w:rPr>
          <w:rFonts w:ascii="Times New Roman" w:hAnsi="Times New Roman" w:cs="Times New Roman"/>
          <w:color w:val="33CC33"/>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commentRangeStart w:id="14"/>
      <w:r w:rsidR="00246845" w:rsidRPr="00246845">
        <w:rPr>
          <w:rFonts w:ascii="Times New Roman" w:hAnsi="Times New Roman" w:cs="Times New Roman"/>
          <w:color w:val="33CC33"/>
          <w:sz w:val="24"/>
          <w:szCs w:val="24"/>
        </w:rPr>
        <w:t>Answer still missed</w:t>
      </w:r>
      <w:commentRangeEnd w:id="14"/>
      <w:r w:rsidR="009365B8">
        <w:rPr>
          <w:rStyle w:val="Refdecomentrio"/>
        </w:rPr>
        <w:commentReference w:id="14"/>
      </w:r>
    </w:p>
    <w:p w14:paraId="334125C3" w14:textId="65526E79"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41230DAA" w14:textId="3F32B4D7" w:rsidR="00283C8E" w:rsidRPr="00297FBE" w:rsidRDefault="00283C8E" w:rsidP="00283C8E">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25) </w:t>
      </w:r>
      <w:r w:rsidRPr="00283C8E">
        <w:rPr>
          <w:rFonts w:ascii="Times New Roman" w:hAnsi="Times New Roman" w:cs="Times New Roman"/>
          <w:sz w:val="24"/>
          <w:szCs w:val="24"/>
        </w:rPr>
        <w:t xml:space="preserve">Results/Page 29: </w:t>
      </w:r>
      <w:r w:rsidRPr="00297FBE">
        <w:rPr>
          <w:rFonts w:ascii="Times New Roman" w:hAnsi="Times New Roman" w:cs="Times New Roman"/>
          <w:b/>
          <w:bCs/>
          <w:sz w:val="24"/>
          <w:szCs w:val="24"/>
        </w:rPr>
        <w:t>The magnification level of different trends in microstructure should be at the</w:t>
      </w:r>
      <w:r w:rsidR="00297FBE">
        <w:rPr>
          <w:rFonts w:ascii="Times New Roman" w:hAnsi="Times New Roman" w:cs="Times New Roman"/>
          <w:b/>
          <w:bCs/>
          <w:sz w:val="24"/>
          <w:szCs w:val="24"/>
        </w:rPr>
        <w:t xml:space="preserve"> </w:t>
      </w:r>
      <w:r w:rsidRPr="00297FBE">
        <w:rPr>
          <w:rFonts w:ascii="Times New Roman" w:hAnsi="Times New Roman" w:cs="Times New Roman"/>
          <w:b/>
          <w:bCs/>
          <w:sz w:val="24"/>
          <w:szCs w:val="24"/>
        </w:rPr>
        <w:t>same level, for instance Figure 10 cannot be clearly related to Figure 14, and so on.</w:t>
      </w:r>
    </w:p>
    <w:p w14:paraId="40779932" w14:textId="77777777" w:rsidR="00297FBE" w:rsidRDefault="00297FBE" w:rsidP="00283C8E">
      <w:pPr>
        <w:autoSpaceDE w:val="0"/>
        <w:autoSpaceDN w:val="0"/>
        <w:adjustRightInd w:val="0"/>
        <w:spacing w:after="0" w:line="240" w:lineRule="auto"/>
        <w:jc w:val="both"/>
        <w:rPr>
          <w:rFonts w:ascii="Times New Roman" w:hAnsi="Times New Roman" w:cs="Times New Roman"/>
          <w:sz w:val="24"/>
          <w:szCs w:val="24"/>
        </w:rPr>
      </w:pPr>
    </w:p>
    <w:p w14:paraId="084306B1" w14:textId="64C0987C" w:rsidR="00297FBE" w:rsidRPr="0013348B" w:rsidRDefault="00297FBE" w:rsidP="00283C8E">
      <w:pPr>
        <w:autoSpaceDE w:val="0"/>
        <w:autoSpaceDN w:val="0"/>
        <w:adjustRightInd w:val="0"/>
        <w:spacing w:after="0" w:line="240" w:lineRule="auto"/>
        <w:jc w:val="both"/>
        <w:rPr>
          <w:rFonts w:ascii="Times New Roman" w:hAnsi="Times New Roman" w:cs="Times New Roman"/>
          <w:color w:val="0000FF"/>
          <w:sz w:val="24"/>
          <w:szCs w:val="24"/>
        </w:rPr>
      </w:pPr>
      <w:r w:rsidRPr="0013348B">
        <w:rPr>
          <w:rFonts w:ascii="Times New Roman" w:hAnsi="Times New Roman" w:cs="Times New Roman"/>
          <w:color w:val="0000FF"/>
          <w:sz w:val="24"/>
          <w:szCs w:val="24"/>
        </w:rPr>
        <w:t>Answer:</w:t>
      </w:r>
      <w:r w:rsidR="00246845" w:rsidRPr="0013348B">
        <w:rPr>
          <w:rFonts w:ascii="Times New Roman" w:hAnsi="Times New Roman" w:cs="Times New Roman"/>
          <w:color w:val="0000FF"/>
          <w:sz w:val="24"/>
          <w:szCs w:val="24"/>
        </w:rPr>
        <w:t xml:space="preserve"> </w:t>
      </w:r>
      <w:commentRangeStart w:id="15"/>
      <w:r w:rsidR="0013348B" w:rsidRPr="0013348B">
        <w:rPr>
          <w:rFonts w:ascii="Times New Roman" w:hAnsi="Times New Roman" w:cs="Times New Roman"/>
          <w:color w:val="0000FF"/>
          <w:sz w:val="24"/>
          <w:szCs w:val="24"/>
        </w:rPr>
        <w:t xml:space="preserve">Figure 14 </w:t>
      </w:r>
      <w:r w:rsidR="0013348B">
        <w:rPr>
          <w:rFonts w:ascii="Times New Roman" w:hAnsi="Times New Roman" w:cs="Times New Roman"/>
          <w:color w:val="0000FF"/>
          <w:sz w:val="24"/>
          <w:szCs w:val="24"/>
        </w:rPr>
        <w:t>has been</w:t>
      </w:r>
      <w:r w:rsidR="0013348B" w:rsidRPr="0013348B">
        <w:rPr>
          <w:rFonts w:ascii="Times New Roman" w:hAnsi="Times New Roman" w:cs="Times New Roman"/>
          <w:color w:val="0000FF"/>
          <w:sz w:val="24"/>
          <w:szCs w:val="24"/>
        </w:rPr>
        <w:t xml:space="preserve"> omitted in the revised manuscript.</w:t>
      </w:r>
      <w:commentRangeEnd w:id="15"/>
      <w:r w:rsidR="0013348B">
        <w:rPr>
          <w:rStyle w:val="Refdecomentrio"/>
        </w:rPr>
        <w:commentReference w:id="15"/>
      </w:r>
    </w:p>
    <w:p w14:paraId="7C210E62" w14:textId="77777777" w:rsidR="00297FBE" w:rsidRDefault="00297FBE" w:rsidP="00283C8E">
      <w:pPr>
        <w:autoSpaceDE w:val="0"/>
        <w:autoSpaceDN w:val="0"/>
        <w:adjustRightInd w:val="0"/>
        <w:spacing w:after="0" w:line="240" w:lineRule="auto"/>
        <w:jc w:val="both"/>
        <w:rPr>
          <w:rFonts w:ascii="Times New Roman" w:hAnsi="Times New Roman" w:cs="Times New Roman"/>
          <w:sz w:val="24"/>
          <w:szCs w:val="24"/>
        </w:rPr>
      </w:pPr>
    </w:p>
    <w:p w14:paraId="2665007C" w14:textId="1B31C428" w:rsidR="00283C8E" w:rsidRDefault="00297FBE" w:rsidP="00283C8E">
      <w:pPr>
        <w:autoSpaceDE w:val="0"/>
        <w:autoSpaceDN w:val="0"/>
        <w:adjustRightInd w:val="0"/>
        <w:spacing w:after="0" w:line="240" w:lineRule="auto"/>
        <w:jc w:val="both"/>
        <w:rPr>
          <w:rFonts w:ascii="Times New Roman" w:hAnsi="Times New Roman" w:cs="Times New Roman"/>
          <w:b/>
          <w:bCs/>
          <w:color w:val="FF0000"/>
          <w:sz w:val="24"/>
          <w:szCs w:val="24"/>
        </w:rPr>
      </w:pPr>
      <w:r>
        <w:rPr>
          <w:rFonts w:ascii="Times New Roman" w:hAnsi="Times New Roman" w:cs="Times New Roman"/>
          <w:sz w:val="24"/>
          <w:szCs w:val="24"/>
        </w:rPr>
        <w:t xml:space="preserve">26) </w:t>
      </w:r>
      <w:r w:rsidR="00283C8E" w:rsidRPr="00283C8E">
        <w:rPr>
          <w:rFonts w:ascii="Times New Roman" w:hAnsi="Times New Roman" w:cs="Times New Roman"/>
          <w:sz w:val="24"/>
          <w:szCs w:val="24"/>
        </w:rPr>
        <w:t xml:space="preserve">Results/Line 254 – 256: </w:t>
      </w:r>
      <w:r w:rsidR="00283C8E" w:rsidRPr="00297FBE">
        <w:rPr>
          <w:rFonts w:ascii="Times New Roman" w:hAnsi="Times New Roman" w:cs="Times New Roman"/>
          <w:b/>
          <w:bCs/>
          <w:color w:val="FF0000"/>
          <w:sz w:val="24"/>
          <w:szCs w:val="24"/>
        </w:rPr>
        <w:t xml:space="preserve">I really do not see a benefit of pre-heating in Flash SPS stage towards c-axis texture considering this short dwell is well below the ternary transition temperature, so pre-heating at 251 </w:t>
      </w:r>
      <w:r>
        <w:rPr>
          <w:rFonts w:ascii="Times New Roman" w:hAnsi="Times New Roman" w:cs="Times New Roman"/>
          <w:b/>
          <w:bCs/>
          <w:color w:val="FF0000"/>
          <w:sz w:val="24"/>
          <w:szCs w:val="24"/>
        </w:rPr>
        <w:t>°</w:t>
      </w:r>
      <w:r w:rsidR="00283C8E" w:rsidRPr="00297FBE">
        <w:rPr>
          <w:rFonts w:ascii="Times New Roman" w:hAnsi="Times New Roman" w:cs="Times New Roman"/>
          <w:b/>
          <w:bCs/>
          <w:color w:val="FF0000"/>
          <w:sz w:val="24"/>
          <w:szCs w:val="24"/>
        </w:rPr>
        <w:t xml:space="preserve">C is of course not of any benefit, while at 600 </w:t>
      </w:r>
      <w:r>
        <w:rPr>
          <w:rFonts w:ascii="Times New Roman" w:hAnsi="Times New Roman" w:cs="Times New Roman"/>
          <w:b/>
          <w:bCs/>
          <w:color w:val="FF0000"/>
          <w:sz w:val="24"/>
          <w:szCs w:val="24"/>
        </w:rPr>
        <w:t>°</w:t>
      </w:r>
      <w:r w:rsidR="00283C8E" w:rsidRPr="00297FBE">
        <w:rPr>
          <w:rFonts w:ascii="Times New Roman" w:hAnsi="Times New Roman" w:cs="Times New Roman"/>
          <w:b/>
          <w:bCs/>
          <w:color w:val="FF0000"/>
          <w:sz w:val="24"/>
          <w:szCs w:val="24"/>
        </w:rPr>
        <w:t>C the authors can comment related to porosity control. At the end of this section and from Figure 15, what exactly authors want to infer is then contradicting to their conclusion that pre-heating has benefits towards texturing and grain growth. How this texture and grain growth relates to reduction in coercivity is plainly missing, so discuss thoroughly.</w:t>
      </w:r>
    </w:p>
    <w:p w14:paraId="5F3F046D" w14:textId="0F99B7E5" w:rsidR="00297FBE" w:rsidRPr="00297FBE" w:rsidRDefault="00297FBE" w:rsidP="00283C8E">
      <w:pPr>
        <w:autoSpaceDE w:val="0"/>
        <w:autoSpaceDN w:val="0"/>
        <w:adjustRightInd w:val="0"/>
        <w:spacing w:after="0" w:line="240" w:lineRule="auto"/>
        <w:jc w:val="both"/>
        <w:rPr>
          <w:rFonts w:ascii="Times New Roman" w:hAnsi="Times New Roman" w:cs="Times New Roman"/>
          <w:sz w:val="24"/>
          <w:szCs w:val="24"/>
        </w:rPr>
      </w:pPr>
    </w:p>
    <w:p w14:paraId="17308E0E" w14:textId="72D374AA" w:rsidR="00297FBE" w:rsidRPr="00297FBE" w:rsidRDefault="00297FBE" w:rsidP="00283C8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Section </w:t>
      </w:r>
      <w:r w:rsidR="0013348B">
        <w:rPr>
          <w:rFonts w:ascii="Times New Roman" w:hAnsi="Times New Roman" w:cs="Times New Roman"/>
          <w:color w:val="0000FF"/>
          <w:sz w:val="24"/>
          <w:szCs w:val="24"/>
        </w:rPr>
        <w:t xml:space="preserve">on Flash SPS </w:t>
      </w:r>
      <w:r w:rsidR="00246845" w:rsidRPr="00246845">
        <w:rPr>
          <w:rFonts w:ascii="Times New Roman" w:hAnsi="Times New Roman" w:cs="Times New Roman"/>
          <w:color w:val="0000FF"/>
          <w:sz w:val="24"/>
          <w:szCs w:val="24"/>
        </w:rPr>
        <w:t>has been deleted</w:t>
      </w:r>
    </w:p>
    <w:p w14:paraId="258E7425" w14:textId="650A78DF" w:rsidR="00297FBE" w:rsidRPr="00297FBE" w:rsidRDefault="00297FBE" w:rsidP="00283C8E">
      <w:pPr>
        <w:autoSpaceDE w:val="0"/>
        <w:autoSpaceDN w:val="0"/>
        <w:adjustRightInd w:val="0"/>
        <w:spacing w:after="0" w:line="240" w:lineRule="auto"/>
        <w:jc w:val="both"/>
        <w:rPr>
          <w:rFonts w:ascii="Times New Roman" w:hAnsi="Times New Roman" w:cs="Times New Roman"/>
          <w:sz w:val="24"/>
          <w:szCs w:val="24"/>
        </w:rPr>
      </w:pPr>
    </w:p>
    <w:p w14:paraId="0D12F493" w14:textId="2524A62B" w:rsidR="00297FBE" w:rsidRPr="00297FBE" w:rsidRDefault="00297FBE" w:rsidP="00297FB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27) </w:t>
      </w:r>
      <w:r w:rsidRPr="00297FBE">
        <w:rPr>
          <w:rFonts w:ascii="Times New Roman" w:hAnsi="Times New Roman" w:cs="Times New Roman"/>
          <w:sz w:val="24"/>
          <w:szCs w:val="24"/>
        </w:rPr>
        <w:t>Results/Page 30: ‘Densification without significant anisotropic grain growth and texture development is</w:t>
      </w:r>
      <w:r>
        <w:rPr>
          <w:rFonts w:ascii="Times New Roman" w:hAnsi="Times New Roman" w:cs="Times New Roman"/>
          <w:sz w:val="24"/>
          <w:szCs w:val="24"/>
        </w:rPr>
        <w:t xml:space="preserve"> </w:t>
      </w:r>
      <w:r w:rsidRPr="00297FBE">
        <w:rPr>
          <w:rFonts w:ascii="Times New Roman" w:hAnsi="Times New Roman" w:cs="Times New Roman"/>
          <w:sz w:val="24"/>
          <w:szCs w:val="24"/>
        </w:rPr>
        <w:t>indicated if remanence stays near to 0.8.’</w:t>
      </w:r>
    </w:p>
    <w:p w14:paraId="5DCBDD26" w14:textId="0A078023" w:rsidR="00297FBE" w:rsidRPr="00297FBE" w:rsidRDefault="00297FBE" w:rsidP="00297FBE">
      <w:pPr>
        <w:autoSpaceDE w:val="0"/>
        <w:autoSpaceDN w:val="0"/>
        <w:adjustRightInd w:val="0"/>
        <w:spacing w:after="0" w:line="240" w:lineRule="auto"/>
        <w:jc w:val="both"/>
        <w:rPr>
          <w:rFonts w:ascii="Times New Roman" w:hAnsi="Times New Roman" w:cs="Times New Roman"/>
          <w:b/>
          <w:bCs/>
          <w:sz w:val="24"/>
          <w:szCs w:val="24"/>
        </w:rPr>
      </w:pPr>
      <w:r w:rsidRPr="00297FBE">
        <w:rPr>
          <w:rFonts w:ascii="Times New Roman" w:hAnsi="Times New Roman" w:cs="Times New Roman"/>
          <w:b/>
          <w:bCs/>
          <w:sz w:val="24"/>
          <w:szCs w:val="24"/>
        </w:rPr>
        <w:t>What is 0.8 here, is it Br = 0.8 T or Mr/MS = 0.8?</w:t>
      </w:r>
    </w:p>
    <w:p w14:paraId="5CCB8140" w14:textId="062A597B"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21B7865F" w14:textId="49626DBF"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It is </w:t>
      </w:r>
      <w:ins w:id="16" w:author="Fernando Maccari" w:date="2024-06-10T08:42:00Z" w16du:dateUtc="2024-06-10T06:42:00Z">
        <w:r w:rsidR="00D51ECB">
          <w:rPr>
            <w:rFonts w:ascii="Times New Roman" w:hAnsi="Times New Roman" w:cs="Times New Roman"/>
            <w:color w:val="0000FF"/>
            <w:sz w:val="24"/>
            <w:szCs w:val="24"/>
          </w:rPr>
          <w:t xml:space="preserve">the </w:t>
        </w:r>
      </w:ins>
      <w:r w:rsidR="00246845" w:rsidRPr="00246845">
        <w:rPr>
          <w:rFonts w:ascii="Times New Roman" w:hAnsi="Times New Roman" w:cs="Times New Roman"/>
          <w:color w:val="0000FF"/>
          <w:sz w:val="24"/>
          <w:szCs w:val="24"/>
        </w:rPr>
        <w:t>Br</w:t>
      </w:r>
      <w:ins w:id="17" w:author="Fernando Maccari" w:date="2024-06-10T08:42:00Z" w16du:dateUtc="2024-06-10T06:42:00Z">
        <w:r w:rsidR="00D51ECB">
          <w:rPr>
            <w:rFonts w:ascii="Times New Roman" w:hAnsi="Times New Roman" w:cs="Times New Roman"/>
            <w:color w:val="0000FF"/>
            <w:sz w:val="24"/>
            <w:szCs w:val="24"/>
          </w:rPr>
          <w:t xml:space="preserve"> </w:t>
        </w:r>
        <w:proofErr w:type="gramStart"/>
        <w:r w:rsidR="00D51ECB">
          <w:rPr>
            <w:rFonts w:ascii="Times New Roman" w:hAnsi="Times New Roman" w:cs="Times New Roman"/>
            <w:color w:val="0000FF"/>
            <w:sz w:val="24"/>
            <w:szCs w:val="24"/>
          </w:rPr>
          <w:t>value</w:t>
        </w:r>
      </w:ins>
      <w:r w:rsidR="00246845" w:rsidRPr="00246845">
        <w:rPr>
          <w:rFonts w:ascii="Times New Roman" w:hAnsi="Times New Roman" w:cs="Times New Roman"/>
          <w:color w:val="0000FF"/>
          <w:sz w:val="24"/>
          <w:szCs w:val="24"/>
        </w:rPr>
        <w:t>,</w:t>
      </w:r>
      <w:proofErr w:type="gramEnd"/>
      <w:r w:rsidR="00246845" w:rsidRPr="00246845">
        <w:rPr>
          <w:rFonts w:ascii="Times New Roman" w:hAnsi="Times New Roman" w:cs="Times New Roman"/>
          <w:color w:val="0000FF"/>
          <w:sz w:val="24"/>
          <w:szCs w:val="24"/>
        </w:rPr>
        <w:t xml:space="preserve"> this </w:t>
      </w:r>
      <w:ins w:id="18" w:author="Fernando Maccari" w:date="2024-06-10T08:42:00Z" w16du:dateUtc="2024-06-10T06:42:00Z">
        <w:r w:rsidR="00D51ECB">
          <w:rPr>
            <w:rFonts w:ascii="Times New Roman" w:hAnsi="Times New Roman" w:cs="Times New Roman"/>
            <w:color w:val="0000FF"/>
            <w:sz w:val="24"/>
            <w:szCs w:val="24"/>
          </w:rPr>
          <w:t xml:space="preserve">information </w:t>
        </w:r>
      </w:ins>
      <w:r w:rsidR="00246845" w:rsidRPr="00246845">
        <w:rPr>
          <w:rFonts w:ascii="Times New Roman" w:hAnsi="Times New Roman" w:cs="Times New Roman"/>
          <w:color w:val="0000FF"/>
          <w:sz w:val="24"/>
          <w:szCs w:val="24"/>
        </w:rPr>
        <w:t>has been updated</w:t>
      </w:r>
      <w:ins w:id="19" w:author="Fernando Maccari" w:date="2024-06-10T08:42:00Z" w16du:dateUtc="2024-06-10T06:42:00Z">
        <w:r w:rsidR="00D51ECB">
          <w:rPr>
            <w:rFonts w:ascii="Times New Roman" w:hAnsi="Times New Roman" w:cs="Times New Roman"/>
            <w:color w:val="0000FF"/>
            <w:sz w:val="24"/>
            <w:szCs w:val="24"/>
          </w:rPr>
          <w:t xml:space="preserve"> accordingly.</w:t>
        </w:r>
      </w:ins>
    </w:p>
    <w:p w14:paraId="684758DE" w14:textId="14293091"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232139D1" w14:textId="1881EFEA" w:rsidR="00297FBE" w:rsidRPr="00297FBE" w:rsidRDefault="00297FBE" w:rsidP="00297FB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28) </w:t>
      </w:r>
      <w:r w:rsidRPr="00297FBE">
        <w:rPr>
          <w:rFonts w:ascii="Times New Roman" w:hAnsi="Times New Roman" w:cs="Times New Roman"/>
          <w:sz w:val="24"/>
          <w:szCs w:val="24"/>
        </w:rPr>
        <w:t>Results/Page 32: ‘As result of hot deformation, the coercivity is reduced by ca. 20%, while the saturation</w:t>
      </w:r>
      <w:r>
        <w:rPr>
          <w:rFonts w:ascii="Times New Roman" w:hAnsi="Times New Roman" w:cs="Times New Roman"/>
          <w:sz w:val="24"/>
          <w:szCs w:val="24"/>
        </w:rPr>
        <w:t xml:space="preserve"> </w:t>
      </w:r>
      <w:r w:rsidRPr="00297FBE">
        <w:rPr>
          <w:rFonts w:ascii="Times New Roman" w:hAnsi="Times New Roman" w:cs="Times New Roman"/>
          <w:sz w:val="24"/>
          <w:szCs w:val="24"/>
        </w:rPr>
        <w:t>magnetization is increased by ca. 32%.’</w:t>
      </w:r>
    </w:p>
    <w:p w14:paraId="272AE5C5" w14:textId="12FD1433" w:rsidR="00297FBE" w:rsidRPr="00297FBE" w:rsidRDefault="00297FBE" w:rsidP="00297FBE">
      <w:pPr>
        <w:autoSpaceDE w:val="0"/>
        <w:autoSpaceDN w:val="0"/>
        <w:adjustRightInd w:val="0"/>
        <w:spacing w:after="0" w:line="240" w:lineRule="auto"/>
        <w:jc w:val="both"/>
        <w:rPr>
          <w:rFonts w:ascii="Times New Roman" w:hAnsi="Times New Roman" w:cs="Times New Roman"/>
          <w:b/>
          <w:bCs/>
          <w:sz w:val="24"/>
          <w:szCs w:val="24"/>
        </w:rPr>
      </w:pPr>
      <w:r w:rsidRPr="00297FBE">
        <w:rPr>
          <w:rFonts w:ascii="Times New Roman" w:hAnsi="Times New Roman" w:cs="Times New Roman"/>
          <w:b/>
          <w:bCs/>
          <w:sz w:val="24"/>
          <w:szCs w:val="24"/>
        </w:rPr>
        <w:t>How can you increase the saturation magnetization without changing chemistry at atomic scale? This is description of remanent magnetization and not saturation which for Nd-Fe-B is 1.6 T.</w:t>
      </w:r>
    </w:p>
    <w:p w14:paraId="23FC5866" w14:textId="77777777"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53A441DE" w14:textId="197B8752"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lastRenderedPageBreak/>
        <w:t>Answer:</w:t>
      </w:r>
      <w:r w:rsidR="00246845">
        <w:rPr>
          <w:rFonts w:ascii="Times New Roman" w:hAnsi="Times New Roman" w:cs="Times New Roman"/>
          <w:color w:val="0000FF"/>
          <w:sz w:val="24"/>
          <w:szCs w:val="24"/>
        </w:rPr>
        <w:t xml:space="preserve"> </w:t>
      </w:r>
      <w:r w:rsidR="0013348B">
        <w:rPr>
          <w:rFonts w:ascii="Times New Roman" w:hAnsi="Times New Roman" w:cs="Times New Roman"/>
          <w:color w:val="0000FF"/>
          <w:sz w:val="24"/>
          <w:szCs w:val="24"/>
        </w:rPr>
        <w:t>The term “saturation magnetization” has been c</w:t>
      </w:r>
      <w:r w:rsidR="00246845" w:rsidRPr="00246845">
        <w:rPr>
          <w:rFonts w:ascii="Times New Roman" w:hAnsi="Times New Roman" w:cs="Times New Roman"/>
          <w:color w:val="0000FF"/>
          <w:sz w:val="24"/>
          <w:szCs w:val="24"/>
        </w:rPr>
        <w:t xml:space="preserve">hanged to </w:t>
      </w:r>
      <w:r w:rsidR="0013348B">
        <w:rPr>
          <w:rFonts w:ascii="Times New Roman" w:hAnsi="Times New Roman" w:cs="Times New Roman"/>
          <w:color w:val="0000FF"/>
          <w:sz w:val="24"/>
          <w:szCs w:val="24"/>
        </w:rPr>
        <w:t>“</w:t>
      </w:r>
      <w:r w:rsidR="00246845" w:rsidRPr="00246845">
        <w:rPr>
          <w:rFonts w:ascii="Times New Roman" w:hAnsi="Times New Roman" w:cs="Times New Roman"/>
          <w:color w:val="0000FF"/>
          <w:sz w:val="24"/>
          <w:szCs w:val="24"/>
        </w:rPr>
        <w:t>remanence</w:t>
      </w:r>
      <w:r w:rsidR="0013348B">
        <w:rPr>
          <w:rFonts w:ascii="Times New Roman" w:hAnsi="Times New Roman" w:cs="Times New Roman"/>
          <w:color w:val="0000FF"/>
          <w:sz w:val="24"/>
          <w:szCs w:val="24"/>
        </w:rPr>
        <w:t>”.</w:t>
      </w:r>
      <w:ins w:id="20" w:author="Fernando Maccari" w:date="2024-06-10T08:43:00Z" w16du:dateUtc="2024-06-10T06:43:00Z">
        <w:r w:rsidR="00437512">
          <w:rPr>
            <w:rFonts w:ascii="Times New Roman" w:hAnsi="Times New Roman" w:cs="Times New Roman"/>
            <w:color w:val="0000FF"/>
            <w:sz w:val="24"/>
            <w:szCs w:val="24"/>
          </w:rPr>
          <w:t xml:space="preserve"> Previously the term was incorrectly used, since it is an intrinsic magnetic property, as correctly mentioned by th</w:t>
        </w:r>
      </w:ins>
      <w:ins w:id="21" w:author="Fernando Maccari" w:date="2024-06-10T08:44:00Z" w16du:dateUtc="2024-06-10T06:44:00Z">
        <w:r w:rsidR="00437512">
          <w:rPr>
            <w:rFonts w:ascii="Times New Roman" w:hAnsi="Times New Roman" w:cs="Times New Roman"/>
            <w:color w:val="0000FF"/>
            <w:sz w:val="24"/>
            <w:szCs w:val="24"/>
          </w:rPr>
          <w:t>e reviewer.</w:t>
        </w:r>
      </w:ins>
    </w:p>
    <w:p w14:paraId="446AA383" w14:textId="77777777"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56CA15B9" w14:textId="6A201511" w:rsidR="00297FBE" w:rsidRPr="00297FBE" w:rsidRDefault="00297FBE" w:rsidP="00297FBE">
      <w:pPr>
        <w:autoSpaceDE w:val="0"/>
        <w:autoSpaceDN w:val="0"/>
        <w:adjustRightInd w:val="0"/>
        <w:spacing w:after="0" w:line="240" w:lineRule="auto"/>
        <w:jc w:val="both"/>
        <w:rPr>
          <w:rFonts w:ascii="Times New Roman" w:hAnsi="Times New Roman" w:cs="Times New Roman"/>
          <w:b/>
          <w:bCs/>
          <w:color w:val="FF0000"/>
          <w:sz w:val="24"/>
          <w:szCs w:val="24"/>
        </w:rPr>
      </w:pPr>
      <w:r>
        <w:rPr>
          <w:rFonts w:ascii="Times New Roman" w:hAnsi="Times New Roman" w:cs="Times New Roman"/>
          <w:sz w:val="24"/>
          <w:szCs w:val="24"/>
        </w:rPr>
        <w:t xml:space="preserve">29) </w:t>
      </w:r>
      <w:r w:rsidRPr="00297FBE">
        <w:rPr>
          <w:rFonts w:ascii="Times New Roman" w:hAnsi="Times New Roman" w:cs="Times New Roman"/>
          <w:sz w:val="24"/>
          <w:szCs w:val="24"/>
        </w:rPr>
        <w:t xml:space="preserve">Results/Page 34: </w:t>
      </w:r>
      <w:r w:rsidRPr="00297FBE">
        <w:rPr>
          <w:rFonts w:ascii="Times New Roman" w:hAnsi="Times New Roman" w:cs="Times New Roman"/>
          <w:b/>
          <w:bCs/>
          <w:color w:val="FF0000"/>
          <w:sz w:val="24"/>
          <w:szCs w:val="24"/>
        </w:rPr>
        <w:t xml:space="preserve">Where did you see </w:t>
      </w:r>
      <w:proofErr w:type="spellStart"/>
      <w:r w:rsidRPr="00297FBE">
        <w:rPr>
          <w:rFonts w:ascii="Times New Roman" w:hAnsi="Times New Roman" w:cs="Times New Roman"/>
          <w:b/>
          <w:bCs/>
          <w:color w:val="FF0000"/>
          <w:sz w:val="24"/>
          <w:szCs w:val="24"/>
        </w:rPr>
        <w:t>electroplasticity</w:t>
      </w:r>
      <w:proofErr w:type="spellEnd"/>
      <w:r w:rsidRPr="00297FBE">
        <w:rPr>
          <w:rFonts w:ascii="Times New Roman" w:hAnsi="Times New Roman" w:cs="Times New Roman"/>
          <w:b/>
          <w:bCs/>
          <w:color w:val="FF0000"/>
          <w:sz w:val="24"/>
          <w:szCs w:val="24"/>
        </w:rPr>
        <w:t xml:space="preserve"> and how can you confirm this phenomenon occurred during the Flash SPS stage when there is no visible proof to it? Under Flash SPS, this </w:t>
      </w:r>
      <w:proofErr w:type="gramStart"/>
      <w:r w:rsidRPr="00297FBE">
        <w:rPr>
          <w:rFonts w:ascii="Times New Roman" w:hAnsi="Times New Roman" w:cs="Times New Roman"/>
          <w:b/>
          <w:bCs/>
          <w:color w:val="FF0000"/>
          <w:sz w:val="24"/>
          <w:szCs w:val="24"/>
        </w:rPr>
        <w:t>can rather be simply be</w:t>
      </w:r>
      <w:proofErr w:type="gramEnd"/>
      <w:r w:rsidRPr="00297FBE">
        <w:rPr>
          <w:rFonts w:ascii="Times New Roman" w:hAnsi="Times New Roman" w:cs="Times New Roman"/>
          <w:b/>
          <w:bCs/>
          <w:color w:val="FF0000"/>
          <w:sz w:val="24"/>
          <w:szCs w:val="24"/>
        </w:rPr>
        <w:t xml:space="preserve"> pressure induced deformation, as I did not see any indication of plastic flow under high change density in Flash SPS.</w:t>
      </w:r>
    </w:p>
    <w:p w14:paraId="67750ADF" w14:textId="77777777"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760FA030" w14:textId="68DC9E89"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13348B">
        <w:rPr>
          <w:rFonts w:ascii="Times New Roman" w:hAnsi="Times New Roman" w:cs="Times New Roman"/>
          <w:color w:val="0000FF"/>
          <w:sz w:val="24"/>
          <w:szCs w:val="24"/>
        </w:rPr>
        <w:t xml:space="preserve">We agree that at current state of investigation, all discussion on possible occurrence of </w:t>
      </w:r>
      <w:proofErr w:type="spellStart"/>
      <w:r w:rsidR="0013348B">
        <w:rPr>
          <w:rFonts w:ascii="Times New Roman" w:hAnsi="Times New Roman" w:cs="Times New Roman"/>
          <w:color w:val="0000FF"/>
          <w:sz w:val="24"/>
          <w:szCs w:val="24"/>
        </w:rPr>
        <w:t>electroplasticity</w:t>
      </w:r>
      <w:proofErr w:type="spellEnd"/>
      <w:r w:rsidR="0013348B">
        <w:rPr>
          <w:rFonts w:ascii="Times New Roman" w:hAnsi="Times New Roman" w:cs="Times New Roman"/>
          <w:color w:val="0000FF"/>
          <w:sz w:val="24"/>
          <w:szCs w:val="24"/>
        </w:rPr>
        <w:t xml:space="preserve"> is just speculation. Therefore, we deleted the related s</w:t>
      </w:r>
      <w:r w:rsidR="00246845" w:rsidRPr="00246845">
        <w:rPr>
          <w:rFonts w:ascii="Times New Roman" w:hAnsi="Times New Roman" w:cs="Times New Roman"/>
          <w:color w:val="0000FF"/>
          <w:sz w:val="24"/>
          <w:szCs w:val="24"/>
        </w:rPr>
        <w:t>ection</w:t>
      </w:r>
      <w:r w:rsidR="0013348B">
        <w:rPr>
          <w:rFonts w:ascii="Times New Roman" w:hAnsi="Times New Roman" w:cs="Times New Roman"/>
          <w:color w:val="0000FF"/>
          <w:sz w:val="24"/>
          <w:szCs w:val="24"/>
        </w:rPr>
        <w:t xml:space="preserve">s. Experimental series with/without current flow through the sample are planned to </w:t>
      </w:r>
      <w:ins w:id="22" w:author="Fernando Maccari" w:date="2024-06-10T08:44:00Z" w16du:dateUtc="2024-06-10T06:44:00Z">
        <w:r w:rsidR="00437512">
          <w:rPr>
            <w:rFonts w:ascii="Times New Roman" w:hAnsi="Times New Roman" w:cs="Times New Roman"/>
            <w:color w:val="0000FF"/>
            <w:sz w:val="24"/>
            <w:szCs w:val="24"/>
          </w:rPr>
          <w:t xml:space="preserve">focus on this aspect and to </w:t>
        </w:r>
      </w:ins>
      <w:r w:rsidR="0013348B">
        <w:rPr>
          <w:rFonts w:ascii="Times New Roman" w:hAnsi="Times New Roman" w:cs="Times New Roman"/>
          <w:color w:val="0000FF"/>
          <w:sz w:val="24"/>
          <w:szCs w:val="24"/>
        </w:rPr>
        <w:t xml:space="preserve">achieve more reliable conclusions on </w:t>
      </w:r>
      <w:proofErr w:type="spellStart"/>
      <w:r w:rsidR="0013348B">
        <w:rPr>
          <w:rFonts w:ascii="Times New Roman" w:hAnsi="Times New Roman" w:cs="Times New Roman"/>
          <w:color w:val="0000FF"/>
          <w:sz w:val="24"/>
          <w:szCs w:val="24"/>
        </w:rPr>
        <w:t>electroplasticity</w:t>
      </w:r>
      <w:proofErr w:type="spellEnd"/>
      <w:r w:rsidR="0013348B">
        <w:rPr>
          <w:rFonts w:ascii="Times New Roman" w:hAnsi="Times New Roman" w:cs="Times New Roman"/>
          <w:color w:val="0000FF"/>
          <w:sz w:val="24"/>
          <w:szCs w:val="24"/>
        </w:rPr>
        <w:t>.</w:t>
      </w:r>
    </w:p>
    <w:p w14:paraId="097F70D9" w14:textId="77777777"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5DBCC46B" w14:textId="4FDF730D" w:rsidR="00297FBE" w:rsidRPr="00297FBE" w:rsidRDefault="00297FBE" w:rsidP="00297FB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30) </w:t>
      </w:r>
      <w:r w:rsidRPr="00297FBE">
        <w:rPr>
          <w:rFonts w:ascii="Times New Roman" w:hAnsi="Times New Roman" w:cs="Times New Roman"/>
          <w:sz w:val="24"/>
          <w:szCs w:val="24"/>
        </w:rPr>
        <w:t xml:space="preserve">Results/Page 34: Self-citations is plainly </w:t>
      </w:r>
      <w:proofErr w:type="gramStart"/>
      <w:r w:rsidRPr="00297FBE">
        <w:rPr>
          <w:rFonts w:ascii="Times New Roman" w:hAnsi="Times New Roman" w:cs="Times New Roman"/>
          <w:sz w:val="24"/>
          <w:szCs w:val="24"/>
        </w:rPr>
        <w:t>very obvious</w:t>
      </w:r>
      <w:proofErr w:type="gramEnd"/>
      <w:r w:rsidRPr="00297FBE">
        <w:rPr>
          <w:rFonts w:ascii="Times New Roman" w:hAnsi="Times New Roman" w:cs="Times New Roman"/>
          <w:sz w:val="24"/>
          <w:szCs w:val="24"/>
        </w:rPr>
        <w:t xml:space="preserve"> in this study.</w:t>
      </w:r>
      <w:r>
        <w:rPr>
          <w:rFonts w:ascii="Times New Roman" w:hAnsi="Times New Roman" w:cs="Times New Roman"/>
          <w:sz w:val="24"/>
          <w:szCs w:val="24"/>
        </w:rPr>
        <w:t xml:space="preserve"> </w:t>
      </w:r>
      <w:r w:rsidRPr="00297FBE">
        <w:rPr>
          <w:rFonts w:ascii="Times New Roman" w:hAnsi="Times New Roman" w:cs="Times New Roman"/>
          <w:b/>
          <w:bCs/>
          <w:sz w:val="24"/>
          <w:szCs w:val="24"/>
        </w:rPr>
        <w:t xml:space="preserve">This study is very inconclusive and has several technical mistakes highlighted above. It would need special and concertized efforts to reformulate this manuscript. I would suggest </w:t>
      </w:r>
      <w:proofErr w:type="gramStart"/>
      <w:r w:rsidRPr="00297FBE">
        <w:rPr>
          <w:rFonts w:ascii="Times New Roman" w:hAnsi="Times New Roman" w:cs="Times New Roman"/>
          <w:b/>
          <w:bCs/>
          <w:sz w:val="24"/>
          <w:szCs w:val="24"/>
        </w:rPr>
        <w:t>to split</w:t>
      </w:r>
      <w:proofErr w:type="gramEnd"/>
      <w:r w:rsidRPr="00297FBE">
        <w:rPr>
          <w:rFonts w:ascii="Times New Roman" w:hAnsi="Times New Roman" w:cs="Times New Roman"/>
          <w:b/>
          <w:bCs/>
          <w:sz w:val="24"/>
          <w:szCs w:val="24"/>
        </w:rPr>
        <w:t xml:space="preserve"> the work between SPS hot deformation and Flash SPS in to two manuscripts as there is severe lack of description of results and discussion. Or to reorganize in a manner that there is a proper flow in which reader does not get lost between so many different and yet similar SPS parameters. I strongly recommend to re-make this manuscript and submit again. Abstract and conclusion also need proper revision.</w:t>
      </w:r>
    </w:p>
    <w:p w14:paraId="534686B4" w14:textId="77777777"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4EAE0BCC" w14:textId="0F3E215C" w:rsidR="00297FBE" w:rsidRPr="0021485B" w:rsidRDefault="00297FBE" w:rsidP="00297FBE">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13348B">
        <w:rPr>
          <w:rFonts w:ascii="Times New Roman" w:hAnsi="Times New Roman" w:cs="Times New Roman"/>
          <w:color w:val="0000FF"/>
          <w:sz w:val="24"/>
          <w:szCs w:val="24"/>
        </w:rPr>
        <w:t xml:space="preserve"> We agree that the original submission does not fulfil the standard of “Powder Metallurgy”. Therefore, we completely skipped the part about Flash SPS and focused the revised manuscript </w:t>
      </w:r>
      <w:r w:rsidR="0021485B">
        <w:rPr>
          <w:rFonts w:ascii="Times New Roman" w:hAnsi="Times New Roman" w:cs="Times New Roman"/>
          <w:color w:val="0000FF"/>
          <w:sz w:val="24"/>
          <w:szCs w:val="24"/>
        </w:rPr>
        <w:t xml:space="preserve">only </w:t>
      </w:r>
      <w:r w:rsidR="0013348B">
        <w:rPr>
          <w:rFonts w:ascii="Times New Roman" w:hAnsi="Times New Roman" w:cs="Times New Roman"/>
          <w:color w:val="0000FF"/>
          <w:sz w:val="24"/>
          <w:szCs w:val="24"/>
        </w:rPr>
        <w:t xml:space="preserve">on hot deformation via FAST/SPS, starting from </w:t>
      </w:r>
      <w:r w:rsidR="0021485B">
        <w:rPr>
          <w:rFonts w:ascii="Times New Roman" w:hAnsi="Times New Roman" w:cs="Times New Roman"/>
          <w:color w:val="0000FF"/>
          <w:sz w:val="24"/>
          <w:szCs w:val="24"/>
        </w:rPr>
        <w:t xml:space="preserve">porous and dense, semi-finished parts. In this sense, complete structure of the manuscript has been revised and we hope that our strategy and presentation of results becomes </w:t>
      </w:r>
      <w:proofErr w:type="gramStart"/>
      <w:r w:rsidR="0021485B">
        <w:rPr>
          <w:rFonts w:ascii="Times New Roman" w:hAnsi="Times New Roman" w:cs="Times New Roman"/>
          <w:color w:val="0000FF"/>
          <w:sz w:val="24"/>
          <w:szCs w:val="24"/>
        </w:rPr>
        <w:t>more clear</w:t>
      </w:r>
      <w:proofErr w:type="gramEnd"/>
      <w:r w:rsidR="0021485B">
        <w:rPr>
          <w:rFonts w:ascii="Times New Roman" w:hAnsi="Times New Roman" w:cs="Times New Roman"/>
          <w:color w:val="0000FF"/>
          <w:sz w:val="24"/>
          <w:szCs w:val="24"/>
        </w:rPr>
        <w:t xml:space="preserve"> now.</w:t>
      </w:r>
    </w:p>
    <w:p w14:paraId="63FB10D4" w14:textId="77777777"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0B38DE15" w14:textId="3A045B71" w:rsidR="00297FBE" w:rsidRDefault="00297FBE" w:rsidP="00297FBE">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31) </w:t>
      </w:r>
      <w:r w:rsidRPr="00297FBE">
        <w:rPr>
          <w:rFonts w:ascii="Times New Roman" w:hAnsi="Times New Roman" w:cs="Times New Roman"/>
          <w:b/>
          <w:bCs/>
          <w:sz w:val="24"/>
          <w:szCs w:val="24"/>
        </w:rPr>
        <w:t xml:space="preserve">Considering Prof. </w:t>
      </w:r>
      <w:proofErr w:type="spellStart"/>
      <w:r w:rsidRPr="00297FBE">
        <w:rPr>
          <w:rFonts w:ascii="Times New Roman" w:hAnsi="Times New Roman" w:cs="Times New Roman"/>
          <w:b/>
          <w:bCs/>
          <w:sz w:val="24"/>
          <w:szCs w:val="24"/>
        </w:rPr>
        <w:t>Gutfleisch</w:t>
      </w:r>
      <w:proofErr w:type="spellEnd"/>
      <w:r w:rsidRPr="00297FBE">
        <w:rPr>
          <w:rFonts w:ascii="Times New Roman" w:hAnsi="Times New Roman" w:cs="Times New Roman"/>
          <w:b/>
          <w:bCs/>
          <w:sz w:val="24"/>
          <w:szCs w:val="24"/>
        </w:rPr>
        <w:t xml:space="preserve"> is part of the contributing authors, I strongly recommend </w:t>
      </w:r>
      <w:proofErr w:type="gramStart"/>
      <w:r w:rsidRPr="00297FBE">
        <w:rPr>
          <w:rFonts w:ascii="Times New Roman" w:hAnsi="Times New Roman" w:cs="Times New Roman"/>
          <w:b/>
          <w:bCs/>
          <w:sz w:val="24"/>
          <w:szCs w:val="24"/>
        </w:rPr>
        <w:t>to get</w:t>
      </w:r>
      <w:proofErr w:type="gramEnd"/>
      <w:r w:rsidRPr="00297FBE">
        <w:rPr>
          <w:rFonts w:ascii="Times New Roman" w:hAnsi="Times New Roman" w:cs="Times New Roman"/>
          <w:b/>
          <w:bCs/>
          <w:sz w:val="24"/>
          <w:szCs w:val="24"/>
        </w:rPr>
        <w:t xml:space="preserve"> this manuscript thoroughly proofread prior to submission as the quality of this report is inarguably very low and does not do justice to his portfolio. The author’s contributions in the manuscript should also be detailed. In the present state, I cannot vouch for even major revision of this manuscript, thus it should be rejected in </w:t>
      </w:r>
      <w:proofErr w:type="spellStart"/>
      <w:r w:rsidRPr="00297FBE">
        <w:rPr>
          <w:rFonts w:ascii="Times New Roman" w:hAnsi="Times New Roman" w:cs="Times New Roman"/>
          <w:b/>
          <w:bCs/>
          <w:sz w:val="24"/>
          <w:szCs w:val="24"/>
        </w:rPr>
        <w:t>favor</w:t>
      </w:r>
      <w:proofErr w:type="spellEnd"/>
      <w:r w:rsidRPr="00297FBE">
        <w:rPr>
          <w:rFonts w:ascii="Times New Roman" w:hAnsi="Times New Roman" w:cs="Times New Roman"/>
          <w:b/>
          <w:bCs/>
          <w:sz w:val="24"/>
          <w:szCs w:val="24"/>
        </w:rPr>
        <w:t xml:space="preserve"> of total reformulation.</w:t>
      </w:r>
    </w:p>
    <w:p w14:paraId="5434C2C2" w14:textId="07207BF9" w:rsidR="00297FBE" w:rsidRP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0440BDBA" w14:textId="105F0292" w:rsidR="00297FBE" w:rsidRPr="0021485B" w:rsidRDefault="00297FBE" w:rsidP="00297FBE">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1485B">
        <w:rPr>
          <w:rFonts w:ascii="Times New Roman" w:hAnsi="Times New Roman" w:cs="Times New Roman"/>
          <w:color w:val="0000FF"/>
          <w:sz w:val="24"/>
          <w:szCs w:val="24"/>
        </w:rPr>
        <w:t>Before submission of the revised and total reformed manuscript</w:t>
      </w:r>
      <w:r w:rsidR="0021485B" w:rsidRPr="0021485B">
        <w:rPr>
          <w:rFonts w:ascii="Times New Roman" w:hAnsi="Times New Roman" w:cs="Times New Roman"/>
          <w:color w:val="0000FF"/>
          <w:sz w:val="24"/>
          <w:szCs w:val="24"/>
        </w:rPr>
        <w:t xml:space="preserve">, we </w:t>
      </w:r>
      <w:r w:rsidR="0021485B">
        <w:rPr>
          <w:rFonts w:ascii="Times New Roman" w:hAnsi="Times New Roman" w:cs="Times New Roman"/>
          <w:color w:val="0000FF"/>
          <w:sz w:val="24"/>
          <w:szCs w:val="24"/>
        </w:rPr>
        <w:t>did carefully proofread. Due to substantial changes, we decided to submit the revised manuscript as new submission. Authors contributions are mentioned in the revised manuscript now. Again, we thank the reviewer taking so much effort to carefully review our original manuscript. Your recommendations helped a lot for restructuring our work.</w:t>
      </w:r>
    </w:p>
    <w:p w14:paraId="23A80DC9" w14:textId="77777777" w:rsidR="00297FBE" w:rsidRP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39F0F3F8" w14:textId="77777777" w:rsidR="002B195C" w:rsidRDefault="002B195C">
      <w:pPr>
        <w:rPr>
          <w:rFonts w:ascii="Times New Roman" w:hAnsi="Times New Roman" w:cs="Times New Roman"/>
          <w:b/>
          <w:bCs/>
          <w:sz w:val="24"/>
          <w:szCs w:val="24"/>
        </w:rPr>
      </w:pPr>
      <w:r>
        <w:rPr>
          <w:rFonts w:ascii="Times New Roman" w:hAnsi="Times New Roman" w:cs="Times New Roman"/>
          <w:b/>
          <w:bCs/>
          <w:sz w:val="24"/>
          <w:szCs w:val="24"/>
        </w:rPr>
        <w:br w:type="page"/>
      </w:r>
    </w:p>
    <w:p w14:paraId="4CE32327" w14:textId="2BBAD7AE" w:rsidR="002B195C" w:rsidRPr="002B195C" w:rsidRDefault="002B195C" w:rsidP="002B195C">
      <w:pPr>
        <w:spacing w:after="0" w:line="240" w:lineRule="auto"/>
        <w:rPr>
          <w:rFonts w:ascii="Times New Roman" w:hAnsi="Times New Roman" w:cs="Times New Roman"/>
          <w:b/>
          <w:bCs/>
          <w:sz w:val="24"/>
          <w:szCs w:val="24"/>
        </w:rPr>
      </w:pPr>
      <w:r w:rsidRPr="002B195C">
        <w:rPr>
          <w:rFonts w:ascii="Times New Roman" w:hAnsi="Times New Roman" w:cs="Times New Roman"/>
          <w:b/>
          <w:bCs/>
          <w:sz w:val="24"/>
          <w:szCs w:val="24"/>
        </w:rPr>
        <w:lastRenderedPageBreak/>
        <w:t>Reviewer #2:</w:t>
      </w:r>
    </w:p>
    <w:p w14:paraId="1B7762E3" w14:textId="77777777" w:rsidR="002B195C" w:rsidRP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Keszler Monica et. al performed and demonstrated that preparing anisotropic Nd-Fe-B magnets via FAST/SPS and Flash SPS at different lab-scale devices at two labs, comparing the differences in microstructure and properties caused by various parameters (such as, temperature, pressure, heating rate and so on). This work reveals that Flash SPS has the potential to control Nd-Fe-B anisotropic grain growth and texture development. I think the work is conceptually interesting and could be appropriate for this journal. However, the following issues need to be resolved before the article is published:</w:t>
      </w:r>
    </w:p>
    <w:p w14:paraId="4E19656C" w14:textId="77777777" w:rsidR="002B195C" w:rsidRPr="002B195C" w:rsidRDefault="002B195C" w:rsidP="002B195C">
      <w:pPr>
        <w:spacing w:after="0" w:line="240" w:lineRule="auto"/>
        <w:jc w:val="both"/>
        <w:rPr>
          <w:rFonts w:ascii="Times New Roman" w:hAnsi="Times New Roman" w:cs="Times New Roman"/>
          <w:sz w:val="24"/>
          <w:szCs w:val="24"/>
        </w:rPr>
      </w:pPr>
    </w:p>
    <w:p w14:paraId="3F54BA99" w14:textId="3E93304C"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 xml:space="preserve">1. Page 11 Line 3. The authors mention “The sample compacted at 725°C (Figure 5b) is fully dense with the melt spun flakes well aligned in whole sample volume and pronounced grain growth was not observed”. However, in </w:t>
      </w:r>
      <w:commentRangeStart w:id="23"/>
      <w:r w:rsidRPr="002B195C">
        <w:rPr>
          <w:rFonts w:ascii="Times New Roman" w:hAnsi="Times New Roman" w:cs="Times New Roman"/>
          <w:sz w:val="24"/>
          <w:szCs w:val="24"/>
        </w:rPr>
        <w:t xml:space="preserve">Fig.5 b), obvious grain growth can be observed, and clearly pointed out in the graphic illustration. Please give an </w:t>
      </w:r>
      <w:proofErr w:type="spellStart"/>
      <w:r w:rsidRPr="002B195C">
        <w:rPr>
          <w:rFonts w:ascii="Times New Roman" w:hAnsi="Times New Roman" w:cs="Times New Roman"/>
          <w:sz w:val="24"/>
          <w:szCs w:val="24"/>
        </w:rPr>
        <w:t>explaination</w:t>
      </w:r>
      <w:commentRangeEnd w:id="23"/>
      <w:proofErr w:type="spellEnd"/>
      <w:r w:rsidR="00DC3FA6">
        <w:rPr>
          <w:rStyle w:val="Refdecomentrio"/>
        </w:rPr>
        <w:commentReference w:id="23"/>
      </w:r>
      <w:r w:rsidRPr="002B195C">
        <w:rPr>
          <w:rFonts w:ascii="Times New Roman" w:hAnsi="Times New Roman" w:cs="Times New Roman"/>
          <w:sz w:val="24"/>
          <w:szCs w:val="24"/>
        </w:rPr>
        <w:t>.</w:t>
      </w:r>
    </w:p>
    <w:p w14:paraId="2FB09972" w14:textId="5B8EC24B" w:rsidR="002B195C" w:rsidRDefault="002B195C" w:rsidP="002B195C">
      <w:pPr>
        <w:spacing w:after="0" w:line="240" w:lineRule="auto"/>
        <w:jc w:val="both"/>
        <w:rPr>
          <w:rFonts w:ascii="Times New Roman" w:hAnsi="Times New Roman" w:cs="Times New Roman"/>
          <w:sz w:val="24"/>
          <w:szCs w:val="24"/>
        </w:rPr>
      </w:pPr>
    </w:p>
    <w:p w14:paraId="0EC0AD0A" w14:textId="16A24A2A" w:rsidR="002B195C" w:rsidRPr="002B195C" w:rsidRDefault="002B195C" w:rsidP="002B195C">
      <w:pPr>
        <w:spacing w:after="0" w:line="240" w:lineRule="auto"/>
        <w:jc w:val="both"/>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Thank you for the comment. The document has been updated to mention that grain growth may happen at contact points between particles due to localized Joule heating</w:t>
      </w:r>
      <w:r w:rsidR="00246845">
        <w:rPr>
          <w:rFonts w:ascii="Times New Roman" w:hAnsi="Times New Roman" w:cs="Times New Roman"/>
          <w:color w:val="0000FF"/>
          <w:sz w:val="24"/>
          <w:szCs w:val="24"/>
        </w:rPr>
        <w:t>.</w:t>
      </w:r>
    </w:p>
    <w:p w14:paraId="30875BAC" w14:textId="77777777" w:rsidR="002B195C" w:rsidRPr="002B195C" w:rsidRDefault="002B195C" w:rsidP="002B195C">
      <w:pPr>
        <w:spacing w:after="0" w:line="240" w:lineRule="auto"/>
        <w:jc w:val="both"/>
        <w:rPr>
          <w:rFonts w:ascii="Times New Roman" w:hAnsi="Times New Roman" w:cs="Times New Roman"/>
          <w:sz w:val="24"/>
          <w:szCs w:val="24"/>
        </w:rPr>
      </w:pPr>
    </w:p>
    <w:p w14:paraId="53D49207" w14:textId="17CCBEDD"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2. Page 21 line 34. “In this experimental approach, the highest remanence value (1.25 T) was obtained…”.</w:t>
      </w:r>
      <w:r w:rsidR="006E5B42">
        <w:rPr>
          <w:rFonts w:ascii="Times New Roman" w:hAnsi="Times New Roman" w:cs="Times New Roman"/>
          <w:sz w:val="24"/>
          <w:szCs w:val="24"/>
        </w:rPr>
        <w:t xml:space="preserve"> </w:t>
      </w:r>
      <w:r w:rsidRPr="002B195C">
        <w:rPr>
          <w:rFonts w:ascii="Times New Roman" w:hAnsi="Times New Roman" w:cs="Times New Roman"/>
          <w:sz w:val="24"/>
          <w:szCs w:val="24"/>
        </w:rPr>
        <w:t>Here, the corresponding B-H curve should be provided to prove your opinion.</w:t>
      </w:r>
    </w:p>
    <w:p w14:paraId="0A4F06A2" w14:textId="14BE1EB4" w:rsidR="002B195C" w:rsidRDefault="002B195C" w:rsidP="002B195C">
      <w:pPr>
        <w:spacing w:after="0" w:line="240" w:lineRule="auto"/>
        <w:jc w:val="both"/>
        <w:rPr>
          <w:rFonts w:ascii="Times New Roman" w:hAnsi="Times New Roman" w:cs="Times New Roman"/>
          <w:sz w:val="24"/>
          <w:szCs w:val="24"/>
        </w:rPr>
      </w:pPr>
    </w:p>
    <w:p w14:paraId="5CAC90CE" w14:textId="32A648DF" w:rsidR="002B195C" w:rsidRPr="002B195C" w:rsidRDefault="002B195C" w:rsidP="002B195C">
      <w:pPr>
        <w:spacing w:after="0" w:line="240" w:lineRule="auto"/>
        <w:jc w:val="both"/>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Thank you. </w:t>
      </w:r>
      <w:r w:rsidR="006E5B42">
        <w:rPr>
          <w:rFonts w:ascii="Times New Roman" w:hAnsi="Times New Roman" w:cs="Times New Roman"/>
          <w:color w:val="0000FF"/>
          <w:sz w:val="24"/>
          <w:szCs w:val="24"/>
        </w:rPr>
        <w:t xml:space="preserve">The requested </w:t>
      </w:r>
      <w:commentRangeStart w:id="24"/>
      <w:r w:rsidR="006E5B42">
        <w:rPr>
          <w:rFonts w:ascii="Times New Roman" w:hAnsi="Times New Roman" w:cs="Times New Roman"/>
          <w:color w:val="0000FF"/>
          <w:sz w:val="24"/>
          <w:szCs w:val="24"/>
        </w:rPr>
        <w:t>B-H</w:t>
      </w:r>
      <w:commentRangeEnd w:id="24"/>
      <w:r w:rsidR="00C26FA5">
        <w:rPr>
          <w:rStyle w:val="Refdecomentrio"/>
        </w:rPr>
        <w:commentReference w:id="24"/>
      </w:r>
      <w:r w:rsidR="006E5B42">
        <w:rPr>
          <w:rFonts w:ascii="Times New Roman" w:hAnsi="Times New Roman" w:cs="Times New Roman"/>
          <w:color w:val="0000FF"/>
          <w:sz w:val="24"/>
          <w:szCs w:val="24"/>
        </w:rPr>
        <w:t xml:space="preserve"> curve was generated and is included as new Figure </w:t>
      </w:r>
      <w:r w:rsidR="00DC3FA6">
        <w:rPr>
          <w:rFonts w:ascii="Times New Roman" w:hAnsi="Times New Roman" w:cs="Times New Roman"/>
          <w:color w:val="0000FF"/>
          <w:sz w:val="24"/>
          <w:szCs w:val="24"/>
        </w:rPr>
        <w:t>6</w:t>
      </w:r>
      <w:r w:rsidR="006E5B42">
        <w:rPr>
          <w:rFonts w:ascii="Times New Roman" w:hAnsi="Times New Roman" w:cs="Times New Roman"/>
          <w:color w:val="0000FF"/>
          <w:sz w:val="24"/>
          <w:szCs w:val="24"/>
        </w:rPr>
        <w:t>.</w:t>
      </w:r>
    </w:p>
    <w:p w14:paraId="1CF2E765" w14:textId="77777777" w:rsidR="002B195C" w:rsidRPr="002B195C" w:rsidRDefault="002B195C" w:rsidP="002B195C">
      <w:pPr>
        <w:spacing w:after="0" w:line="240" w:lineRule="auto"/>
        <w:jc w:val="both"/>
        <w:rPr>
          <w:rFonts w:ascii="Times New Roman" w:hAnsi="Times New Roman" w:cs="Times New Roman"/>
          <w:sz w:val="24"/>
          <w:szCs w:val="24"/>
        </w:rPr>
      </w:pPr>
    </w:p>
    <w:p w14:paraId="2DA3C0CB" w14:textId="633C22C0"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3. Page 23 line 26. How can it be shown that hot deformed grains at the lower temperature of 725 °C does not grow and maintained good orientation? Appropriate supporting materials should be provided.</w:t>
      </w:r>
    </w:p>
    <w:p w14:paraId="150E1A56" w14:textId="59150F03" w:rsidR="002B195C" w:rsidRDefault="002B195C" w:rsidP="002B195C">
      <w:pPr>
        <w:spacing w:after="0" w:line="240" w:lineRule="auto"/>
        <w:jc w:val="both"/>
        <w:rPr>
          <w:rFonts w:ascii="Times New Roman" w:hAnsi="Times New Roman" w:cs="Times New Roman"/>
          <w:sz w:val="24"/>
          <w:szCs w:val="24"/>
        </w:rPr>
      </w:pPr>
    </w:p>
    <w:p w14:paraId="17EDC1A8" w14:textId="5EAC765D" w:rsidR="002B195C" w:rsidRPr="00DC3FA6" w:rsidRDefault="002B195C" w:rsidP="002B195C">
      <w:pPr>
        <w:spacing w:after="0" w:line="240" w:lineRule="auto"/>
        <w:jc w:val="both"/>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commentRangeStart w:id="25"/>
      <w:r w:rsidR="00DC3FA6" w:rsidRPr="00DC3FA6">
        <w:rPr>
          <w:rFonts w:ascii="Times New Roman" w:hAnsi="Times New Roman" w:cs="Times New Roman"/>
          <w:color w:val="0000FF"/>
          <w:sz w:val="24"/>
          <w:szCs w:val="24"/>
        </w:rPr>
        <w:t>XXX</w:t>
      </w:r>
      <w:commentRangeEnd w:id="25"/>
      <w:r w:rsidR="00DC3FA6">
        <w:rPr>
          <w:rStyle w:val="Refdecomentrio"/>
        </w:rPr>
        <w:commentReference w:id="25"/>
      </w:r>
    </w:p>
    <w:p w14:paraId="7E2800F0" w14:textId="77777777" w:rsidR="002B195C" w:rsidRPr="002B195C" w:rsidRDefault="002B195C" w:rsidP="002B195C">
      <w:pPr>
        <w:spacing w:after="0" w:line="240" w:lineRule="auto"/>
        <w:jc w:val="both"/>
        <w:rPr>
          <w:rFonts w:ascii="Times New Roman" w:hAnsi="Times New Roman" w:cs="Times New Roman"/>
          <w:sz w:val="24"/>
          <w:szCs w:val="24"/>
        </w:rPr>
      </w:pPr>
    </w:p>
    <w:p w14:paraId="5FB8E52E" w14:textId="198F2895"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4. Page 25 line 27. There is no evidence given that the deformation of stage (I) has begun when the preheating temperature is 300°C. It is hoped that the evidence will be given rather than a simple expression.</w:t>
      </w:r>
    </w:p>
    <w:p w14:paraId="2414A556" w14:textId="4717997A" w:rsidR="002B195C" w:rsidRDefault="002B195C" w:rsidP="002B195C">
      <w:pPr>
        <w:spacing w:after="0" w:line="240" w:lineRule="auto"/>
        <w:jc w:val="both"/>
        <w:rPr>
          <w:rFonts w:ascii="Times New Roman" w:hAnsi="Times New Roman" w:cs="Times New Roman"/>
          <w:sz w:val="24"/>
          <w:szCs w:val="24"/>
        </w:rPr>
      </w:pPr>
    </w:p>
    <w:p w14:paraId="6F67B0DD" w14:textId="00B1B36D" w:rsidR="002B195C" w:rsidRPr="002B195C" w:rsidRDefault="002B195C" w:rsidP="002B195C">
      <w:pPr>
        <w:spacing w:after="0" w:line="240" w:lineRule="auto"/>
        <w:jc w:val="both"/>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 xml:space="preserve">Section </w:t>
      </w:r>
      <w:r w:rsidR="00DC3FA6">
        <w:rPr>
          <w:rFonts w:ascii="Times New Roman" w:hAnsi="Times New Roman" w:cs="Times New Roman"/>
          <w:color w:val="0000FF"/>
          <w:sz w:val="24"/>
          <w:szCs w:val="24"/>
        </w:rPr>
        <w:t xml:space="preserve">on Flash SPS </w:t>
      </w:r>
      <w:r w:rsidR="006E5B42" w:rsidRPr="006E5B42">
        <w:rPr>
          <w:rFonts w:ascii="Times New Roman" w:hAnsi="Times New Roman" w:cs="Times New Roman"/>
          <w:color w:val="0000FF"/>
          <w:sz w:val="24"/>
          <w:szCs w:val="24"/>
        </w:rPr>
        <w:t>has been deleted</w:t>
      </w:r>
      <w:r w:rsidR="00DC3FA6">
        <w:rPr>
          <w:rFonts w:ascii="Times New Roman" w:hAnsi="Times New Roman" w:cs="Times New Roman"/>
          <w:color w:val="0000FF"/>
          <w:sz w:val="24"/>
          <w:szCs w:val="24"/>
        </w:rPr>
        <w:t xml:space="preserve"> in the revised manuscript.</w:t>
      </w:r>
    </w:p>
    <w:p w14:paraId="533D086D" w14:textId="77777777" w:rsidR="002B195C" w:rsidRPr="002B195C" w:rsidRDefault="002B195C" w:rsidP="002B195C">
      <w:pPr>
        <w:spacing w:after="0" w:line="240" w:lineRule="auto"/>
        <w:jc w:val="both"/>
        <w:rPr>
          <w:rFonts w:ascii="Times New Roman" w:hAnsi="Times New Roman" w:cs="Times New Roman"/>
          <w:sz w:val="24"/>
          <w:szCs w:val="24"/>
        </w:rPr>
      </w:pPr>
    </w:p>
    <w:p w14:paraId="67791AF5" w14:textId="77777777" w:rsidR="002B195C" w:rsidRP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5. Page 27. line 40. This part, a verification of the hypothesis in Page 25, is interspersed between the two paragraphs with changes in macro- and microstructure and the reasons after Flash SPS. It is logically far-fetched to discuss the hypothesis and validation separately in this way.</w:t>
      </w:r>
    </w:p>
    <w:p w14:paraId="2C0C0F48" w14:textId="2F5199A8" w:rsidR="002B195C" w:rsidRDefault="002B195C" w:rsidP="002B195C">
      <w:pPr>
        <w:spacing w:after="0" w:line="240" w:lineRule="auto"/>
        <w:jc w:val="both"/>
        <w:rPr>
          <w:rFonts w:ascii="Times New Roman" w:hAnsi="Times New Roman" w:cs="Times New Roman"/>
          <w:sz w:val="24"/>
          <w:szCs w:val="24"/>
        </w:rPr>
      </w:pPr>
    </w:p>
    <w:p w14:paraId="6880975F" w14:textId="42324876" w:rsidR="002B195C" w:rsidRPr="002B195C" w:rsidRDefault="002B195C" w:rsidP="002B195C">
      <w:pPr>
        <w:spacing w:after="0" w:line="240" w:lineRule="auto"/>
        <w:jc w:val="both"/>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DC3FA6" w:rsidRPr="006E5B42">
        <w:rPr>
          <w:rFonts w:ascii="Times New Roman" w:hAnsi="Times New Roman" w:cs="Times New Roman"/>
          <w:color w:val="0000FF"/>
          <w:sz w:val="24"/>
          <w:szCs w:val="24"/>
        </w:rPr>
        <w:t xml:space="preserve">Section </w:t>
      </w:r>
      <w:r w:rsidR="00DC3FA6">
        <w:rPr>
          <w:rFonts w:ascii="Times New Roman" w:hAnsi="Times New Roman" w:cs="Times New Roman"/>
          <w:color w:val="0000FF"/>
          <w:sz w:val="24"/>
          <w:szCs w:val="24"/>
        </w:rPr>
        <w:t xml:space="preserve">on Flash SPS </w:t>
      </w:r>
      <w:r w:rsidR="00DC3FA6" w:rsidRPr="006E5B42">
        <w:rPr>
          <w:rFonts w:ascii="Times New Roman" w:hAnsi="Times New Roman" w:cs="Times New Roman"/>
          <w:color w:val="0000FF"/>
          <w:sz w:val="24"/>
          <w:szCs w:val="24"/>
        </w:rPr>
        <w:t>has been deleted</w:t>
      </w:r>
      <w:r w:rsidR="00DC3FA6">
        <w:rPr>
          <w:rFonts w:ascii="Times New Roman" w:hAnsi="Times New Roman" w:cs="Times New Roman"/>
          <w:color w:val="0000FF"/>
          <w:sz w:val="24"/>
          <w:szCs w:val="24"/>
        </w:rPr>
        <w:t xml:space="preserve"> in the revised manuscript.</w:t>
      </w:r>
    </w:p>
    <w:p w14:paraId="23C2C087" w14:textId="77777777" w:rsidR="002B195C" w:rsidRPr="002B195C" w:rsidRDefault="002B195C" w:rsidP="002B195C">
      <w:pPr>
        <w:spacing w:after="0" w:line="240" w:lineRule="auto"/>
        <w:jc w:val="both"/>
        <w:rPr>
          <w:rFonts w:ascii="Times New Roman" w:hAnsi="Times New Roman" w:cs="Times New Roman"/>
          <w:sz w:val="24"/>
          <w:szCs w:val="24"/>
        </w:rPr>
      </w:pPr>
    </w:p>
    <w:p w14:paraId="65B314AC" w14:textId="0F7898C3"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 xml:space="preserve">6. In your tables you list the </w:t>
      </w:r>
      <w:proofErr w:type="spellStart"/>
      <w:r w:rsidRPr="002B195C">
        <w:rPr>
          <w:rFonts w:ascii="Times New Roman" w:hAnsi="Times New Roman" w:cs="Times New Roman"/>
          <w:sz w:val="24"/>
          <w:szCs w:val="24"/>
        </w:rPr>
        <w:t>labeling</w:t>
      </w:r>
      <w:proofErr w:type="spellEnd"/>
      <w:r w:rsidRPr="002B195C">
        <w:rPr>
          <w:rFonts w:ascii="Times New Roman" w:hAnsi="Times New Roman" w:cs="Times New Roman"/>
          <w:sz w:val="24"/>
          <w:szCs w:val="24"/>
        </w:rPr>
        <w:t xml:space="preserve"> of each process, but rather than using these labels in your presentation in the text you just state the process conditions? This makes your presentation not very clear!</w:t>
      </w:r>
    </w:p>
    <w:p w14:paraId="20892824" w14:textId="48D5A280" w:rsidR="002B195C" w:rsidRDefault="002B195C" w:rsidP="002B195C">
      <w:pPr>
        <w:spacing w:after="0" w:line="240" w:lineRule="auto"/>
        <w:jc w:val="both"/>
        <w:rPr>
          <w:rFonts w:ascii="Times New Roman" w:hAnsi="Times New Roman" w:cs="Times New Roman"/>
          <w:sz w:val="24"/>
          <w:szCs w:val="24"/>
        </w:rPr>
      </w:pPr>
    </w:p>
    <w:p w14:paraId="46C7F5E5" w14:textId="4C4B1CEB" w:rsidR="002B195C" w:rsidRPr="002B195C" w:rsidRDefault="002B195C" w:rsidP="002B195C">
      <w:pPr>
        <w:spacing w:after="0" w:line="240" w:lineRule="auto"/>
        <w:jc w:val="both"/>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This has been rectified. Sample names are now being used within the text</w:t>
      </w:r>
      <w:r w:rsidR="006E5B42">
        <w:rPr>
          <w:rFonts w:ascii="Times New Roman" w:hAnsi="Times New Roman" w:cs="Times New Roman"/>
          <w:color w:val="0000FF"/>
          <w:sz w:val="24"/>
          <w:szCs w:val="24"/>
        </w:rPr>
        <w:t xml:space="preserve"> and the figure captions</w:t>
      </w:r>
      <w:r w:rsidR="006E5B42" w:rsidRPr="006E5B42">
        <w:rPr>
          <w:rFonts w:ascii="Times New Roman" w:hAnsi="Times New Roman" w:cs="Times New Roman"/>
          <w:color w:val="0000FF"/>
          <w:sz w:val="24"/>
          <w:szCs w:val="24"/>
        </w:rPr>
        <w:t>.</w:t>
      </w:r>
    </w:p>
    <w:p w14:paraId="222CEA52" w14:textId="77777777" w:rsidR="002B195C" w:rsidRPr="002B195C" w:rsidRDefault="002B195C" w:rsidP="002B195C">
      <w:pPr>
        <w:spacing w:after="0" w:line="240" w:lineRule="auto"/>
        <w:jc w:val="both"/>
        <w:rPr>
          <w:rFonts w:ascii="Times New Roman" w:hAnsi="Times New Roman" w:cs="Times New Roman"/>
          <w:sz w:val="24"/>
          <w:szCs w:val="24"/>
        </w:rPr>
      </w:pPr>
    </w:p>
    <w:p w14:paraId="52BD4A94" w14:textId="30260B7B"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lastRenderedPageBreak/>
        <w:t>7. The performance of the magnets at various parameters you have just listed in table4 in the form of numbers, would you please provide the corresponding B-H curves or references to prove it?</w:t>
      </w:r>
    </w:p>
    <w:p w14:paraId="7EBE8A6F" w14:textId="27F40C76" w:rsidR="002B195C" w:rsidRDefault="002B195C" w:rsidP="002B195C">
      <w:pPr>
        <w:spacing w:after="0" w:line="240" w:lineRule="auto"/>
        <w:rPr>
          <w:rFonts w:ascii="Times New Roman" w:hAnsi="Times New Roman" w:cs="Times New Roman"/>
          <w:sz w:val="24"/>
          <w:szCs w:val="24"/>
        </w:rPr>
      </w:pPr>
    </w:p>
    <w:p w14:paraId="588ED439" w14:textId="70859F98" w:rsidR="002B195C" w:rsidRPr="002B195C" w:rsidRDefault="002B195C" w:rsidP="002B195C">
      <w:pPr>
        <w:spacing w:after="0" w:line="240" w:lineRule="auto"/>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 xml:space="preserve">Yes, </w:t>
      </w:r>
      <w:r w:rsidR="006E5B42">
        <w:rPr>
          <w:rFonts w:ascii="Times New Roman" w:hAnsi="Times New Roman" w:cs="Times New Roman"/>
          <w:color w:val="0000FF"/>
          <w:sz w:val="24"/>
          <w:szCs w:val="24"/>
        </w:rPr>
        <w:t>the requested</w:t>
      </w:r>
      <w:r w:rsidR="006E5B42" w:rsidRPr="006E5B42">
        <w:rPr>
          <w:rFonts w:ascii="Times New Roman" w:hAnsi="Times New Roman" w:cs="Times New Roman"/>
          <w:color w:val="0000FF"/>
          <w:sz w:val="24"/>
          <w:szCs w:val="24"/>
        </w:rPr>
        <w:t xml:space="preserve"> </w:t>
      </w:r>
      <w:r w:rsidR="006E5B42" w:rsidRPr="00C26FA5">
        <w:rPr>
          <w:rFonts w:ascii="Times New Roman" w:hAnsi="Times New Roman" w:cs="Times New Roman"/>
          <w:color w:val="0000FF"/>
          <w:sz w:val="24"/>
          <w:szCs w:val="24"/>
          <w:highlight w:val="yellow"/>
          <w:rPrChange w:id="26" w:author="Fernando Maccari" w:date="2024-06-10T08:49:00Z" w16du:dateUtc="2024-06-10T06:49:00Z">
            <w:rPr>
              <w:rFonts w:ascii="Times New Roman" w:hAnsi="Times New Roman" w:cs="Times New Roman"/>
              <w:color w:val="0000FF"/>
              <w:sz w:val="24"/>
              <w:szCs w:val="24"/>
            </w:rPr>
          </w:rPrChange>
        </w:rPr>
        <w:t>B-H</w:t>
      </w:r>
      <w:r w:rsidR="006E5B42" w:rsidRPr="006E5B42">
        <w:rPr>
          <w:rFonts w:ascii="Times New Roman" w:hAnsi="Times New Roman" w:cs="Times New Roman"/>
          <w:color w:val="0000FF"/>
          <w:sz w:val="24"/>
          <w:szCs w:val="24"/>
        </w:rPr>
        <w:t xml:space="preserve"> curves </w:t>
      </w:r>
      <w:r w:rsidR="006E5B42">
        <w:rPr>
          <w:rFonts w:ascii="Times New Roman" w:hAnsi="Times New Roman" w:cs="Times New Roman"/>
          <w:color w:val="0000FF"/>
          <w:sz w:val="24"/>
          <w:szCs w:val="24"/>
        </w:rPr>
        <w:t>are provided now</w:t>
      </w:r>
      <w:r w:rsidR="006E5B42" w:rsidRPr="006E5B42">
        <w:rPr>
          <w:rFonts w:ascii="Times New Roman" w:hAnsi="Times New Roman" w:cs="Times New Roman"/>
          <w:color w:val="0000FF"/>
          <w:sz w:val="24"/>
          <w:szCs w:val="24"/>
        </w:rPr>
        <w:t>. Thank you for the suggestion.</w:t>
      </w:r>
    </w:p>
    <w:p w14:paraId="1667809F" w14:textId="77777777" w:rsidR="002B195C" w:rsidRDefault="002B195C" w:rsidP="002B195C">
      <w:pPr>
        <w:spacing w:after="0" w:line="240" w:lineRule="auto"/>
        <w:rPr>
          <w:rFonts w:ascii="Times New Roman" w:hAnsi="Times New Roman" w:cs="Times New Roman"/>
          <w:sz w:val="24"/>
          <w:szCs w:val="24"/>
        </w:rPr>
      </w:pPr>
    </w:p>
    <w:p w14:paraId="7DFD7CED" w14:textId="1BBE17B9" w:rsidR="002B195C" w:rsidRDefault="002B195C">
      <w:pPr>
        <w:rPr>
          <w:rFonts w:ascii="Times New Roman" w:hAnsi="Times New Roman" w:cs="Times New Roman"/>
          <w:sz w:val="24"/>
          <w:szCs w:val="24"/>
        </w:rPr>
      </w:pPr>
      <w:r>
        <w:rPr>
          <w:rFonts w:ascii="Times New Roman" w:hAnsi="Times New Roman" w:cs="Times New Roman"/>
          <w:sz w:val="24"/>
          <w:szCs w:val="24"/>
        </w:rPr>
        <w:br w:type="page"/>
      </w:r>
    </w:p>
    <w:p w14:paraId="41F441F7" w14:textId="456644B7" w:rsidR="002B195C" w:rsidRPr="002B195C" w:rsidRDefault="002B195C" w:rsidP="002B195C">
      <w:pPr>
        <w:spacing w:after="0" w:line="240" w:lineRule="auto"/>
        <w:rPr>
          <w:rFonts w:ascii="Times New Roman" w:hAnsi="Times New Roman" w:cs="Times New Roman"/>
          <w:b/>
          <w:bCs/>
          <w:sz w:val="24"/>
          <w:szCs w:val="24"/>
        </w:rPr>
      </w:pPr>
      <w:r w:rsidRPr="002B195C">
        <w:rPr>
          <w:rFonts w:ascii="Times New Roman" w:hAnsi="Times New Roman" w:cs="Times New Roman"/>
          <w:b/>
          <w:bCs/>
          <w:sz w:val="24"/>
          <w:szCs w:val="24"/>
        </w:rPr>
        <w:lastRenderedPageBreak/>
        <w:t>Reviewer #3:</w:t>
      </w:r>
    </w:p>
    <w:p w14:paraId="001A422C" w14:textId="77777777" w:rsidR="002B195C" w:rsidRP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The researchers describe the densification of pre-compacted NdFeB by either spark plasma sintering or flash sintering. While in the latter case, densification is achieved by a high current pulse through the sample, for spark plasma sintering, a high mechanical load is applied after reaching deformation temperature, leading more to a sinter forging approach. A parameter study has been performed to identify the impact of deformation temperature and pressure in case of spark plasma sintering as well as pre-heating temperature in case of flash sintering on microstructure and magnetic properties.</w:t>
      </w:r>
    </w:p>
    <w:p w14:paraId="0A693EA5" w14:textId="77777777" w:rsidR="002B195C" w:rsidRPr="002B195C" w:rsidRDefault="002B195C" w:rsidP="002B195C">
      <w:pPr>
        <w:spacing w:after="0" w:line="240" w:lineRule="auto"/>
        <w:jc w:val="both"/>
        <w:rPr>
          <w:rFonts w:ascii="Times New Roman" w:hAnsi="Times New Roman" w:cs="Times New Roman"/>
          <w:sz w:val="24"/>
          <w:szCs w:val="24"/>
        </w:rPr>
      </w:pPr>
    </w:p>
    <w:p w14:paraId="0294FD50" w14:textId="2AA202B9"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Language and style should be improved but usually it is possible to understand the meaning of the sentences. SI units should be used exclusively.</w:t>
      </w:r>
    </w:p>
    <w:p w14:paraId="244F3466" w14:textId="0D99E195" w:rsidR="00AF4849" w:rsidRDefault="00AF4849" w:rsidP="002B195C">
      <w:pPr>
        <w:spacing w:after="0" w:line="240" w:lineRule="auto"/>
        <w:jc w:val="both"/>
        <w:rPr>
          <w:rFonts w:ascii="Times New Roman" w:hAnsi="Times New Roman" w:cs="Times New Roman"/>
          <w:sz w:val="24"/>
          <w:szCs w:val="24"/>
        </w:rPr>
      </w:pPr>
    </w:p>
    <w:p w14:paraId="636FD144" w14:textId="6DC6EF5D"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7355AD">
        <w:rPr>
          <w:rFonts w:ascii="Times New Roman" w:hAnsi="Times New Roman" w:cs="Times New Roman"/>
          <w:color w:val="0000FF"/>
          <w:sz w:val="24"/>
          <w:szCs w:val="24"/>
        </w:rPr>
        <w:t xml:space="preserve">Language was </w:t>
      </w:r>
      <w:proofErr w:type="gramStart"/>
      <w:r w:rsidR="007355AD">
        <w:rPr>
          <w:rFonts w:ascii="Times New Roman" w:hAnsi="Times New Roman" w:cs="Times New Roman"/>
          <w:color w:val="0000FF"/>
          <w:sz w:val="24"/>
          <w:szCs w:val="24"/>
        </w:rPr>
        <w:t>improved</w:t>
      </w:r>
      <w:proofErr w:type="gramEnd"/>
      <w:r w:rsidR="007355AD">
        <w:rPr>
          <w:rFonts w:ascii="Times New Roman" w:hAnsi="Times New Roman" w:cs="Times New Roman"/>
          <w:color w:val="0000FF"/>
          <w:sz w:val="24"/>
          <w:szCs w:val="24"/>
        </w:rPr>
        <w:t xml:space="preserve"> and SI units are exclusively </w:t>
      </w:r>
      <w:r w:rsidR="00E17396">
        <w:rPr>
          <w:rFonts w:ascii="Times New Roman" w:hAnsi="Times New Roman" w:cs="Times New Roman"/>
          <w:color w:val="0000FF"/>
          <w:sz w:val="24"/>
          <w:szCs w:val="24"/>
        </w:rPr>
        <w:t>used now.</w:t>
      </w:r>
    </w:p>
    <w:p w14:paraId="28C69EDA" w14:textId="77777777" w:rsidR="002B195C" w:rsidRPr="002B195C" w:rsidRDefault="002B195C" w:rsidP="002B195C">
      <w:pPr>
        <w:spacing w:after="0" w:line="240" w:lineRule="auto"/>
        <w:jc w:val="both"/>
        <w:rPr>
          <w:rFonts w:ascii="Times New Roman" w:hAnsi="Times New Roman" w:cs="Times New Roman"/>
          <w:sz w:val="24"/>
          <w:szCs w:val="24"/>
        </w:rPr>
      </w:pPr>
    </w:p>
    <w:p w14:paraId="66C8CFA4" w14:textId="78F9DDAA" w:rsidR="002B195C" w:rsidRP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The introduction is somewhat confusing and lengthy, and it is not clear if the paper is supposed to be a (quite unstructured) review or a research article (it finally becomes clearer on p8</w:t>
      </w:r>
      <w:r w:rsidR="00E17396">
        <w:rPr>
          <w:rFonts w:ascii="Times New Roman" w:hAnsi="Times New Roman" w:cs="Times New Roman"/>
          <w:sz w:val="24"/>
          <w:szCs w:val="24"/>
        </w:rPr>
        <w:t xml:space="preserve">/line </w:t>
      </w:r>
      <w:r w:rsidRPr="002B195C">
        <w:rPr>
          <w:rFonts w:ascii="Times New Roman" w:hAnsi="Times New Roman" w:cs="Times New Roman"/>
          <w:sz w:val="24"/>
          <w:szCs w:val="24"/>
        </w:rPr>
        <w:t>25). Nd-Fe-B is alternatingly used with Nd2Fe14B; for nanocrystalline material there are flakes and without milling it becomes powders; then there are fibres/a fibre texture (p4</w:t>
      </w:r>
      <w:r w:rsidR="00E17396">
        <w:rPr>
          <w:rFonts w:ascii="Times New Roman" w:hAnsi="Times New Roman" w:cs="Times New Roman"/>
          <w:sz w:val="24"/>
          <w:szCs w:val="24"/>
        </w:rPr>
        <w:t xml:space="preserve">/line </w:t>
      </w:r>
      <w:r w:rsidRPr="002B195C">
        <w:rPr>
          <w:rFonts w:ascii="Times New Roman" w:hAnsi="Times New Roman" w:cs="Times New Roman"/>
          <w:sz w:val="24"/>
          <w:szCs w:val="24"/>
        </w:rPr>
        <w:t>55). P5</w:t>
      </w:r>
      <w:r w:rsidR="00E17396">
        <w:rPr>
          <w:rFonts w:ascii="Times New Roman" w:hAnsi="Times New Roman" w:cs="Times New Roman"/>
          <w:sz w:val="24"/>
          <w:szCs w:val="24"/>
        </w:rPr>
        <w:t xml:space="preserve">/line </w:t>
      </w:r>
      <w:r w:rsidRPr="002B195C">
        <w:rPr>
          <w:rFonts w:ascii="Times New Roman" w:hAnsi="Times New Roman" w:cs="Times New Roman"/>
          <w:sz w:val="24"/>
          <w:szCs w:val="24"/>
        </w:rPr>
        <w:t>44 suddenly introduces a new term (ECAS) instead of field assisted sintering technologies which is initially used. EDS is later described what makes the reader guess that this technology will also be used in the experiments. Also, details of the experimental plan are described in the introduction.</w:t>
      </w:r>
    </w:p>
    <w:p w14:paraId="40D2A43D" w14:textId="000FBD1C"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 xml:space="preserve">The section “Experimental” is also unstructured, lengthy and includes results and discussion. The authors should focus on what was </w:t>
      </w:r>
      <w:proofErr w:type="gramStart"/>
      <w:r w:rsidRPr="002B195C">
        <w:rPr>
          <w:rFonts w:ascii="Times New Roman" w:hAnsi="Times New Roman" w:cs="Times New Roman"/>
          <w:sz w:val="24"/>
          <w:szCs w:val="24"/>
        </w:rPr>
        <w:t>actually done</w:t>
      </w:r>
      <w:proofErr w:type="gramEnd"/>
      <w:r w:rsidRPr="002B195C">
        <w:rPr>
          <w:rFonts w:ascii="Times New Roman" w:hAnsi="Times New Roman" w:cs="Times New Roman"/>
          <w:sz w:val="24"/>
          <w:szCs w:val="24"/>
        </w:rPr>
        <w:t xml:space="preserve"> to prepare the samples. For the mechanical load, </w:t>
      </w:r>
      <w:proofErr w:type="spellStart"/>
      <w:r w:rsidRPr="002B195C">
        <w:rPr>
          <w:rFonts w:ascii="Times New Roman" w:hAnsi="Times New Roman" w:cs="Times New Roman"/>
          <w:sz w:val="24"/>
          <w:szCs w:val="24"/>
        </w:rPr>
        <w:t>kN</w:t>
      </w:r>
      <w:proofErr w:type="spellEnd"/>
      <w:r w:rsidRPr="002B195C">
        <w:rPr>
          <w:rFonts w:ascii="Times New Roman" w:hAnsi="Times New Roman" w:cs="Times New Roman"/>
          <w:sz w:val="24"/>
          <w:szCs w:val="24"/>
        </w:rPr>
        <w:t xml:space="preserve"> and MPa are both used. Why is the process chain shown for approach two only? How was the temperature measured?</w:t>
      </w:r>
    </w:p>
    <w:p w14:paraId="76D69B9B" w14:textId="221C919B" w:rsidR="00AF4849" w:rsidRDefault="00AF4849" w:rsidP="002B195C">
      <w:pPr>
        <w:spacing w:after="0" w:line="240" w:lineRule="auto"/>
        <w:jc w:val="both"/>
        <w:rPr>
          <w:rFonts w:ascii="Times New Roman" w:hAnsi="Times New Roman" w:cs="Times New Roman"/>
          <w:sz w:val="24"/>
          <w:szCs w:val="24"/>
        </w:rPr>
      </w:pPr>
    </w:p>
    <w:p w14:paraId="3D0AB802" w14:textId="52860477"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E17396">
        <w:rPr>
          <w:rFonts w:ascii="Times New Roman" w:hAnsi="Times New Roman" w:cs="Times New Roman"/>
          <w:color w:val="0000FF"/>
          <w:sz w:val="24"/>
          <w:szCs w:val="24"/>
        </w:rPr>
        <w:t xml:space="preserve"> We agree that the structure of the paper need</w:t>
      </w:r>
      <w:r w:rsidR="00DC3FA6">
        <w:rPr>
          <w:rFonts w:ascii="Times New Roman" w:hAnsi="Times New Roman" w:cs="Times New Roman"/>
          <w:color w:val="0000FF"/>
          <w:sz w:val="24"/>
          <w:szCs w:val="24"/>
        </w:rPr>
        <w:t>ed</w:t>
      </w:r>
      <w:r w:rsidR="00E17396">
        <w:rPr>
          <w:rFonts w:ascii="Times New Roman" w:hAnsi="Times New Roman" w:cs="Times New Roman"/>
          <w:color w:val="0000FF"/>
          <w:sz w:val="24"/>
          <w:szCs w:val="24"/>
        </w:rPr>
        <w:t xml:space="preserve"> significant revision and the scope of the paper must become clearer. </w:t>
      </w:r>
      <w:r w:rsidR="0073246E">
        <w:rPr>
          <w:rFonts w:ascii="Times New Roman" w:hAnsi="Times New Roman" w:cs="Times New Roman"/>
          <w:color w:val="0000FF"/>
          <w:sz w:val="24"/>
          <w:szCs w:val="24"/>
        </w:rPr>
        <w:t>Therefore, t</w:t>
      </w:r>
      <w:r w:rsidR="00E17396">
        <w:rPr>
          <w:rFonts w:ascii="Times New Roman" w:hAnsi="Times New Roman" w:cs="Times New Roman"/>
          <w:color w:val="0000FF"/>
          <w:sz w:val="24"/>
          <w:szCs w:val="24"/>
        </w:rPr>
        <w:t xml:space="preserve">he manuscript was </w:t>
      </w:r>
      <w:r w:rsidR="0073246E">
        <w:rPr>
          <w:rFonts w:ascii="Times New Roman" w:hAnsi="Times New Roman" w:cs="Times New Roman"/>
          <w:color w:val="0000FF"/>
          <w:sz w:val="24"/>
          <w:szCs w:val="24"/>
        </w:rPr>
        <w:t xml:space="preserve">completely </w:t>
      </w:r>
      <w:r w:rsidR="00E17396">
        <w:rPr>
          <w:rFonts w:ascii="Times New Roman" w:hAnsi="Times New Roman" w:cs="Times New Roman"/>
          <w:color w:val="0000FF"/>
          <w:sz w:val="24"/>
          <w:szCs w:val="24"/>
        </w:rPr>
        <w:t xml:space="preserve">restructured </w:t>
      </w:r>
      <w:r w:rsidR="00865BEF">
        <w:rPr>
          <w:rFonts w:ascii="Times New Roman" w:hAnsi="Times New Roman" w:cs="Times New Roman"/>
          <w:color w:val="0000FF"/>
          <w:sz w:val="24"/>
          <w:szCs w:val="24"/>
        </w:rPr>
        <w:t xml:space="preserve">now </w:t>
      </w:r>
      <w:r w:rsidR="0073246E">
        <w:rPr>
          <w:rFonts w:ascii="Times New Roman" w:hAnsi="Times New Roman" w:cs="Times New Roman"/>
          <w:color w:val="0000FF"/>
          <w:sz w:val="24"/>
          <w:szCs w:val="24"/>
        </w:rPr>
        <w:t xml:space="preserve">focusing on experimental results and their discussion. We carefully checked to revised manuscript </w:t>
      </w:r>
      <w:r w:rsidR="00865BEF">
        <w:rPr>
          <w:rFonts w:ascii="Times New Roman" w:hAnsi="Times New Roman" w:cs="Times New Roman"/>
          <w:color w:val="0000FF"/>
          <w:sz w:val="24"/>
          <w:szCs w:val="24"/>
        </w:rPr>
        <w:t>to avoid mixing of</w:t>
      </w:r>
      <w:r w:rsidR="0073246E">
        <w:rPr>
          <w:rFonts w:ascii="Times New Roman" w:hAnsi="Times New Roman" w:cs="Times New Roman"/>
          <w:color w:val="0000FF"/>
          <w:sz w:val="24"/>
          <w:szCs w:val="24"/>
        </w:rPr>
        <w:t xml:space="preserve"> experimental part and results.</w:t>
      </w:r>
    </w:p>
    <w:p w14:paraId="2AA22CEB" w14:textId="77777777" w:rsidR="00AF4849" w:rsidRPr="002B195C" w:rsidRDefault="00AF4849" w:rsidP="002B195C">
      <w:pPr>
        <w:spacing w:after="0" w:line="240" w:lineRule="auto"/>
        <w:jc w:val="both"/>
        <w:rPr>
          <w:rFonts w:ascii="Times New Roman" w:hAnsi="Times New Roman" w:cs="Times New Roman"/>
          <w:sz w:val="24"/>
          <w:szCs w:val="24"/>
        </w:rPr>
      </w:pPr>
    </w:p>
    <w:p w14:paraId="6BF393F2" w14:textId="15F878BA"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Results section introduces text book knowledge (“A high remanence means that</w:t>
      </w:r>
      <w:proofErr w:type="gramStart"/>
      <w:r w:rsidRPr="002B195C">
        <w:rPr>
          <w:rFonts w:ascii="Times New Roman" w:hAnsi="Times New Roman" w:cs="Times New Roman"/>
          <w:sz w:val="24"/>
          <w:szCs w:val="24"/>
        </w:rPr>
        <w:t>…“</w:t>
      </w:r>
      <w:proofErr w:type="gramEnd"/>
      <w:r w:rsidRPr="002B195C">
        <w:rPr>
          <w:rFonts w:ascii="Times New Roman" w:hAnsi="Times New Roman" w:cs="Times New Roman"/>
          <w:sz w:val="24"/>
          <w:szCs w:val="24"/>
        </w:rPr>
        <w:t>) and contains a lot of discussion and statements („it becomes clear that these technologies have the potential to become competitive, but…). 3.1 and further starts with repeating the experimental section.</w:t>
      </w:r>
    </w:p>
    <w:p w14:paraId="783C480A" w14:textId="3BA4AAFC" w:rsidR="00AF4849" w:rsidRDefault="00AF4849" w:rsidP="002B195C">
      <w:pPr>
        <w:spacing w:after="0" w:line="240" w:lineRule="auto"/>
        <w:jc w:val="both"/>
        <w:rPr>
          <w:rFonts w:ascii="Times New Roman" w:hAnsi="Times New Roman" w:cs="Times New Roman"/>
          <w:sz w:val="24"/>
          <w:szCs w:val="24"/>
        </w:rPr>
      </w:pPr>
    </w:p>
    <w:p w14:paraId="3740490F" w14:textId="397D57F7"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73246E">
        <w:rPr>
          <w:rFonts w:ascii="Times New Roman" w:hAnsi="Times New Roman" w:cs="Times New Roman"/>
          <w:color w:val="0000FF"/>
          <w:sz w:val="24"/>
          <w:szCs w:val="24"/>
        </w:rPr>
        <w:t xml:space="preserve"> We carefully checked the manuscript to avoid general statements</w:t>
      </w:r>
      <w:r w:rsidR="00865BEF">
        <w:rPr>
          <w:rFonts w:ascii="Times New Roman" w:hAnsi="Times New Roman" w:cs="Times New Roman"/>
          <w:color w:val="0000FF"/>
          <w:sz w:val="24"/>
          <w:szCs w:val="24"/>
        </w:rPr>
        <w:t xml:space="preserve">. </w:t>
      </w:r>
      <w:r w:rsidR="00DC3FA6">
        <w:rPr>
          <w:rFonts w:ascii="Times New Roman" w:hAnsi="Times New Roman" w:cs="Times New Roman"/>
          <w:color w:val="0000FF"/>
          <w:sz w:val="24"/>
          <w:szCs w:val="24"/>
        </w:rPr>
        <w:t xml:space="preserve">We skipped all explanations just repeating textbook knowledge. </w:t>
      </w:r>
      <w:r w:rsidR="00865BEF">
        <w:rPr>
          <w:rFonts w:ascii="Times New Roman" w:hAnsi="Times New Roman" w:cs="Times New Roman"/>
          <w:color w:val="0000FF"/>
          <w:sz w:val="24"/>
          <w:szCs w:val="24"/>
        </w:rPr>
        <w:t xml:space="preserve">Now, </w:t>
      </w:r>
      <w:r w:rsidR="00DC3FA6">
        <w:rPr>
          <w:rFonts w:ascii="Times New Roman" w:hAnsi="Times New Roman" w:cs="Times New Roman"/>
          <w:color w:val="0000FF"/>
          <w:sz w:val="24"/>
          <w:szCs w:val="24"/>
        </w:rPr>
        <w:t>the</w:t>
      </w:r>
      <w:r w:rsidR="00865BEF">
        <w:rPr>
          <w:rFonts w:ascii="Times New Roman" w:hAnsi="Times New Roman" w:cs="Times New Roman"/>
          <w:color w:val="0000FF"/>
          <w:sz w:val="24"/>
          <w:szCs w:val="24"/>
        </w:rPr>
        <w:t xml:space="preserve"> focus </w:t>
      </w:r>
      <w:r w:rsidR="00DC3FA6">
        <w:rPr>
          <w:rFonts w:ascii="Times New Roman" w:hAnsi="Times New Roman" w:cs="Times New Roman"/>
          <w:color w:val="0000FF"/>
          <w:sz w:val="24"/>
          <w:szCs w:val="24"/>
        </w:rPr>
        <w:t>of the manuscript is</w:t>
      </w:r>
      <w:r w:rsidR="0073246E">
        <w:rPr>
          <w:rFonts w:ascii="Times New Roman" w:hAnsi="Times New Roman" w:cs="Times New Roman"/>
          <w:color w:val="0000FF"/>
          <w:sz w:val="24"/>
          <w:szCs w:val="24"/>
        </w:rPr>
        <w:t xml:space="preserve"> on experimental results and their discussion.</w:t>
      </w:r>
    </w:p>
    <w:p w14:paraId="7A7F984E" w14:textId="77777777" w:rsidR="002B195C" w:rsidRPr="002B195C" w:rsidRDefault="002B195C" w:rsidP="002B195C">
      <w:pPr>
        <w:spacing w:after="0" w:line="240" w:lineRule="auto"/>
        <w:jc w:val="both"/>
        <w:rPr>
          <w:rFonts w:ascii="Times New Roman" w:hAnsi="Times New Roman" w:cs="Times New Roman"/>
          <w:sz w:val="24"/>
          <w:szCs w:val="24"/>
        </w:rPr>
      </w:pPr>
    </w:p>
    <w:p w14:paraId="0C02F009" w14:textId="77777777" w:rsidR="002B195C" w:rsidRP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Some specific points:</w:t>
      </w:r>
    </w:p>
    <w:p w14:paraId="67BF3AF2" w14:textId="5F8E6812"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P9</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28: Why is the material pre-sintered in the SPS to withstand densification in the SPS?</w:t>
      </w:r>
    </w:p>
    <w:p w14:paraId="50E79A0C" w14:textId="68A54A06" w:rsidR="00AF4849" w:rsidRDefault="00AF4849" w:rsidP="002B195C">
      <w:pPr>
        <w:spacing w:after="0" w:line="240" w:lineRule="auto"/>
        <w:jc w:val="both"/>
        <w:rPr>
          <w:rFonts w:ascii="Times New Roman" w:hAnsi="Times New Roman" w:cs="Times New Roman"/>
          <w:sz w:val="24"/>
          <w:szCs w:val="24"/>
        </w:rPr>
      </w:pPr>
    </w:p>
    <w:p w14:paraId="2815BC65" w14:textId="5F6E5DFC"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 xml:space="preserve">Thank you for your comment. The powder is pre-sintered in this case for two reasons. In the case of the low-temperature, semi-dense compact, the powder is pre-sintered </w:t>
      </w:r>
      <w:proofErr w:type="gramStart"/>
      <w:r w:rsidR="006E5B42" w:rsidRPr="006E5B42">
        <w:rPr>
          <w:rFonts w:ascii="Times New Roman" w:hAnsi="Times New Roman" w:cs="Times New Roman"/>
          <w:color w:val="0000FF"/>
          <w:sz w:val="24"/>
          <w:szCs w:val="24"/>
        </w:rPr>
        <w:t>in order to</w:t>
      </w:r>
      <w:proofErr w:type="gramEnd"/>
      <w:r w:rsidR="006E5B42" w:rsidRPr="006E5B42">
        <w:rPr>
          <w:rFonts w:ascii="Times New Roman" w:hAnsi="Times New Roman" w:cs="Times New Roman"/>
          <w:color w:val="0000FF"/>
          <w:sz w:val="24"/>
          <w:szCs w:val="24"/>
        </w:rPr>
        <w:t xml:space="preserve"> create good electrical contact during the SPT process. For the dense compact, the powder is pre-compacted as a stand-in for the hot-compaction step of hot deformation.</w:t>
      </w:r>
    </w:p>
    <w:p w14:paraId="0491CE55" w14:textId="77777777" w:rsidR="00AF4849" w:rsidRPr="002B195C" w:rsidRDefault="00AF4849" w:rsidP="002B195C">
      <w:pPr>
        <w:spacing w:after="0" w:line="240" w:lineRule="auto"/>
        <w:jc w:val="both"/>
        <w:rPr>
          <w:rFonts w:ascii="Times New Roman" w:hAnsi="Times New Roman" w:cs="Times New Roman"/>
          <w:sz w:val="24"/>
          <w:szCs w:val="24"/>
        </w:rPr>
      </w:pPr>
    </w:p>
    <w:p w14:paraId="2E45402A" w14:textId="0AF4DD7F"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lastRenderedPageBreak/>
        <w:t>P9</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 xml:space="preserve">41: the foil is called </w:t>
      </w:r>
      <w:proofErr w:type="spellStart"/>
      <w:r w:rsidRPr="002B195C">
        <w:rPr>
          <w:rFonts w:ascii="Times New Roman" w:hAnsi="Times New Roman" w:cs="Times New Roman"/>
          <w:sz w:val="24"/>
          <w:szCs w:val="24"/>
        </w:rPr>
        <w:t>Sigraflex</w:t>
      </w:r>
      <w:proofErr w:type="spellEnd"/>
    </w:p>
    <w:p w14:paraId="7E119075" w14:textId="4995BD25" w:rsidR="00AF4849" w:rsidRDefault="00AF4849" w:rsidP="002B195C">
      <w:pPr>
        <w:spacing w:after="0" w:line="240" w:lineRule="auto"/>
        <w:jc w:val="both"/>
        <w:rPr>
          <w:rFonts w:ascii="Times New Roman" w:hAnsi="Times New Roman" w:cs="Times New Roman"/>
          <w:sz w:val="24"/>
          <w:szCs w:val="24"/>
        </w:rPr>
      </w:pPr>
    </w:p>
    <w:p w14:paraId="108613E7" w14:textId="18A46D7C"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Thank you, the mistake has been amended</w:t>
      </w:r>
      <w:r w:rsidR="00DC3FA6">
        <w:rPr>
          <w:rFonts w:ascii="Times New Roman" w:hAnsi="Times New Roman" w:cs="Times New Roman"/>
          <w:color w:val="0000FF"/>
          <w:sz w:val="24"/>
          <w:szCs w:val="24"/>
        </w:rPr>
        <w:t>.</w:t>
      </w:r>
    </w:p>
    <w:p w14:paraId="61A31CD3" w14:textId="77777777" w:rsidR="00AF4849" w:rsidRPr="002B195C" w:rsidRDefault="00AF4849" w:rsidP="002B195C">
      <w:pPr>
        <w:spacing w:after="0" w:line="240" w:lineRule="auto"/>
        <w:jc w:val="both"/>
        <w:rPr>
          <w:rFonts w:ascii="Times New Roman" w:hAnsi="Times New Roman" w:cs="Times New Roman"/>
          <w:sz w:val="24"/>
          <w:szCs w:val="24"/>
        </w:rPr>
      </w:pPr>
    </w:p>
    <w:p w14:paraId="31BB5477" w14:textId="2942F7E5"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P9</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54: Why is there a transient liquid phase in pre-alloyed material?</w:t>
      </w:r>
    </w:p>
    <w:p w14:paraId="78927DD5" w14:textId="26F24C7E" w:rsidR="00AF4849" w:rsidRDefault="00AF4849" w:rsidP="002B195C">
      <w:pPr>
        <w:spacing w:after="0" w:line="240" w:lineRule="auto"/>
        <w:jc w:val="both"/>
        <w:rPr>
          <w:rFonts w:ascii="Times New Roman" w:hAnsi="Times New Roman" w:cs="Times New Roman"/>
          <w:sz w:val="24"/>
          <w:szCs w:val="24"/>
        </w:rPr>
      </w:pPr>
    </w:p>
    <w:p w14:paraId="386D37D8" w14:textId="53EF4028"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 xml:space="preserve">In Nd-Fe-B, grains are kept isolated from one another through an Nd-rich boundary phase. This has a lower melting temperature than the rest of the system. </w:t>
      </w:r>
      <w:r w:rsidR="00DC3FA6">
        <w:rPr>
          <w:rFonts w:ascii="Times New Roman" w:hAnsi="Times New Roman" w:cs="Times New Roman"/>
          <w:color w:val="0000FF"/>
          <w:sz w:val="24"/>
          <w:szCs w:val="24"/>
        </w:rPr>
        <w:t>D</w:t>
      </w:r>
      <w:r w:rsidR="006E5B42" w:rsidRPr="006E5B42">
        <w:rPr>
          <w:rFonts w:ascii="Times New Roman" w:hAnsi="Times New Roman" w:cs="Times New Roman"/>
          <w:color w:val="0000FF"/>
          <w:sz w:val="24"/>
          <w:szCs w:val="24"/>
        </w:rPr>
        <w:t xml:space="preserve">uring the compaction/deformation processes this </w:t>
      </w:r>
      <w:r w:rsidR="00DC3FA6">
        <w:rPr>
          <w:rFonts w:ascii="Times New Roman" w:hAnsi="Times New Roman" w:cs="Times New Roman"/>
          <w:color w:val="0000FF"/>
          <w:sz w:val="24"/>
          <w:szCs w:val="24"/>
        </w:rPr>
        <w:t xml:space="preserve">grain boundary </w:t>
      </w:r>
      <w:r w:rsidR="006E5B42" w:rsidRPr="006E5B42">
        <w:rPr>
          <w:rFonts w:ascii="Times New Roman" w:hAnsi="Times New Roman" w:cs="Times New Roman"/>
          <w:color w:val="0000FF"/>
          <w:sz w:val="24"/>
          <w:szCs w:val="24"/>
        </w:rPr>
        <w:t>phase melts and assists in mass transport for grain growth or densification</w:t>
      </w:r>
      <w:r w:rsidR="00E334E6">
        <w:rPr>
          <w:rFonts w:ascii="Times New Roman" w:hAnsi="Times New Roman" w:cs="Times New Roman"/>
          <w:color w:val="0000FF"/>
          <w:sz w:val="24"/>
          <w:szCs w:val="24"/>
        </w:rPr>
        <w:t>, which is a well-known effect generally occurring during hot deformation of Nd-Fe-B magnets.</w:t>
      </w:r>
    </w:p>
    <w:p w14:paraId="27E0DE81" w14:textId="77777777" w:rsidR="00AF4849" w:rsidRPr="002B195C" w:rsidRDefault="00AF4849" w:rsidP="002B195C">
      <w:pPr>
        <w:spacing w:after="0" w:line="240" w:lineRule="auto"/>
        <w:jc w:val="both"/>
        <w:rPr>
          <w:rFonts w:ascii="Times New Roman" w:hAnsi="Times New Roman" w:cs="Times New Roman"/>
          <w:sz w:val="24"/>
          <w:szCs w:val="24"/>
        </w:rPr>
      </w:pPr>
    </w:p>
    <w:p w14:paraId="7AA41E76" w14:textId="37E64EB5"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P22</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 xml:space="preserve">10: this cannot be decided without correcting the curves </w:t>
      </w:r>
      <w:proofErr w:type="gramStart"/>
      <w:r w:rsidRPr="002B195C">
        <w:rPr>
          <w:rFonts w:ascii="Times New Roman" w:hAnsi="Times New Roman" w:cs="Times New Roman"/>
          <w:sz w:val="24"/>
          <w:szCs w:val="24"/>
        </w:rPr>
        <w:t>with regard to</w:t>
      </w:r>
      <w:proofErr w:type="gramEnd"/>
      <w:r w:rsidRPr="002B195C">
        <w:rPr>
          <w:rFonts w:ascii="Times New Roman" w:hAnsi="Times New Roman" w:cs="Times New Roman"/>
          <w:sz w:val="24"/>
          <w:szCs w:val="24"/>
        </w:rPr>
        <w:t xml:space="preserve"> thermal expansion and pressure effects.</w:t>
      </w:r>
    </w:p>
    <w:p w14:paraId="149565AE" w14:textId="426A6D92" w:rsidR="00AF4849" w:rsidRDefault="00AF4849" w:rsidP="002B195C">
      <w:pPr>
        <w:spacing w:after="0" w:line="240" w:lineRule="auto"/>
        <w:jc w:val="both"/>
        <w:rPr>
          <w:rFonts w:ascii="Times New Roman" w:hAnsi="Times New Roman" w:cs="Times New Roman"/>
          <w:sz w:val="24"/>
          <w:szCs w:val="24"/>
        </w:rPr>
      </w:pPr>
    </w:p>
    <w:p w14:paraId="07FA5E12" w14:textId="155D4A4D"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Section has been deleted</w:t>
      </w:r>
      <w:r w:rsidR="00E334E6">
        <w:rPr>
          <w:rFonts w:ascii="Times New Roman" w:hAnsi="Times New Roman" w:cs="Times New Roman"/>
          <w:color w:val="0000FF"/>
          <w:sz w:val="24"/>
          <w:szCs w:val="24"/>
        </w:rPr>
        <w:t>.</w:t>
      </w:r>
    </w:p>
    <w:p w14:paraId="7894C6A9" w14:textId="77777777" w:rsidR="00AF4849" w:rsidRPr="002B195C" w:rsidRDefault="00AF4849" w:rsidP="002B195C">
      <w:pPr>
        <w:spacing w:after="0" w:line="240" w:lineRule="auto"/>
        <w:jc w:val="both"/>
        <w:rPr>
          <w:rFonts w:ascii="Times New Roman" w:hAnsi="Times New Roman" w:cs="Times New Roman"/>
          <w:sz w:val="24"/>
          <w:szCs w:val="24"/>
        </w:rPr>
      </w:pPr>
    </w:p>
    <w:p w14:paraId="05318EC8" w14:textId="1ECE8724"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P23</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44: If the thermal conductivity impacts the properties that much, does it mean that sample temperature significantly deviates from the measured temperature?</w:t>
      </w:r>
    </w:p>
    <w:p w14:paraId="5EE0892C" w14:textId="66FB437C" w:rsidR="00AF4849" w:rsidRDefault="00AF4849" w:rsidP="002B195C">
      <w:pPr>
        <w:spacing w:after="0" w:line="240" w:lineRule="auto"/>
        <w:jc w:val="both"/>
        <w:rPr>
          <w:rFonts w:ascii="Times New Roman" w:hAnsi="Times New Roman" w:cs="Times New Roman"/>
          <w:sz w:val="24"/>
          <w:szCs w:val="24"/>
        </w:rPr>
      </w:pPr>
    </w:p>
    <w:p w14:paraId="5058E6DB" w14:textId="5E4A0C66"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E334E6">
        <w:rPr>
          <w:rFonts w:ascii="Times New Roman" w:hAnsi="Times New Roman" w:cs="Times New Roman"/>
          <w:color w:val="0000FF"/>
          <w:sz w:val="24"/>
          <w:szCs w:val="24"/>
        </w:rPr>
        <w:t xml:space="preserve">Exact temperature measurement of the sample especially during hot deformation is a challenging task. Usually, temperature is </w:t>
      </w:r>
      <w:commentRangeStart w:id="27"/>
      <w:r w:rsidR="00E334E6">
        <w:rPr>
          <w:rFonts w:ascii="Times New Roman" w:hAnsi="Times New Roman" w:cs="Times New Roman"/>
          <w:color w:val="0000FF"/>
          <w:sz w:val="24"/>
          <w:szCs w:val="24"/>
        </w:rPr>
        <w:t xml:space="preserve">measured by pyrometer at the bottom of a hole </w:t>
      </w:r>
      <w:proofErr w:type="spellStart"/>
      <w:r w:rsidR="00E334E6">
        <w:rPr>
          <w:rFonts w:ascii="Times New Roman" w:hAnsi="Times New Roman" w:cs="Times New Roman"/>
          <w:color w:val="0000FF"/>
          <w:sz w:val="24"/>
          <w:szCs w:val="24"/>
        </w:rPr>
        <w:t>drilled</w:t>
      </w:r>
      <w:commentRangeEnd w:id="27"/>
      <w:r w:rsidR="00A87001">
        <w:rPr>
          <w:rStyle w:val="Refdecomentrio"/>
        </w:rPr>
        <w:commentReference w:id="27"/>
      </w:r>
      <w:ins w:id="28" w:author="Fernando Maccari" w:date="2024-06-10T08:54:00Z" w16du:dateUtc="2024-06-10T06:54:00Z">
        <w:r w:rsidR="00A87001">
          <w:rPr>
            <w:rFonts w:ascii="Times New Roman" w:hAnsi="Times New Roman" w:cs="Times New Roman"/>
            <w:color w:val="0000FF"/>
            <w:sz w:val="24"/>
            <w:szCs w:val="24"/>
          </w:rPr>
          <w:t>I</w:t>
        </w:r>
      </w:ins>
      <w:proofErr w:type="spellEnd"/>
      <w:r w:rsidR="00E334E6">
        <w:rPr>
          <w:rFonts w:ascii="Times New Roman" w:hAnsi="Times New Roman" w:cs="Times New Roman"/>
          <w:color w:val="0000FF"/>
          <w:sz w:val="24"/>
          <w:szCs w:val="24"/>
        </w:rPr>
        <w:t xml:space="preserve"> in one of the punches. Since there is </w:t>
      </w:r>
      <w:proofErr w:type="gramStart"/>
      <w:r w:rsidR="00E334E6">
        <w:rPr>
          <w:rFonts w:ascii="Times New Roman" w:hAnsi="Times New Roman" w:cs="Times New Roman"/>
          <w:color w:val="0000FF"/>
          <w:sz w:val="24"/>
          <w:szCs w:val="24"/>
        </w:rPr>
        <w:t>a distance of several</w:t>
      </w:r>
      <w:proofErr w:type="gramEnd"/>
      <w:r w:rsidR="00E334E6">
        <w:rPr>
          <w:rFonts w:ascii="Times New Roman" w:hAnsi="Times New Roman" w:cs="Times New Roman"/>
          <w:color w:val="0000FF"/>
          <w:sz w:val="24"/>
          <w:szCs w:val="24"/>
        </w:rPr>
        <w:t xml:space="preserve"> mm between the measurement point and the sample, deviations between sample temperature and measured temperature are possible. This effect might become more pronounced during hot deformation in a FAST/SPS device, since the semi-finished part does not have a contact to the die walls at the beginning of the deformation.</w:t>
      </w:r>
    </w:p>
    <w:p w14:paraId="12038300" w14:textId="77777777" w:rsidR="00AF4849" w:rsidRPr="002B195C" w:rsidRDefault="00AF4849" w:rsidP="002B195C">
      <w:pPr>
        <w:spacing w:after="0" w:line="240" w:lineRule="auto"/>
        <w:jc w:val="both"/>
        <w:rPr>
          <w:rFonts w:ascii="Times New Roman" w:hAnsi="Times New Roman" w:cs="Times New Roman"/>
          <w:sz w:val="24"/>
          <w:szCs w:val="24"/>
        </w:rPr>
      </w:pPr>
    </w:p>
    <w:p w14:paraId="593F3026" w14:textId="08226C48"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P30</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8: Why are HP and SPS complementary? The anisotropy comes from the hot deformation step.</w:t>
      </w:r>
    </w:p>
    <w:p w14:paraId="72E76E4A" w14:textId="337F0F1C" w:rsidR="00AF4849" w:rsidRDefault="00AF4849" w:rsidP="002B195C">
      <w:pPr>
        <w:spacing w:after="0" w:line="240" w:lineRule="auto"/>
        <w:jc w:val="both"/>
        <w:rPr>
          <w:rFonts w:ascii="Times New Roman" w:hAnsi="Times New Roman" w:cs="Times New Roman"/>
          <w:sz w:val="24"/>
          <w:szCs w:val="24"/>
        </w:rPr>
      </w:pPr>
    </w:p>
    <w:p w14:paraId="2C737353" w14:textId="7C065FB4"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 xml:space="preserve">Terminology in this work has not been so clear up </w:t>
      </w:r>
      <w:r w:rsidR="00E334E6" w:rsidRPr="006E5B42">
        <w:rPr>
          <w:rFonts w:ascii="Times New Roman" w:hAnsi="Times New Roman" w:cs="Times New Roman"/>
          <w:color w:val="0000FF"/>
          <w:sz w:val="24"/>
          <w:szCs w:val="24"/>
        </w:rPr>
        <w:t>till</w:t>
      </w:r>
      <w:r w:rsidR="006E5B42" w:rsidRPr="006E5B42">
        <w:rPr>
          <w:rFonts w:ascii="Times New Roman" w:hAnsi="Times New Roman" w:cs="Times New Roman"/>
          <w:color w:val="0000FF"/>
          <w:sz w:val="24"/>
          <w:szCs w:val="24"/>
        </w:rPr>
        <w:t xml:space="preserve"> now. SPT is the name for the hot deformation step in this work and is where anisotropy is induced. FAST/SPS is the stage where the compact is pre-sintered/hot compacted (</w:t>
      </w:r>
      <w:proofErr w:type="gramStart"/>
      <w:r w:rsidR="006E5B42" w:rsidRPr="006E5B42">
        <w:rPr>
          <w:rFonts w:ascii="Times New Roman" w:hAnsi="Times New Roman" w:cs="Times New Roman"/>
          <w:color w:val="0000FF"/>
          <w:sz w:val="24"/>
          <w:szCs w:val="24"/>
        </w:rPr>
        <w:t>similar to</w:t>
      </w:r>
      <w:proofErr w:type="gramEnd"/>
      <w:r w:rsidR="006E5B42" w:rsidRPr="006E5B42">
        <w:rPr>
          <w:rFonts w:ascii="Times New Roman" w:hAnsi="Times New Roman" w:cs="Times New Roman"/>
          <w:color w:val="0000FF"/>
          <w:sz w:val="24"/>
          <w:szCs w:val="24"/>
        </w:rPr>
        <w:t xml:space="preserve"> hot pressing). Anisotropy should not develop at this stage</w:t>
      </w:r>
      <w:r w:rsidR="006E5B42">
        <w:rPr>
          <w:rFonts w:ascii="Times New Roman" w:hAnsi="Times New Roman" w:cs="Times New Roman"/>
          <w:color w:val="0000FF"/>
          <w:sz w:val="24"/>
          <w:szCs w:val="24"/>
        </w:rPr>
        <w:t>.</w:t>
      </w:r>
    </w:p>
    <w:p w14:paraId="209CF64A" w14:textId="77777777" w:rsidR="00AF4849" w:rsidRPr="002B195C" w:rsidRDefault="00AF4849" w:rsidP="002B195C">
      <w:pPr>
        <w:spacing w:after="0" w:line="240" w:lineRule="auto"/>
        <w:jc w:val="both"/>
        <w:rPr>
          <w:rFonts w:ascii="Times New Roman" w:hAnsi="Times New Roman" w:cs="Times New Roman"/>
          <w:sz w:val="24"/>
          <w:szCs w:val="24"/>
        </w:rPr>
      </w:pPr>
    </w:p>
    <w:p w14:paraId="6827030F" w14:textId="5E6572C5"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P33</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36: new results should not be introduced in the conclusion. (</w:t>
      </w:r>
      <w:proofErr w:type="gramStart"/>
      <w:r w:rsidRPr="002B195C">
        <w:rPr>
          <w:rFonts w:ascii="Times New Roman" w:hAnsi="Times New Roman" w:cs="Times New Roman"/>
          <w:sz w:val="24"/>
          <w:szCs w:val="24"/>
        </w:rPr>
        <w:t>also</w:t>
      </w:r>
      <w:proofErr w:type="gramEnd"/>
      <w:r w:rsidRPr="002B195C">
        <w:rPr>
          <w:rFonts w:ascii="Times New Roman" w:hAnsi="Times New Roman" w:cs="Times New Roman"/>
          <w:sz w:val="24"/>
          <w:szCs w:val="24"/>
        </w:rPr>
        <w:t xml:space="preserve"> in the next paragraph)</w:t>
      </w:r>
    </w:p>
    <w:p w14:paraId="249CF093" w14:textId="33C5FC30" w:rsidR="00AF4849" w:rsidRDefault="00AF4849" w:rsidP="002B195C">
      <w:pPr>
        <w:spacing w:after="0" w:line="240" w:lineRule="auto"/>
        <w:jc w:val="both"/>
        <w:rPr>
          <w:rFonts w:ascii="Times New Roman" w:hAnsi="Times New Roman" w:cs="Times New Roman"/>
          <w:sz w:val="24"/>
          <w:szCs w:val="24"/>
        </w:rPr>
      </w:pPr>
    </w:p>
    <w:p w14:paraId="4D688D89" w14:textId="7C16E010"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Noted, conclusion does not introduce new results anymore.</w:t>
      </w:r>
    </w:p>
    <w:p w14:paraId="3BAD4DD0" w14:textId="77777777" w:rsidR="002B195C" w:rsidRPr="002B195C" w:rsidRDefault="002B195C" w:rsidP="002B195C">
      <w:pPr>
        <w:spacing w:after="0" w:line="240" w:lineRule="auto"/>
        <w:jc w:val="both"/>
        <w:rPr>
          <w:rFonts w:ascii="Times New Roman" w:hAnsi="Times New Roman" w:cs="Times New Roman"/>
          <w:sz w:val="24"/>
          <w:szCs w:val="24"/>
        </w:rPr>
      </w:pPr>
    </w:p>
    <w:p w14:paraId="028EE59B" w14:textId="2DFAFE3B"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 xml:space="preserve">The authors initially claim </w:t>
      </w:r>
      <w:proofErr w:type="spellStart"/>
      <w:r w:rsidRPr="002B195C">
        <w:rPr>
          <w:rFonts w:ascii="Times New Roman" w:hAnsi="Times New Roman" w:cs="Times New Roman"/>
          <w:sz w:val="24"/>
          <w:szCs w:val="24"/>
        </w:rPr>
        <w:t>electroplasticity</w:t>
      </w:r>
      <w:proofErr w:type="spellEnd"/>
      <w:r w:rsidRPr="002B195C">
        <w:rPr>
          <w:rFonts w:ascii="Times New Roman" w:hAnsi="Times New Roman" w:cs="Times New Roman"/>
          <w:sz w:val="24"/>
          <w:szCs w:val="24"/>
        </w:rPr>
        <w:t xml:space="preserve"> to be an important mechanism for densification. In the end of the results section, it is stated that this only happens in flash sintering, what makes sense. Still, without any local temperature control, identifying </w:t>
      </w:r>
      <w:proofErr w:type="spellStart"/>
      <w:r w:rsidRPr="002B195C">
        <w:rPr>
          <w:rFonts w:ascii="Times New Roman" w:hAnsi="Times New Roman" w:cs="Times New Roman"/>
          <w:sz w:val="24"/>
          <w:szCs w:val="24"/>
        </w:rPr>
        <w:t>electroplasticity</w:t>
      </w:r>
      <w:proofErr w:type="spellEnd"/>
      <w:r w:rsidRPr="002B195C">
        <w:rPr>
          <w:rFonts w:ascii="Times New Roman" w:hAnsi="Times New Roman" w:cs="Times New Roman"/>
          <w:sz w:val="24"/>
          <w:szCs w:val="24"/>
        </w:rPr>
        <w:t xml:space="preserve"> for increased densification without any further discussion is quite farfetched.</w:t>
      </w:r>
    </w:p>
    <w:p w14:paraId="10F7EE6F" w14:textId="1282D95D" w:rsidR="00AF4849" w:rsidRDefault="00AF4849" w:rsidP="002B195C">
      <w:pPr>
        <w:spacing w:after="0" w:line="240" w:lineRule="auto"/>
        <w:jc w:val="both"/>
        <w:rPr>
          <w:rFonts w:ascii="Times New Roman" w:hAnsi="Times New Roman" w:cs="Times New Roman"/>
          <w:sz w:val="24"/>
          <w:szCs w:val="24"/>
        </w:rPr>
      </w:pPr>
    </w:p>
    <w:p w14:paraId="40D991BD" w14:textId="0BEBE55B"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We agree that we only speculated on the occurrence of </w:t>
      </w:r>
      <w:proofErr w:type="spellStart"/>
      <w:r w:rsidR="006E5B42">
        <w:rPr>
          <w:rFonts w:ascii="Times New Roman" w:hAnsi="Times New Roman" w:cs="Times New Roman"/>
          <w:color w:val="0000FF"/>
          <w:sz w:val="24"/>
          <w:szCs w:val="24"/>
        </w:rPr>
        <w:t>electroplasiticity</w:t>
      </w:r>
      <w:proofErr w:type="spellEnd"/>
      <w:r w:rsidR="006E5B42">
        <w:rPr>
          <w:rFonts w:ascii="Times New Roman" w:hAnsi="Times New Roman" w:cs="Times New Roman"/>
          <w:color w:val="0000FF"/>
          <w:sz w:val="24"/>
          <w:szCs w:val="24"/>
        </w:rPr>
        <w:t xml:space="preserve"> without having any experimental confirmation. Therefore, we omitted the discussion of </w:t>
      </w:r>
      <w:proofErr w:type="spellStart"/>
      <w:r w:rsidR="006E5B42">
        <w:rPr>
          <w:rFonts w:ascii="Times New Roman" w:hAnsi="Times New Roman" w:cs="Times New Roman"/>
          <w:color w:val="0000FF"/>
          <w:sz w:val="24"/>
          <w:szCs w:val="24"/>
        </w:rPr>
        <w:t>electroplasticity</w:t>
      </w:r>
      <w:proofErr w:type="spellEnd"/>
      <w:r w:rsidR="006E5B42">
        <w:rPr>
          <w:rFonts w:ascii="Times New Roman" w:hAnsi="Times New Roman" w:cs="Times New Roman"/>
          <w:color w:val="0000FF"/>
          <w:sz w:val="24"/>
          <w:szCs w:val="24"/>
        </w:rPr>
        <w:t xml:space="preserve"> in the revised manuscript completely.</w:t>
      </w:r>
    </w:p>
    <w:p w14:paraId="3F0B11E6" w14:textId="77777777" w:rsidR="002B195C" w:rsidRPr="002B195C" w:rsidRDefault="002B195C" w:rsidP="002B195C">
      <w:pPr>
        <w:spacing w:after="0" w:line="240" w:lineRule="auto"/>
        <w:jc w:val="both"/>
        <w:rPr>
          <w:rFonts w:ascii="Times New Roman" w:hAnsi="Times New Roman" w:cs="Times New Roman"/>
          <w:sz w:val="24"/>
          <w:szCs w:val="24"/>
        </w:rPr>
      </w:pPr>
    </w:p>
    <w:p w14:paraId="7F66F466" w14:textId="44602478"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Overall, the paper is excessively long, describing in detail and repetitively what was done and what was not done, without being structured. The different sections are consequently mixed up. As this is not a Ph.D. thesis, the article can only benefit from being 1/3 to ½ shorter. The quality of the figures is good.</w:t>
      </w:r>
    </w:p>
    <w:p w14:paraId="3763FAF8" w14:textId="119FBABD" w:rsidR="00AF4849" w:rsidRDefault="00AF4849" w:rsidP="002B195C">
      <w:pPr>
        <w:spacing w:after="0" w:line="240" w:lineRule="auto"/>
        <w:jc w:val="both"/>
        <w:rPr>
          <w:rFonts w:ascii="Times New Roman" w:hAnsi="Times New Roman" w:cs="Times New Roman"/>
          <w:sz w:val="24"/>
          <w:szCs w:val="24"/>
        </w:rPr>
      </w:pPr>
    </w:p>
    <w:p w14:paraId="37CB9271" w14:textId="5D5B299F"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We completely restructured the paper only focusing on spark plasma texturing </w:t>
      </w:r>
      <w:r w:rsidR="007355AD">
        <w:rPr>
          <w:rFonts w:ascii="Times New Roman" w:hAnsi="Times New Roman" w:cs="Times New Roman"/>
          <w:color w:val="0000FF"/>
          <w:sz w:val="24"/>
          <w:szCs w:val="24"/>
        </w:rPr>
        <w:t>Nd-Fe-B magnets starting from semi-dense and dense compacts now. T</w:t>
      </w:r>
      <w:r w:rsidR="006E5B42">
        <w:rPr>
          <w:rFonts w:ascii="Times New Roman" w:hAnsi="Times New Roman" w:cs="Times New Roman"/>
          <w:color w:val="0000FF"/>
          <w:sz w:val="24"/>
          <w:szCs w:val="24"/>
        </w:rPr>
        <w:t xml:space="preserve">he part on </w:t>
      </w:r>
      <w:r w:rsidR="00E334E6">
        <w:rPr>
          <w:rFonts w:ascii="Times New Roman" w:hAnsi="Times New Roman" w:cs="Times New Roman"/>
          <w:color w:val="0000FF"/>
          <w:sz w:val="24"/>
          <w:szCs w:val="24"/>
        </w:rPr>
        <w:t>F</w:t>
      </w:r>
      <w:r w:rsidR="006E5B42">
        <w:rPr>
          <w:rFonts w:ascii="Times New Roman" w:hAnsi="Times New Roman" w:cs="Times New Roman"/>
          <w:color w:val="0000FF"/>
          <w:sz w:val="24"/>
          <w:szCs w:val="24"/>
        </w:rPr>
        <w:t>lash SPS</w:t>
      </w:r>
      <w:r w:rsidR="007355AD">
        <w:rPr>
          <w:rFonts w:ascii="Times New Roman" w:hAnsi="Times New Roman" w:cs="Times New Roman"/>
          <w:color w:val="0000FF"/>
          <w:sz w:val="24"/>
          <w:szCs w:val="24"/>
        </w:rPr>
        <w:t xml:space="preserve"> was omitted</w:t>
      </w:r>
      <w:r w:rsidR="006E5B42">
        <w:rPr>
          <w:rFonts w:ascii="Times New Roman" w:hAnsi="Times New Roman" w:cs="Times New Roman"/>
          <w:color w:val="0000FF"/>
          <w:sz w:val="24"/>
          <w:szCs w:val="24"/>
        </w:rPr>
        <w:t xml:space="preserve">. </w:t>
      </w:r>
      <w:r w:rsidR="007355AD">
        <w:rPr>
          <w:rFonts w:ascii="Times New Roman" w:hAnsi="Times New Roman" w:cs="Times New Roman"/>
          <w:color w:val="0000FF"/>
          <w:sz w:val="24"/>
          <w:szCs w:val="24"/>
        </w:rPr>
        <w:t>Therefore, the length of the manuscript was decreased by around 1/3, which hopefully improves the clarity of the presented results.</w:t>
      </w:r>
    </w:p>
    <w:sectPr w:rsidR="00AF4849" w:rsidRPr="00AF4849" w:rsidSect="000F10AC">
      <w:footerReference w:type="default" r:id="rId10"/>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Fernando Maccari" w:date="2024-06-10T08:32:00Z" w:initials="FM">
    <w:p w14:paraId="2C31F1AE" w14:textId="77777777" w:rsidR="00617DD2" w:rsidRDefault="00617DD2" w:rsidP="00617DD2">
      <w:pPr>
        <w:pStyle w:val="Textodecomentrio"/>
      </w:pPr>
      <w:r>
        <w:rPr>
          <w:rStyle w:val="Refdecomentrio"/>
        </w:rPr>
        <w:annotationRef/>
      </w:r>
      <w:r>
        <w:t>We do not mention much about our tool design in the manuscript, for example where the thermocouple is located or pyrometer. Should we include this information to be more precise?</w:t>
      </w:r>
    </w:p>
  </w:comment>
  <w:comment w:id="6" w:author="Fernando Maccari" w:date="2024-06-10T08:33:00Z" w:initials="FM">
    <w:p w14:paraId="00863BA5" w14:textId="77777777" w:rsidR="00D51ECB" w:rsidRDefault="00D51ECB" w:rsidP="00D51ECB">
      <w:pPr>
        <w:pStyle w:val="Textodecomentrio"/>
      </w:pPr>
      <w:r>
        <w:rPr>
          <w:rStyle w:val="Refdecomentrio"/>
        </w:rPr>
        <w:annotationRef/>
      </w:r>
      <w:r>
        <w:t>Maybe Iliya can add some details here as well.</w:t>
      </w:r>
    </w:p>
  </w:comment>
  <w:comment w:id="7" w:author="Fernando Maccari" w:date="2024-06-10T08:34:00Z" w:initials="FM">
    <w:p w14:paraId="7C247E5D" w14:textId="77777777" w:rsidR="00D51ECB" w:rsidRDefault="00D51ECB" w:rsidP="00D51ECB">
      <w:pPr>
        <w:pStyle w:val="Textodecomentrio"/>
      </w:pPr>
      <w:r>
        <w:rPr>
          <w:rStyle w:val="Refdecomentrio"/>
        </w:rPr>
        <w:annotationRef/>
      </w:r>
      <w:r>
        <w:t>Please, check some of my comments on the manuscript about this point. The per-sintering terminology is still in some parts of the main text.</w:t>
      </w:r>
    </w:p>
  </w:comment>
  <w:comment w:id="10" w:author="Bram, Martin" w:date="2024-05-22T14:50:00Z" w:initials="BM">
    <w:p w14:paraId="70A340FE" w14:textId="06447A1B" w:rsidR="003C48F4" w:rsidRDefault="003C48F4">
      <w:pPr>
        <w:pStyle w:val="Textodecomentrio"/>
      </w:pPr>
      <w:r>
        <w:rPr>
          <w:rStyle w:val="Refdecomentrio"/>
        </w:rPr>
        <w:annotationRef/>
      </w:r>
      <w:r>
        <w:t>Iliya, it would be nice if you could revise this answer and maybe add an image with larger magnification.</w:t>
      </w:r>
    </w:p>
  </w:comment>
  <w:comment w:id="14" w:author="Bram, Martin" w:date="2024-05-22T17:07:00Z" w:initials="BM">
    <w:p w14:paraId="1E11B5C6" w14:textId="744CB171" w:rsidR="009365B8" w:rsidRDefault="009365B8">
      <w:pPr>
        <w:pStyle w:val="Textodecomentrio"/>
      </w:pPr>
      <w:r>
        <w:rPr>
          <w:rStyle w:val="Refdecomentrio"/>
        </w:rPr>
        <w:annotationRef/>
      </w:r>
      <w:r>
        <w:t xml:space="preserve">Iliya, here it would be good to add magnetic properties from all HDS samples in </w:t>
      </w:r>
      <w:r w:rsidR="0013348B">
        <w:t>T</w:t>
      </w:r>
      <w:r>
        <w:t xml:space="preserve">able </w:t>
      </w:r>
      <w:r w:rsidR="0013348B">
        <w:t>3.</w:t>
      </w:r>
    </w:p>
  </w:comment>
  <w:comment w:id="15" w:author="Bram, Martin" w:date="2024-05-22T17:10:00Z" w:initials="BM">
    <w:p w14:paraId="4BA6BB57" w14:textId="1EE0DDEE" w:rsidR="0013348B" w:rsidRDefault="0013348B">
      <w:pPr>
        <w:pStyle w:val="Textodecomentrio"/>
      </w:pPr>
      <w:r>
        <w:rPr>
          <w:rStyle w:val="Refdecomentrio"/>
        </w:rPr>
        <w:annotationRef/>
      </w:r>
      <w:r>
        <w:t>Iliya, Monica: Do you see a possibility to use similar magnifications in Figures 4,7 and 9? Does it makes sense to prepare a fractured surface of sample P800-100 and P800-500 for uniformity?</w:t>
      </w:r>
    </w:p>
  </w:comment>
  <w:comment w:id="23" w:author="Bram, Martin" w:date="2024-05-23T07:58:00Z" w:initials="BM">
    <w:p w14:paraId="0D3CCFA8" w14:textId="250F9A22" w:rsidR="00DC3FA6" w:rsidRDefault="00DC3FA6">
      <w:pPr>
        <w:pStyle w:val="Textodecomentrio"/>
      </w:pPr>
      <w:r>
        <w:rPr>
          <w:rStyle w:val="Refdecomentrio"/>
        </w:rPr>
        <w:annotationRef/>
      </w:r>
      <w:r>
        <w:t>Iliya, please check the argumentation. Reviewer #1 does not expect abnormal grain growth at this temperature and proposed that we see a facet of a grain which was oriented not in deformation direction.</w:t>
      </w:r>
    </w:p>
  </w:comment>
  <w:comment w:id="24" w:author="Fernando Maccari" w:date="2024-06-10T08:47:00Z" w:initials="FM">
    <w:p w14:paraId="6599FFDA" w14:textId="77777777" w:rsidR="00C26FA5" w:rsidRDefault="00C26FA5" w:rsidP="00C26FA5">
      <w:pPr>
        <w:pStyle w:val="Textodecomentrio"/>
      </w:pPr>
      <w:r>
        <w:rPr>
          <w:rStyle w:val="Refdecomentrio"/>
        </w:rPr>
        <w:annotationRef/>
      </w:r>
      <w:r>
        <w:t>As I mentioned in the manuscript, I think it makes more sense the J-H curve and Br is equal to Jr. I think this is more appropriate since we are always mention/comparing coercivity Hcj and not the Hcb value</w:t>
      </w:r>
    </w:p>
  </w:comment>
  <w:comment w:id="25" w:author="Bram, Martin" w:date="2024-05-23T08:02:00Z" w:initials="BM">
    <w:p w14:paraId="6337E9DD" w14:textId="48EAEA35" w:rsidR="00DC3FA6" w:rsidRDefault="00DC3FA6">
      <w:pPr>
        <w:pStyle w:val="Textodecomentrio"/>
      </w:pPr>
      <w:r>
        <w:rPr>
          <w:rStyle w:val="Refdecomentrio"/>
        </w:rPr>
        <w:annotationRef/>
      </w:r>
      <w:r>
        <w:t>Iliya, here we need your input.</w:t>
      </w:r>
    </w:p>
  </w:comment>
  <w:comment w:id="27" w:author="Fernando Maccari" w:date="2024-06-10T08:54:00Z" w:initials="FM">
    <w:p w14:paraId="5F0F7D91" w14:textId="77777777" w:rsidR="00A87001" w:rsidRDefault="00A87001" w:rsidP="00A87001">
      <w:pPr>
        <w:pStyle w:val="Textodecomentrio"/>
      </w:pPr>
      <w:r>
        <w:rPr>
          <w:rStyle w:val="Refdecomentrio"/>
        </w:rPr>
        <w:annotationRef/>
      </w:r>
      <w:r>
        <w:t>I have mentioned this in the manuscript. Should we include these experimental details in the manuscript?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C31F1AE" w15:done="0"/>
  <w15:commentEx w15:paraId="00863BA5" w15:done="0"/>
  <w15:commentEx w15:paraId="7C247E5D" w15:done="0"/>
  <w15:commentEx w15:paraId="70A340FE" w15:done="0"/>
  <w15:commentEx w15:paraId="1E11B5C6" w15:done="0"/>
  <w15:commentEx w15:paraId="4BA6BB57" w15:done="0"/>
  <w15:commentEx w15:paraId="0D3CCFA8" w15:done="0"/>
  <w15:commentEx w15:paraId="6599FFDA" w15:done="0"/>
  <w15:commentEx w15:paraId="6337E9DD" w15:done="0"/>
  <w15:commentEx w15:paraId="5F0F7D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DCC4D83" w16cex:dateUtc="2024-06-10T06:32:00Z"/>
  <w16cex:commentExtensible w16cex:durableId="4E41D493" w16cex:dateUtc="2024-06-10T06:33:00Z"/>
  <w16cex:commentExtensible w16cex:durableId="2A67C271" w16cex:dateUtc="2024-06-10T06:34:00Z"/>
  <w16cex:commentExtensible w16cex:durableId="29F884B0" w16cex:dateUtc="2024-05-22T12:50:00Z"/>
  <w16cex:commentExtensible w16cex:durableId="29F8A4D7" w16cex:dateUtc="2024-05-22T15:07:00Z"/>
  <w16cex:commentExtensible w16cex:durableId="29F8A58A" w16cex:dateUtc="2024-05-22T15:10:00Z"/>
  <w16cex:commentExtensible w16cex:durableId="29F9758E" w16cex:dateUtc="2024-05-23T05:58:00Z"/>
  <w16cex:commentExtensible w16cex:durableId="4DC2A03F" w16cex:dateUtc="2024-06-10T06:47:00Z"/>
  <w16cex:commentExtensible w16cex:durableId="29F97680" w16cex:dateUtc="2024-05-23T06:02:00Z"/>
  <w16cex:commentExtensible w16cex:durableId="37F84031" w16cex:dateUtc="2024-06-10T0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C31F1AE" w16cid:durableId="1DCC4D83"/>
  <w16cid:commentId w16cid:paraId="00863BA5" w16cid:durableId="4E41D493"/>
  <w16cid:commentId w16cid:paraId="7C247E5D" w16cid:durableId="2A67C271"/>
  <w16cid:commentId w16cid:paraId="70A340FE" w16cid:durableId="29F884B0"/>
  <w16cid:commentId w16cid:paraId="1E11B5C6" w16cid:durableId="29F8A4D7"/>
  <w16cid:commentId w16cid:paraId="4BA6BB57" w16cid:durableId="29F8A58A"/>
  <w16cid:commentId w16cid:paraId="0D3CCFA8" w16cid:durableId="29F9758E"/>
  <w16cid:commentId w16cid:paraId="6599FFDA" w16cid:durableId="4DC2A03F"/>
  <w16cid:commentId w16cid:paraId="6337E9DD" w16cid:durableId="29F97680"/>
  <w16cid:commentId w16cid:paraId="5F0F7D91" w16cid:durableId="37F840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31C227" w14:textId="77777777" w:rsidR="00197692" w:rsidRDefault="00197692" w:rsidP="003C48F4">
      <w:pPr>
        <w:spacing w:after="0" w:line="240" w:lineRule="auto"/>
      </w:pPr>
      <w:r>
        <w:separator/>
      </w:r>
    </w:p>
  </w:endnote>
  <w:endnote w:type="continuationSeparator" w:id="0">
    <w:p w14:paraId="03C04F39" w14:textId="77777777" w:rsidR="00197692" w:rsidRDefault="00197692" w:rsidP="003C4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43716596"/>
      <w:docPartObj>
        <w:docPartGallery w:val="Page Numbers (Bottom of Page)"/>
        <w:docPartUnique/>
      </w:docPartObj>
    </w:sdtPr>
    <w:sdtContent>
      <w:p w14:paraId="1E66F8D7" w14:textId="13E21ECD" w:rsidR="003C48F4" w:rsidRDefault="003C48F4">
        <w:pPr>
          <w:pStyle w:val="Rodap"/>
          <w:jc w:val="center"/>
        </w:pPr>
        <w:r w:rsidRPr="003C48F4">
          <w:rPr>
            <w:rFonts w:ascii="Times New Roman" w:hAnsi="Times New Roman" w:cs="Times New Roman"/>
          </w:rPr>
          <w:fldChar w:fldCharType="begin"/>
        </w:r>
        <w:r w:rsidRPr="003C48F4">
          <w:rPr>
            <w:rFonts w:ascii="Times New Roman" w:hAnsi="Times New Roman" w:cs="Times New Roman"/>
          </w:rPr>
          <w:instrText>PAGE   \* MERGEFORMAT</w:instrText>
        </w:r>
        <w:r w:rsidRPr="003C48F4">
          <w:rPr>
            <w:rFonts w:ascii="Times New Roman" w:hAnsi="Times New Roman" w:cs="Times New Roman"/>
          </w:rPr>
          <w:fldChar w:fldCharType="separate"/>
        </w:r>
        <w:r w:rsidRPr="003C48F4">
          <w:rPr>
            <w:rFonts w:ascii="Times New Roman" w:hAnsi="Times New Roman" w:cs="Times New Roman"/>
            <w:lang w:val="de-DE"/>
          </w:rPr>
          <w:t>2</w:t>
        </w:r>
        <w:r w:rsidRPr="003C48F4">
          <w:rPr>
            <w:rFonts w:ascii="Times New Roman" w:hAnsi="Times New Roman" w:cs="Times New Roman"/>
          </w:rPr>
          <w:fldChar w:fldCharType="end"/>
        </w:r>
      </w:p>
    </w:sdtContent>
  </w:sdt>
  <w:p w14:paraId="34F2D998" w14:textId="77777777" w:rsidR="003C48F4" w:rsidRDefault="003C48F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64D420" w14:textId="77777777" w:rsidR="00197692" w:rsidRDefault="00197692" w:rsidP="003C48F4">
      <w:pPr>
        <w:spacing w:after="0" w:line="240" w:lineRule="auto"/>
      </w:pPr>
      <w:r>
        <w:separator/>
      </w:r>
    </w:p>
  </w:footnote>
  <w:footnote w:type="continuationSeparator" w:id="0">
    <w:p w14:paraId="74E260DA" w14:textId="77777777" w:rsidR="00197692" w:rsidRDefault="00197692" w:rsidP="003C48F4">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ernando Maccari">
    <w15:presenceInfo w15:providerId="Windows Live" w15:userId="538c496ea1c63465"/>
  </w15:person>
  <w15:person w15:author="Bram, Martin">
    <w15:presenceInfo w15:providerId="AD" w15:userId="S::m.bram@fz-juelich.de::069659c6-8447-4bba-984a-25a278d1e5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95C"/>
    <w:rsid w:val="000F10AC"/>
    <w:rsid w:val="00124940"/>
    <w:rsid w:val="0013348B"/>
    <w:rsid w:val="00197692"/>
    <w:rsid w:val="0021485B"/>
    <w:rsid w:val="00246845"/>
    <w:rsid w:val="00283C8E"/>
    <w:rsid w:val="00291042"/>
    <w:rsid w:val="00297FBE"/>
    <w:rsid w:val="002B195C"/>
    <w:rsid w:val="003C48F4"/>
    <w:rsid w:val="00432219"/>
    <w:rsid w:val="00437512"/>
    <w:rsid w:val="005E19CE"/>
    <w:rsid w:val="005F06E6"/>
    <w:rsid w:val="00617DD2"/>
    <w:rsid w:val="0063074D"/>
    <w:rsid w:val="006E5B42"/>
    <w:rsid w:val="0073246E"/>
    <w:rsid w:val="007355AD"/>
    <w:rsid w:val="007653E4"/>
    <w:rsid w:val="007A578A"/>
    <w:rsid w:val="00802B46"/>
    <w:rsid w:val="0082362A"/>
    <w:rsid w:val="00865BEF"/>
    <w:rsid w:val="008C3C44"/>
    <w:rsid w:val="009365B8"/>
    <w:rsid w:val="00A87001"/>
    <w:rsid w:val="00AF4849"/>
    <w:rsid w:val="00B559AC"/>
    <w:rsid w:val="00B60D7F"/>
    <w:rsid w:val="00B76B37"/>
    <w:rsid w:val="00B97D75"/>
    <w:rsid w:val="00BA434A"/>
    <w:rsid w:val="00BA7D4C"/>
    <w:rsid w:val="00C14D75"/>
    <w:rsid w:val="00C26FA5"/>
    <w:rsid w:val="00CB78F7"/>
    <w:rsid w:val="00CF6246"/>
    <w:rsid w:val="00D51ECB"/>
    <w:rsid w:val="00DC3FA6"/>
    <w:rsid w:val="00E17396"/>
    <w:rsid w:val="00E334E6"/>
    <w:rsid w:val="00E7122A"/>
    <w:rsid w:val="00ED25AB"/>
    <w:rsid w:val="00F75222"/>
    <w:rsid w:val="00FA4EBB"/>
    <w:rsid w:val="00FB18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E55DF"/>
  <w15:chartTrackingRefBased/>
  <w15:docId w15:val="{7C10F195-0017-48BD-8F0F-0E3614AF6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2B195C"/>
    <w:pPr>
      <w:ind w:left="720"/>
      <w:contextualSpacing/>
    </w:pPr>
  </w:style>
  <w:style w:type="character" w:styleId="Refdecomentrio">
    <w:name w:val="annotation reference"/>
    <w:basedOn w:val="Fontepargpadro"/>
    <w:uiPriority w:val="99"/>
    <w:semiHidden/>
    <w:unhideWhenUsed/>
    <w:rsid w:val="00802B46"/>
    <w:rPr>
      <w:sz w:val="16"/>
      <w:szCs w:val="16"/>
    </w:rPr>
  </w:style>
  <w:style w:type="paragraph" w:styleId="Textodecomentrio">
    <w:name w:val="annotation text"/>
    <w:basedOn w:val="Normal"/>
    <w:link w:val="TextodecomentrioChar"/>
    <w:uiPriority w:val="99"/>
    <w:unhideWhenUsed/>
    <w:rsid w:val="00802B46"/>
    <w:pPr>
      <w:spacing w:line="240" w:lineRule="auto"/>
    </w:pPr>
    <w:rPr>
      <w:sz w:val="20"/>
      <w:szCs w:val="20"/>
    </w:rPr>
  </w:style>
  <w:style w:type="character" w:customStyle="1" w:styleId="TextodecomentrioChar">
    <w:name w:val="Texto de comentário Char"/>
    <w:basedOn w:val="Fontepargpadro"/>
    <w:link w:val="Textodecomentrio"/>
    <w:uiPriority w:val="99"/>
    <w:rsid w:val="00802B46"/>
    <w:rPr>
      <w:sz w:val="20"/>
      <w:szCs w:val="20"/>
    </w:rPr>
  </w:style>
  <w:style w:type="paragraph" w:styleId="Assuntodocomentrio">
    <w:name w:val="annotation subject"/>
    <w:basedOn w:val="Textodecomentrio"/>
    <w:next w:val="Textodecomentrio"/>
    <w:link w:val="AssuntodocomentrioChar"/>
    <w:uiPriority w:val="99"/>
    <w:semiHidden/>
    <w:unhideWhenUsed/>
    <w:rsid w:val="00802B46"/>
    <w:rPr>
      <w:b/>
      <w:bCs/>
    </w:rPr>
  </w:style>
  <w:style w:type="character" w:customStyle="1" w:styleId="AssuntodocomentrioChar">
    <w:name w:val="Assunto do comentário Char"/>
    <w:basedOn w:val="TextodecomentrioChar"/>
    <w:link w:val="Assuntodocomentrio"/>
    <w:uiPriority w:val="99"/>
    <w:semiHidden/>
    <w:rsid w:val="00802B46"/>
    <w:rPr>
      <w:b/>
      <w:bCs/>
      <w:sz w:val="20"/>
      <w:szCs w:val="20"/>
    </w:rPr>
  </w:style>
  <w:style w:type="paragraph" w:styleId="Cabealho">
    <w:name w:val="header"/>
    <w:basedOn w:val="Normal"/>
    <w:link w:val="CabealhoChar"/>
    <w:uiPriority w:val="99"/>
    <w:unhideWhenUsed/>
    <w:rsid w:val="003C48F4"/>
    <w:pPr>
      <w:tabs>
        <w:tab w:val="center" w:pos="4536"/>
        <w:tab w:val="right" w:pos="9072"/>
      </w:tabs>
      <w:spacing w:after="0" w:line="240" w:lineRule="auto"/>
    </w:pPr>
  </w:style>
  <w:style w:type="character" w:customStyle="1" w:styleId="CabealhoChar">
    <w:name w:val="Cabeçalho Char"/>
    <w:basedOn w:val="Fontepargpadro"/>
    <w:link w:val="Cabealho"/>
    <w:uiPriority w:val="99"/>
    <w:rsid w:val="003C48F4"/>
  </w:style>
  <w:style w:type="paragraph" w:styleId="Rodap">
    <w:name w:val="footer"/>
    <w:basedOn w:val="Normal"/>
    <w:link w:val="RodapChar"/>
    <w:uiPriority w:val="99"/>
    <w:unhideWhenUsed/>
    <w:rsid w:val="003C48F4"/>
    <w:pPr>
      <w:tabs>
        <w:tab w:val="center" w:pos="4536"/>
        <w:tab w:val="right" w:pos="9072"/>
      </w:tabs>
      <w:spacing w:after="0" w:line="240" w:lineRule="auto"/>
    </w:pPr>
  </w:style>
  <w:style w:type="character" w:customStyle="1" w:styleId="RodapChar">
    <w:name w:val="Rodapé Char"/>
    <w:basedOn w:val="Fontepargpadro"/>
    <w:link w:val="Rodap"/>
    <w:uiPriority w:val="99"/>
    <w:rsid w:val="003C48F4"/>
  </w:style>
  <w:style w:type="paragraph" w:styleId="Reviso">
    <w:name w:val="Revision"/>
    <w:hidden/>
    <w:uiPriority w:val="99"/>
    <w:semiHidden/>
    <w:rsid w:val="007A57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14</Pages>
  <Words>5547</Words>
  <Characters>31622</Characters>
  <Application>Microsoft Office Word</Application>
  <DocSecurity>0</DocSecurity>
  <Lines>263</Lines>
  <Paragraphs>74</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Martin</dc:creator>
  <cp:keywords/>
  <dc:description/>
  <cp:lastModifiedBy>Fernando Maccari</cp:lastModifiedBy>
  <cp:revision>6</cp:revision>
  <cp:lastPrinted>2024-05-13T11:07:00Z</cp:lastPrinted>
  <dcterms:created xsi:type="dcterms:W3CDTF">2024-06-10T06:27:00Z</dcterms:created>
  <dcterms:modified xsi:type="dcterms:W3CDTF">2024-06-10T06:55:00Z</dcterms:modified>
</cp:coreProperties>
</file>