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59D82" w14:textId="07A4DA38" w:rsidR="00826ED5" w:rsidRPr="00DF1EA6" w:rsidRDefault="0055682A">
      <w:pPr>
        <w:rPr>
          <w:b/>
          <w:bCs/>
          <w:lang w:val="en-GB"/>
        </w:rPr>
      </w:pPr>
      <w:r w:rsidRPr="00DF1EA6">
        <w:rPr>
          <w:b/>
          <w:bCs/>
          <w:lang w:val="en-GB"/>
        </w:rPr>
        <w:t>Compaction</w:t>
      </w:r>
    </w:p>
    <w:p w14:paraId="7D0C93E4" w14:textId="70C65002" w:rsidR="00B502FB" w:rsidRPr="00DF1EA6" w:rsidRDefault="00B502FB" w:rsidP="00B502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Hlk152624160"/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At Fraunhofer IWKS, pre-sintering was done in the FAST/SPS device HP-D10 (FCT </w:t>
      </w:r>
      <w:proofErr w:type="spellStart"/>
      <w:r w:rsidRPr="00DF1EA6">
        <w:rPr>
          <w:rFonts w:ascii="Times New Roman" w:hAnsi="Times New Roman" w:cs="Times New Roman"/>
          <w:sz w:val="24"/>
          <w:szCs w:val="24"/>
          <w:lang w:val="en-GB"/>
        </w:rPr>
        <w:t>Systeme</w:t>
      </w:r>
      <w:proofErr w:type="spellEnd"/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GmbH, Germany), using a standard FAST/SPS graphite die (graphite type R7710, SGL Carbon GmbH, Germany) with inner diameter of 10 mm and graphite foil with a thickness of 0.35 mm (SGL Carbon, SIGRAFEX). The mould was filled with 5 g of </w:t>
      </w:r>
      <w:r w:rsidR="005F4100" w:rsidRPr="00DF1EA6">
        <w:rPr>
          <w:rFonts w:ascii="Times New Roman" w:hAnsi="Times New Roman" w:cs="Times New Roman"/>
          <w:sz w:val="24"/>
          <w:szCs w:val="24"/>
          <w:lang w:val="en-GB"/>
        </w:rPr>
        <w:t>MQU</w:t>
      </w:r>
      <w:r w:rsidR="005F4100">
        <w:rPr>
          <w:rFonts w:ascii="Times New Roman" w:hAnsi="Times New Roman" w:cs="Times New Roman"/>
          <w:sz w:val="24"/>
          <w:szCs w:val="24"/>
          <w:lang w:val="en-GB"/>
        </w:rPr>
        <w:t>-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F powder resulting in a 16 mm high close packed powder column (calculated tap density ca. 51 %). </w:t>
      </w:r>
    </w:p>
    <w:p w14:paraId="70B3F6E2" w14:textId="66BB97A9" w:rsidR="00B502FB" w:rsidRPr="00DF1EA6" w:rsidRDefault="00B502FB" w:rsidP="00B502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Based on the experimental results obtained during the hot deformation (described in detail later in this article)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it was found out that residual porosity of the pre-sintered samples has negative impact on the microstructure and therefore </w:t>
      </w:r>
      <w:r w:rsidR="006A13C2">
        <w:rPr>
          <w:rFonts w:ascii="Times New Roman" w:hAnsi="Times New Roman" w:cs="Times New Roman"/>
          <w:sz w:val="24"/>
          <w:szCs w:val="24"/>
          <w:lang w:val="en-GB"/>
        </w:rPr>
        <w:t>should</w:t>
      </w:r>
      <w:r w:rsidR="006A13C2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be avoided. Due to the limitation of the graphite tool set</w:t>
      </w:r>
      <w:r w:rsidR="006D019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on the maximum applied pressure, </w:t>
      </w:r>
      <w:r w:rsidR="006A13C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compaction temperature</w:t>
      </w:r>
      <w:r w:rsidR="006A13C2">
        <w:rPr>
          <w:rFonts w:ascii="Times New Roman" w:hAnsi="Times New Roman" w:cs="Times New Roman"/>
          <w:sz w:val="24"/>
          <w:szCs w:val="24"/>
          <w:lang w:val="en-GB"/>
        </w:rPr>
        <w:t xml:space="preserve"> was gradually increased, while keeping the pressure at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 xml:space="preserve"> 50 MPa</w:t>
      </w:r>
      <w:r w:rsidR="006A13C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13C2">
        <w:rPr>
          <w:rFonts w:ascii="Times New Roman" w:hAnsi="Times New Roman" w:cs="Times New Roman"/>
          <w:sz w:val="24"/>
          <w:szCs w:val="24"/>
          <w:lang w:val="en-GB"/>
        </w:rPr>
        <w:t>aiming to obtain</w:t>
      </w:r>
      <w:r w:rsidR="006A13C2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full</w:t>
      </w:r>
      <w:r w:rsidR="006A13C2">
        <w:rPr>
          <w:rFonts w:ascii="Times New Roman" w:hAnsi="Times New Roman" w:cs="Times New Roman"/>
          <w:sz w:val="24"/>
          <w:szCs w:val="24"/>
          <w:lang w:val="en-GB"/>
        </w:rPr>
        <w:t>y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dense samples without </w:t>
      </w:r>
      <w:r w:rsidR="006A13C2">
        <w:rPr>
          <w:rFonts w:ascii="Times New Roman" w:hAnsi="Times New Roman" w:cs="Times New Roman"/>
          <w:sz w:val="24"/>
          <w:szCs w:val="24"/>
          <w:lang w:val="en-GB"/>
        </w:rPr>
        <w:t xml:space="preserve">significant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grain grown. On Fig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>5</w:t>
      </w:r>
      <w:r w:rsidR="00E31FE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samples compacted at </w:t>
      </w:r>
      <w:r w:rsidR="006F6284" w:rsidRPr="00DF1EA6">
        <w:rPr>
          <w:rFonts w:ascii="Times New Roman" w:hAnsi="Times New Roman" w:cs="Times New Roman"/>
          <w:sz w:val="24"/>
          <w:szCs w:val="24"/>
          <w:lang w:val="en-GB"/>
        </w:rPr>
        <w:t>700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°C, 7</w:t>
      </w:r>
      <w:r w:rsidR="006F6284" w:rsidRPr="00DF1EA6">
        <w:rPr>
          <w:rFonts w:ascii="Times New Roman" w:hAnsi="Times New Roman" w:cs="Times New Roman"/>
          <w:sz w:val="24"/>
          <w:szCs w:val="24"/>
          <w:lang w:val="en-GB"/>
        </w:rPr>
        <w:t>25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°C and 750°C are presented. As 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>shown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on Fig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>. 5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(a) at </w:t>
      </w:r>
      <w:r w:rsidR="006F6284" w:rsidRPr="00DF1EA6">
        <w:rPr>
          <w:rFonts w:ascii="Times New Roman" w:hAnsi="Times New Roman" w:cs="Times New Roman"/>
          <w:sz w:val="24"/>
          <w:szCs w:val="24"/>
          <w:lang w:val="en-GB"/>
        </w:rPr>
        <w:t>700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°C the sample has ca. 90% density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>, melt spun flake</w:t>
      </w:r>
      <w:r w:rsidR="0049055D" w:rsidRPr="00DF1EA6">
        <w:rPr>
          <w:rFonts w:ascii="Times New Roman" w:hAnsi="Times New Roman" w:cs="Times New Roman"/>
          <w:sz w:val="24"/>
          <w:szCs w:val="24"/>
          <w:lang w:val="en-GB"/>
        </w:rPr>
        <w:t>s are mostly aligned</w:t>
      </w:r>
      <w:r w:rsidR="0095041C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no grain grow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is observed. The sample compacted at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6F6284" w:rsidRPr="00DF1EA6">
        <w:rPr>
          <w:rFonts w:ascii="Times New Roman" w:hAnsi="Times New Roman" w:cs="Times New Roman"/>
          <w:sz w:val="24"/>
          <w:szCs w:val="24"/>
          <w:lang w:val="en-GB"/>
        </w:rPr>
        <w:t>25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°C 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E31FED" w:rsidRPr="00DF1EA6">
        <w:rPr>
          <w:rFonts w:ascii="Times New Roman" w:hAnsi="Times New Roman" w:cs="Times New Roman"/>
          <w:sz w:val="24"/>
          <w:szCs w:val="24"/>
          <w:lang w:val="en-GB"/>
        </w:rPr>
        <w:t>Fig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>. 5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(b)) is full</w:t>
      </w:r>
      <w:r w:rsidR="0095041C">
        <w:rPr>
          <w:rFonts w:ascii="Times New Roman" w:hAnsi="Times New Roman" w:cs="Times New Roman"/>
          <w:sz w:val="24"/>
          <w:szCs w:val="24"/>
          <w:lang w:val="en-GB"/>
        </w:rPr>
        <w:t>y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dense</w:t>
      </w:r>
      <w:r w:rsidR="0095041C">
        <w:rPr>
          <w:rFonts w:ascii="Times New Roman" w:hAnsi="Times New Roman" w:cs="Times New Roman"/>
          <w:sz w:val="24"/>
          <w:szCs w:val="24"/>
          <w:lang w:val="en-GB"/>
        </w:rPr>
        <w:t xml:space="preserve"> with</w:t>
      </w:r>
      <w:r w:rsidR="0049055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the melt spun flakes well aligned in whole sample volume 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and grain grow </w:t>
      </w:r>
      <w:r w:rsidR="00B9422C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>observed. The sample compacted at 750°C (</w:t>
      </w:r>
      <w:r w:rsidR="00E31FED" w:rsidRPr="00DF1EA6">
        <w:rPr>
          <w:rFonts w:ascii="Times New Roman" w:hAnsi="Times New Roman" w:cs="Times New Roman"/>
          <w:sz w:val="24"/>
          <w:szCs w:val="24"/>
          <w:lang w:val="en-GB"/>
        </w:rPr>
        <w:t>Fig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>. 5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(c)) is also full</w:t>
      </w:r>
      <w:r w:rsidR="0095041C">
        <w:rPr>
          <w:rFonts w:ascii="Times New Roman" w:hAnsi="Times New Roman" w:cs="Times New Roman"/>
          <w:sz w:val="24"/>
          <w:szCs w:val="24"/>
          <w:lang w:val="en-GB"/>
        </w:rPr>
        <w:t>y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dense, but abnormal 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>grain grow</w:t>
      </w:r>
      <w:r w:rsidR="00662BA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can be seen on the melt spun flakes</w:t>
      </w:r>
      <w:r w:rsidR="00B9422C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boundaries</w:t>
      </w:r>
      <w:r w:rsidR="000F0CF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D019D" w:rsidRPr="00DF1EA6">
        <w:rPr>
          <w:rFonts w:ascii="Times New Roman" w:hAnsi="Times New Roman" w:cs="Times New Roman"/>
          <w:sz w:val="24"/>
          <w:szCs w:val="24"/>
          <w:lang w:val="en-GB"/>
        </w:rPr>
        <w:t>Based on these results, the compaction temperature was set to be 7</w:t>
      </w:r>
      <w:r w:rsidR="006F6284" w:rsidRPr="00DF1EA6">
        <w:rPr>
          <w:rFonts w:ascii="Times New Roman" w:hAnsi="Times New Roman" w:cs="Times New Roman"/>
          <w:sz w:val="24"/>
          <w:szCs w:val="24"/>
          <w:lang w:val="en-GB"/>
        </w:rPr>
        <w:t>25</w:t>
      </w:r>
      <w:r w:rsidR="006D019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°C. The 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 xml:space="preserve">optimal parameters for the 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FAST/SPS cycles were </w:t>
      </w:r>
      <w:r w:rsidR="00E31FED">
        <w:rPr>
          <w:rFonts w:ascii="Times New Roman" w:hAnsi="Times New Roman" w:cs="Times New Roman"/>
          <w:sz w:val="24"/>
          <w:szCs w:val="24"/>
          <w:lang w:val="en-GB"/>
        </w:rPr>
        <w:t>selected</w:t>
      </w:r>
      <w:r w:rsidR="00E31FE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D019D" w:rsidRPr="00DF1EA6">
        <w:rPr>
          <w:rFonts w:ascii="Times New Roman" w:hAnsi="Times New Roman" w:cs="Times New Roman"/>
          <w:sz w:val="24"/>
          <w:szCs w:val="24"/>
          <w:lang w:val="en-GB"/>
        </w:rPr>
        <w:t>as follow: The contact pressure of 38 MPa was applied while the sample was heated up to 7</w:t>
      </w:r>
      <w:r w:rsidR="006F6284" w:rsidRPr="00DF1EA6">
        <w:rPr>
          <w:rFonts w:ascii="Times New Roman" w:hAnsi="Times New Roman" w:cs="Times New Roman"/>
          <w:sz w:val="24"/>
          <w:szCs w:val="24"/>
          <w:lang w:val="en-GB"/>
        </w:rPr>
        <w:t>25</w:t>
      </w:r>
      <w:r w:rsidR="006D019D" w:rsidRPr="00DF1EA6">
        <w:rPr>
          <w:rFonts w:ascii="Times New Roman" w:hAnsi="Times New Roman" w:cs="Times New Roman"/>
          <w:sz w:val="24"/>
          <w:szCs w:val="24"/>
          <w:lang w:val="en-GB"/>
        </w:rPr>
        <w:t>°C with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heating rate of 75 K/min. During the dwell time of 60 s the pressure was increased from 38 to 45 MPa. After processing the height of the pre-sintered pellets was found to be ca. 8 mm, which corresponds to a density of 100 %</w:t>
      </w:r>
      <w:r w:rsidR="0095041C">
        <w:rPr>
          <w:rFonts w:ascii="Times New Roman" w:hAnsi="Times New Roman" w:cs="Times New Roman"/>
          <w:sz w:val="24"/>
          <w:szCs w:val="24"/>
          <w:lang w:val="en-GB"/>
        </w:rPr>
        <w:t xml:space="preserve">, as 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determined by the </w:t>
      </w:r>
      <w:r w:rsidR="00764D45" w:rsidRPr="00DF1EA6">
        <w:rPr>
          <w:rFonts w:ascii="Times New Roman" w:hAnsi="Times New Roman" w:cs="Times New Roman"/>
          <w:sz w:val="24"/>
          <w:szCs w:val="24"/>
          <w:lang w:val="en-GB"/>
        </w:rPr>
        <w:t>Archimedes’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method (</w:t>
      </w:r>
      <w:r w:rsidR="00764D45" w:rsidRPr="00DF1EA6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764D45">
        <w:rPr>
          <w:rFonts w:ascii="Times New Roman" w:hAnsi="Times New Roman" w:cs="Times New Roman"/>
          <w:sz w:val="24"/>
          <w:szCs w:val="24"/>
          <w:lang w:val="en-GB"/>
        </w:rPr>
        <w:t>ar</w:t>
      </w:r>
      <w:r w:rsidR="00764D45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torius 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>Quintix224-1CEU balance with YDK03 option</w:t>
      </w:r>
      <w:r w:rsidR="0095041C">
        <w:rPr>
          <w:rFonts w:ascii="Times New Roman" w:hAnsi="Times New Roman" w:cs="Times New Roman"/>
          <w:sz w:val="24"/>
          <w:szCs w:val="24"/>
          <w:lang w:val="en-GB"/>
        </w:rPr>
        <w:t>)</w:t>
      </w:r>
      <w:bookmarkEnd w:id="0"/>
      <w:r w:rsidRPr="00DF1EA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02A2C6F" w14:textId="77777777" w:rsidR="006B7A2D" w:rsidRPr="0055682A" w:rsidRDefault="006B7A2D">
      <w:pPr>
        <w:rPr>
          <w:lang w:val="en-GB"/>
        </w:rPr>
      </w:pPr>
    </w:p>
    <w:p w14:paraId="1CF3D87E" w14:textId="2182FA75" w:rsidR="0055682A" w:rsidRPr="0055682A" w:rsidRDefault="00FA5DB1">
      <w:pPr>
        <w:rPr>
          <w:lang w:val="en-GB"/>
        </w:rPr>
      </w:pPr>
      <w:commentRangeStart w:id="1"/>
      <w:r>
        <w:rPr>
          <w:noProof/>
          <w:lang w:val="en-US"/>
        </w:rPr>
        <w:drawing>
          <wp:inline distT="0" distB="0" distL="0" distR="0" wp14:anchorId="6210A241" wp14:editId="01D4F9F9">
            <wp:extent cx="1796002" cy="134700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471" cy="136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 w:rsidR="005F4100">
        <w:rPr>
          <w:rStyle w:val="CommentReference"/>
        </w:rPr>
        <w:commentReference w:id="1"/>
      </w:r>
      <w:r>
        <w:rPr>
          <w:noProof/>
          <w:lang w:val="en-US"/>
        </w:rPr>
        <w:drawing>
          <wp:inline distT="0" distB="0" distL="0" distR="0" wp14:anchorId="01FC95E4" wp14:editId="7E84F621">
            <wp:extent cx="1808921" cy="1356692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544" cy="137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CF292E" wp14:editId="0016E005">
            <wp:extent cx="1801122" cy="1347663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424" cy="136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2D">
        <w:rPr>
          <w:lang w:val="en-GB"/>
        </w:rPr>
        <w:t xml:space="preserve"> </w:t>
      </w:r>
    </w:p>
    <w:p w14:paraId="288F6648" w14:textId="77777777" w:rsidR="006D019D" w:rsidRPr="00DF1EA6" w:rsidRDefault="006D019D" w:rsidP="006D019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053A689" w14:textId="5FA6DDD7" w:rsidR="006D019D" w:rsidRDefault="006D019D" w:rsidP="006D019D">
      <w:pPr>
        <w:spacing w:after="0"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  <w:lang w:val="en-GB"/>
        </w:rPr>
      </w:pPr>
      <w:r w:rsidRPr="00DF1EA6">
        <w:rPr>
          <w:rFonts w:ascii="Times New Roman" w:hAnsi="Times New Roman" w:cs="Times New Roman"/>
          <w:sz w:val="24"/>
          <w:szCs w:val="24"/>
          <w:lang w:val="en-GB"/>
        </w:rPr>
        <w:t>Figure 5 shows the microstructure of a pre-sintered sample</w:t>
      </w:r>
      <w:r w:rsidR="00DF1EA6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at 700°C 725°C and 750°C 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where the powder flakes of the starting powder are still clearly visible. </w:t>
      </w:r>
      <w:commentRangeStart w:id="2"/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Due to low pre-sintering </w:t>
      </w:r>
      <w:r w:rsidRPr="00B502FB">
        <w:rPr>
          <w:rFonts w:ascii="Times New Roman" w:hAnsi="Times New Roman" w:cs="Times New Roman"/>
          <w:color w:val="00B050"/>
          <w:sz w:val="24"/>
          <w:szCs w:val="24"/>
          <w:lang w:val="en-GB"/>
        </w:rPr>
        <w:t xml:space="preserve">temperature, growth of the primary grains (see Figure 1c) and formation of transient liquid phase was avoided reliably [Maccari 2023]. </w:t>
      </w:r>
      <w:commentRangeEnd w:id="2"/>
      <w:r w:rsidR="005F4100">
        <w:rPr>
          <w:rStyle w:val="CommentReference"/>
        </w:rPr>
        <w:commentReference w:id="2"/>
      </w:r>
    </w:p>
    <w:p w14:paraId="29EDF0EF" w14:textId="7910B191" w:rsidR="00C449FD" w:rsidRDefault="0055682A">
      <w:pPr>
        <w:rPr>
          <w:b/>
          <w:bCs/>
          <w:lang w:val="en-GB"/>
        </w:rPr>
      </w:pPr>
      <w:r w:rsidRPr="00C449FD">
        <w:rPr>
          <w:b/>
          <w:bCs/>
          <w:lang w:val="en-GB"/>
        </w:rPr>
        <w:lastRenderedPageBreak/>
        <w:t>Deformation</w:t>
      </w:r>
    </w:p>
    <w:p w14:paraId="165D2967" w14:textId="72C9C00A" w:rsidR="00E4600F" w:rsidRPr="00DF1EA6" w:rsidRDefault="00E04503" w:rsidP="00E045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3" w:name="_Hlk152625436"/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The second attempt done at Fraunhofer IWKS is based on the conventional hot deformation of anisotropic Nd-Fe-B magnets by using SPS technique. Therefore, samples were </w:t>
      </w:r>
      <w:r w:rsidR="005F4100">
        <w:rPr>
          <w:rFonts w:ascii="Times New Roman" w:hAnsi="Times New Roman" w:cs="Times New Roman"/>
          <w:sz w:val="24"/>
          <w:szCs w:val="24"/>
          <w:lang w:val="en-GB"/>
        </w:rPr>
        <w:t>hot compacted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firstly by FAST/SPS to </w:t>
      </w:r>
      <w:r w:rsidR="00E4600F" w:rsidRPr="00DF1EA6">
        <w:rPr>
          <w:rFonts w:ascii="Times New Roman" w:hAnsi="Times New Roman" w:cs="Times New Roman"/>
          <w:sz w:val="24"/>
          <w:szCs w:val="24"/>
          <w:lang w:val="en-GB"/>
        </w:rPr>
        <w:t>nearly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theoretical density</w:t>
      </w:r>
      <w:r w:rsidR="005F4100">
        <w:rPr>
          <w:rFonts w:ascii="Times New Roman" w:hAnsi="Times New Roman" w:cs="Times New Roman"/>
          <w:sz w:val="24"/>
          <w:szCs w:val="24"/>
          <w:lang w:val="en-GB"/>
        </w:rPr>
        <w:t>, based on the optimized parameters as described previously – 725°C and XXX MPa pressure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>. For hot</w:t>
      </w:r>
      <w:r w:rsidR="005F410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deformation in the FAST/SPS device, </w:t>
      </w:r>
      <w:r w:rsidR="005F4100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D86821" w:rsidRPr="00CB0074">
        <w:rPr>
          <w:rFonts w:ascii="Times New Roman" w:hAnsi="Times New Roman" w:cs="Times New Roman"/>
          <w:color w:val="00B050"/>
          <w:sz w:val="24"/>
          <w:szCs w:val="24"/>
        </w:rPr>
        <w:sym w:font="Symbol" w:char="F0C6"/>
      </w:r>
      <w:r w:rsidR="00D86821" w:rsidRPr="00D86821">
        <w:rPr>
          <w:rFonts w:ascii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E4600F" w:rsidRPr="00DF1EA6">
        <w:rPr>
          <w:rFonts w:ascii="Times New Roman" w:hAnsi="Times New Roman" w:cs="Times New Roman"/>
          <w:sz w:val="24"/>
          <w:szCs w:val="24"/>
          <w:lang w:val="en-GB"/>
        </w:rPr>
        <w:t>10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mm samples were placed in a </w:t>
      </w:r>
      <w:r w:rsidR="00D86821" w:rsidRPr="00CB0074">
        <w:rPr>
          <w:rFonts w:ascii="Times New Roman" w:hAnsi="Times New Roman" w:cs="Times New Roman"/>
          <w:color w:val="00B050"/>
          <w:sz w:val="24"/>
          <w:szCs w:val="24"/>
        </w:rPr>
        <w:sym w:font="Symbol" w:char="F0C6"/>
      </w:r>
      <w:r w:rsidR="00D86821" w:rsidRPr="00D86821">
        <w:rPr>
          <w:rFonts w:ascii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E4600F" w:rsidRPr="00DF1EA6">
        <w:rPr>
          <w:rFonts w:ascii="Times New Roman" w:hAnsi="Times New Roman" w:cs="Times New Roman"/>
          <w:sz w:val="24"/>
          <w:szCs w:val="24"/>
          <w:lang w:val="en-GB"/>
        </w:rPr>
        <w:t>20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mm graphite tool (</w:t>
      </w:r>
      <w:r w:rsidR="00E4600F" w:rsidRPr="00DF1EA6">
        <w:rPr>
          <w:rFonts w:ascii="Times New Roman" w:hAnsi="Times New Roman" w:cs="Times New Roman"/>
          <w:sz w:val="24"/>
          <w:szCs w:val="24"/>
          <w:lang w:val="en-GB"/>
        </w:rPr>
        <w:t>SGL Carbon, SIGRAFINE R7710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  <w:r w:rsidR="005507CF">
        <w:rPr>
          <w:rFonts w:ascii="Times New Roman" w:hAnsi="Times New Roman" w:cs="Times New Roman"/>
          <w:sz w:val="24"/>
          <w:szCs w:val="24"/>
          <w:lang w:val="en-GB"/>
        </w:rPr>
        <w:t>Prior the hot deformation, the hot compacted</w:t>
      </w:r>
      <w:r w:rsidR="005507CF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4600F" w:rsidRPr="00DF1EA6">
        <w:rPr>
          <w:rFonts w:ascii="Times New Roman" w:hAnsi="Times New Roman" w:cs="Times New Roman"/>
          <w:sz w:val="24"/>
          <w:szCs w:val="24"/>
          <w:lang w:val="en-GB"/>
        </w:rPr>
        <w:t>samples were sandblasted and sharp edges were removed to avoid damaging of the</w:t>
      </w:r>
      <w:r w:rsidR="00E875BA" w:rsidRPr="00DF1EA6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graphite</w:t>
      </w:r>
      <w:r w:rsidR="00E4600F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pressing tools</w:t>
      </w:r>
      <w:r w:rsidR="005507C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F1EA6" w:rsidRPr="00DF1EA6">
        <w:rPr>
          <w:rFonts w:ascii="Times New Roman" w:eastAsia="Helvetica" w:hAnsi="Times New Roman" w:cs="Times New Roman"/>
          <w:sz w:val="24"/>
          <w:szCs w:val="24"/>
          <w:lang w:val="en-GB"/>
        </w:rPr>
        <w:t>(see Fig. xx).</w:t>
      </w:r>
    </w:p>
    <w:p w14:paraId="3814F3F1" w14:textId="400F3B4B" w:rsidR="00720FE2" w:rsidRDefault="00E04503" w:rsidP="00E045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Hot deformation was done in the FAST/SPS device HP-D10 (FCT </w:t>
      </w:r>
      <w:proofErr w:type="spellStart"/>
      <w:r w:rsidRPr="00DF1EA6">
        <w:rPr>
          <w:rFonts w:ascii="Times New Roman" w:hAnsi="Times New Roman" w:cs="Times New Roman"/>
          <w:sz w:val="24"/>
          <w:szCs w:val="24"/>
          <w:lang w:val="en-GB"/>
        </w:rPr>
        <w:t>Systeme</w:t>
      </w:r>
      <w:proofErr w:type="spellEnd"/>
      <w:r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GmbH, Germany). </w:t>
      </w:r>
      <w:r w:rsidR="00E4600F" w:rsidRPr="00DF1EA6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A graphite foil (SGL Carbon, SIGRAFEX) with a thickness of 0.35 mm with additional centring ring made of the same graphite foil was used to ensure the </w:t>
      </w:r>
      <w:r w:rsidR="00464054">
        <w:rPr>
          <w:rFonts w:ascii="Times New Roman" w:eastAsia="Helvetica" w:hAnsi="Times New Roman" w:cs="Times New Roman"/>
          <w:sz w:val="24"/>
          <w:szCs w:val="24"/>
          <w:lang w:val="en-GB"/>
        </w:rPr>
        <w:t>centralized</w:t>
      </w:r>
      <w:r w:rsidR="00464054" w:rsidRPr="00DF1EA6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</w:t>
      </w:r>
      <w:r w:rsidR="00E4600F" w:rsidRPr="00DF1EA6">
        <w:rPr>
          <w:rFonts w:ascii="Times New Roman" w:eastAsia="Helvetica" w:hAnsi="Times New Roman" w:cs="Times New Roman"/>
          <w:sz w:val="24"/>
          <w:szCs w:val="24"/>
          <w:lang w:val="en-GB"/>
        </w:rPr>
        <w:t>placement of the specimen</w:t>
      </w:r>
      <w:r w:rsidR="00464054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and to guarantee homogeneous deformation</w:t>
      </w:r>
      <w:r w:rsidR="00E4600F" w:rsidRPr="00DF1EA6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, (see Fig. xx). </w:t>
      </w:r>
      <w:r w:rsidR="00DF1EA6">
        <w:rPr>
          <w:rFonts w:ascii="Times New Roman" w:eastAsia="Helvetica" w:hAnsi="Times New Roman" w:cs="Times New Roman"/>
          <w:sz w:val="24"/>
          <w:szCs w:val="24"/>
          <w:lang w:val="en-GB"/>
        </w:rPr>
        <w:t>The processing parameter</w:t>
      </w:r>
      <w:r w:rsidR="005507CF">
        <w:rPr>
          <w:rFonts w:ascii="Times New Roman" w:eastAsia="Helvetica" w:hAnsi="Times New Roman" w:cs="Times New Roman"/>
          <w:sz w:val="24"/>
          <w:szCs w:val="24"/>
          <w:lang w:val="en-GB"/>
        </w:rPr>
        <w:t>s</w:t>
      </w:r>
      <w:r w:rsidR="00DF1EA6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for the deformation were</w:t>
      </w:r>
      <w:r w:rsidR="00C53F8A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optimized </w:t>
      </w:r>
      <w:r w:rsidR="005507CF">
        <w:rPr>
          <w:rFonts w:ascii="Times New Roman" w:eastAsia="Helvetica" w:hAnsi="Times New Roman" w:cs="Times New Roman"/>
          <w:sz w:val="24"/>
          <w:szCs w:val="24"/>
          <w:lang w:val="en-GB"/>
        </w:rPr>
        <w:t>aiming to obtain fibre texture</w:t>
      </w:r>
      <w:r w:rsidR="00C53F8A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</w:t>
      </w:r>
      <w:r w:rsidR="005507CF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while avoiding </w:t>
      </w:r>
      <w:r w:rsidR="00464054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abnormal/excessive </w:t>
      </w:r>
      <w:r w:rsidR="00C53F8A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grain </w:t>
      </w:r>
      <w:r w:rsidR="005507CF">
        <w:rPr>
          <w:rFonts w:ascii="Times New Roman" w:eastAsia="Helvetica" w:hAnsi="Times New Roman" w:cs="Times New Roman"/>
          <w:sz w:val="24"/>
          <w:szCs w:val="24"/>
          <w:lang w:val="en-GB"/>
        </w:rPr>
        <w:t>growth</w:t>
      </w:r>
      <w:r w:rsidR="00C53F8A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. Based on literature data (ref. Diss Simon), the deformation temperature was set to be 750°C (25°C </w:t>
      </w:r>
      <w:r w:rsidR="005507CF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above </w:t>
      </w:r>
      <w:r w:rsidR="00C53F8A">
        <w:rPr>
          <w:rFonts w:ascii="Times New Roman" w:eastAsia="Helvetica" w:hAnsi="Times New Roman" w:cs="Times New Roman"/>
          <w:sz w:val="24"/>
          <w:szCs w:val="24"/>
          <w:lang w:val="en-GB"/>
        </w:rPr>
        <w:t>the compaction temperature). The</w:t>
      </w:r>
      <w:r w:rsidR="00DF1EA6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</w:t>
      </w:r>
      <w:r w:rsidR="00C53F8A">
        <w:rPr>
          <w:rFonts w:ascii="Times New Roman" w:eastAsia="Helvetica" w:hAnsi="Times New Roman" w:cs="Times New Roman"/>
          <w:sz w:val="24"/>
          <w:szCs w:val="24"/>
          <w:lang w:val="en-GB"/>
        </w:rPr>
        <w:t>p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>re</w:t>
      </w:r>
      <w:r w:rsidR="00E4600F" w:rsidRPr="00DF1EA6">
        <w:rPr>
          <w:rFonts w:ascii="Times New Roman" w:eastAsia="Helvetica" w:hAnsi="Times New Roman" w:cs="Times New Roman"/>
          <w:sz w:val="24"/>
          <w:szCs w:val="24"/>
          <w:lang w:val="en-GB"/>
        </w:rPr>
        <w:t xml:space="preserve"> </w:t>
      </w:r>
      <w:r w:rsidRPr="00DF1EA6">
        <w:rPr>
          <w:rFonts w:ascii="Times New Roman" w:hAnsi="Times New Roman" w:cs="Times New Roman"/>
          <w:sz w:val="24"/>
          <w:szCs w:val="24"/>
          <w:lang w:val="en-GB"/>
        </w:rPr>
        <w:t>-load</w:t>
      </w:r>
      <w:r w:rsidR="00C53F8A">
        <w:rPr>
          <w:rFonts w:ascii="Times New Roman" w:hAnsi="Times New Roman" w:cs="Times New Roman"/>
          <w:sz w:val="24"/>
          <w:szCs w:val="24"/>
          <w:lang w:val="en-GB"/>
        </w:rPr>
        <w:t xml:space="preserve"> of 10 MPa (minimum required for the device) was applied during the sample was heated up to 600°C with 75 C/min. During the next 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>step</w:t>
      </w:r>
      <w:r w:rsidR="00C53F8A">
        <w:rPr>
          <w:rFonts w:ascii="Times New Roman" w:hAnsi="Times New Roman" w:cs="Times New Roman"/>
          <w:sz w:val="24"/>
          <w:szCs w:val="24"/>
          <w:lang w:val="en-GB"/>
        </w:rPr>
        <w:t xml:space="preserve"> the sample was heated up to 750°C with 75 C/min and </w:t>
      </w:r>
      <w:r w:rsidR="00C53F8A" w:rsidRPr="00DF1EA6">
        <w:rPr>
          <w:rFonts w:ascii="Times New Roman" w:hAnsi="Times New Roman" w:cs="Times New Roman"/>
          <w:sz w:val="24"/>
          <w:szCs w:val="24"/>
          <w:lang w:val="en-GB"/>
        </w:rPr>
        <w:t>pressure</w:t>
      </w:r>
      <w:r w:rsidR="00C53F8A">
        <w:rPr>
          <w:rFonts w:ascii="Times New Roman" w:hAnsi="Times New Roman" w:cs="Times New Roman"/>
          <w:sz w:val="24"/>
          <w:szCs w:val="24"/>
          <w:lang w:val="en-GB"/>
        </w:rPr>
        <w:t xml:space="preserve"> was increased to 50 MPa.</w:t>
      </w:r>
      <w:r w:rsidR="00720FE2">
        <w:rPr>
          <w:rFonts w:ascii="Times New Roman" w:hAnsi="Times New Roman" w:cs="Times New Roman"/>
          <w:sz w:val="24"/>
          <w:szCs w:val="24"/>
          <w:lang w:val="en-GB"/>
        </w:rPr>
        <w:t xml:space="preserve"> T</w:t>
      </w:r>
      <w:r w:rsidR="00720FE2" w:rsidRPr="00DF1EA6">
        <w:rPr>
          <w:rFonts w:ascii="Times New Roman" w:hAnsi="Times New Roman" w:cs="Times New Roman"/>
          <w:sz w:val="24"/>
          <w:szCs w:val="24"/>
          <w:lang w:val="en-GB"/>
        </w:rPr>
        <w:t>he pressure was</w:t>
      </w:r>
      <w:r w:rsidR="00720FE2">
        <w:rPr>
          <w:rFonts w:ascii="Times New Roman" w:hAnsi="Times New Roman" w:cs="Times New Roman"/>
          <w:sz w:val="24"/>
          <w:szCs w:val="24"/>
          <w:lang w:val="en-GB"/>
        </w:rPr>
        <w:t xml:space="preserve"> further</w:t>
      </w:r>
      <w:r w:rsidR="00720FE2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20FE2">
        <w:rPr>
          <w:rFonts w:ascii="Times New Roman" w:hAnsi="Times New Roman" w:cs="Times New Roman"/>
          <w:sz w:val="24"/>
          <w:szCs w:val="24"/>
          <w:lang w:val="en-GB"/>
        </w:rPr>
        <w:t>kept at 50</w:t>
      </w:r>
      <w:r w:rsidR="00720FE2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MPa</w:t>
      </w:r>
      <w:r w:rsidR="00720FE2">
        <w:rPr>
          <w:rFonts w:ascii="Times New Roman" w:hAnsi="Times New Roman" w:cs="Times New Roman"/>
          <w:sz w:val="24"/>
          <w:szCs w:val="24"/>
          <w:lang w:val="en-GB"/>
        </w:rPr>
        <w:t xml:space="preserve"> during the </w:t>
      </w:r>
      <w:r w:rsidR="00720FE2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dwell time of 60 s </w:t>
      </w:r>
      <w:r w:rsidR="00720FE2">
        <w:rPr>
          <w:rFonts w:ascii="Times New Roman" w:hAnsi="Times New Roman" w:cs="Times New Roman"/>
          <w:sz w:val="24"/>
          <w:szCs w:val="24"/>
          <w:lang w:val="en-GB"/>
        </w:rPr>
        <w:t>at 750°C</w:t>
      </w:r>
      <w:r w:rsidR="003E57FF">
        <w:rPr>
          <w:rFonts w:ascii="Times New Roman" w:hAnsi="Times New Roman" w:cs="Times New Roman"/>
          <w:sz w:val="24"/>
          <w:szCs w:val="24"/>
          <w:lang w:val="en-GB"/>
        </w:rPr>
        <w:t xml:space="preserve"> followed by cooling, in which the power was switched off 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>see Table xx)</w:t>
      </w:r>
      <w:r w:rsidR="00720FE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A57D312" w14:textId="34BE6EAB" w:rsidR="00B63ADA" w:rsidRDefault="00720FE2" w:rsidP="00E045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sample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 xml:space="preserve"> (HDS501)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obtained with those deformation parameters</w:t>
      </w:r>
      <w:r w:rsidR="003E57FF">
        <w:rPr>
          <w:rFonts w:ascii="Times New Roman" w:hAnsi="Times New Roman" w:cs="Times New Roman"/>
          <w:sz w:val="24"/>
          <w:szCs w:val="24"/>
          <w:lang w:val="en-GB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had final diameter of 19 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>mm</w:t>
      </w:r>
      <w:r w:rsidR="00AE53FD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mean</w:t>
      </w:r>
      <w:r w:rsidR="00AE53FD">
        <w:rPr>
          <w:rFonts w:ascii="Times New Roman" w:hAnsi="Times New Roman" w:cs="Times New Roman"/>
          <w:sz w:val="24"/>
          <w:szCs w:val="24"/>
          <w:lang w:val="en-GB"/>
        </w:rPr>
        <w:t>ing that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deformation was not 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 xml:space="preserve">fully </w:t>
      </w:r>
      <w:r>
        <w:rPr>
          <w:rFonts w:ascii="Times New Roman" w:hAnsi="Times New Roman" w:cs="Times New Roman"/>
          <w:sz w:val="24"/>
          <w:szCs w:val="24"/>
          <w:lang w:val="en-GB"/>
        </w:rPr>
        <w:t>completed</w:t>
      </w:r>
      <w:r w:rsidR="00437560">
        <w:rPr>
          <w:rFonts w:ascii="Times New Roman" w:hAnsi="Times New Roman" w:cs="Times New Roman"/>
          <w:sz w:val="24"/>
          <w:szCs w:val="24"/>
          <w:lang w:val="en-GB"/>
        </w:rPr>
        <w:t xml:space="preserve"> considering the 20 mm diameter of the graphite die used in the process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 xml:space="preserve"> Therefore, the sample was not well formed at the edge, where cracks were visible. Consequently, </w:t>
      </w:r>
      <w:r w:rsidR="00AE53FD">
        <w:rPr>
          <w:rFonts w:ascii="Times New Roman" w:hAnsi="Times New Roman" w:cs="Times New Roman"/>
          <w:sz w:val="24"/>
          <w:szCs w:val="24"/>
          <w:lang w:val="en-GB"/>
        </w:rPr>
        <w:t xml:space="preserve">the degree of 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>alignment was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inhomogeneous </w:t>
      </w:r>
      <w:r w:rsidR="00AE53FD">
        <w:rPr>
          <w:rFonts w:ascii="Times New Roman" w:hAnsi="Times New Roman" w:cs="Times New Roman"/>
          <w:sz w:val="24"/>
          <w:szCs w:val="24"/>
          <w:lang w:val="en-GB"/>
        </w:rPr>
        <w:t>at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outer part</w:t>
      </w:r>
      <w:r w:rsidR="00AE53FD">
        <w:rPr>
          <w:rFonts w:ascii="Times New Roman" w:hAnsi="Times New Roman" w:cs="Times New Roman"/>
          <w:sz w:val="24"/>
          <w:szCs w:val="24"/>
          <w:lang w:val="en-GB"/>
        </w:rPr>
        <w:t xml:space="preserve"> while</w:t>
      </w:r>
      <w:r w:rsidR="00B63ADA">
        <w:rPr>
          <w:rFonts w:ascii="Times New Roman" w:hAnsi="Times New Roman" w:cs="Times New Roman"/>
          <w:sz w:val="24"/>
          <w:szCs w:val="24"/>
          <w:lang w:val="en-GB"/>
        </w:rPr>
        <w:t xml:space="preserve"> homogeneous in the centre.</w:t>
      </w:r>
    </w:p>
    <w:p w14:paraId="230A7083" w14:textId="3D2A4C96" w:rsidR="00006EFD" w:rsidRDefault="007C3173" w:rsidP="00E045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 xml:space="preserve"> complete the deformation and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improve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 xml:space="preserve"> the microstructure (</w:t>
      </w:r>
      <w:r w:rsidR="001C4182">
        <w:rPr>
          <w:rFonts w:ascii="Times New Roman" w:hAnsi="Times New Roman" w:cs="Times New Roman"/>
          <w:sz w:val="24"/>
          <w:szCs w:val="24"/>
          <w:lang w:val="en-GB"/>
        </w:rPr>
        <w:t>texture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>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 xml:space="preserve"> pressure during the </w:t>
      </w:r>
      <w:r w:rsidR="00006EFD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dwell time of 60 s 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 xml:space="preserve">at 750°C was further increased to 60 MPa (HDS60x), 70 MPa (HDS70x) and </w:t>
      </w:r>
      <w:r w:rsidR="001C4182">
        <w:rPr>
          <w:rFonts w:ascii="Times New Roman" w:hAnsi="Times New Roman" w:cs="Times New Roman"/>
          <w:sz w:val="24"/>
          <w:szCs w:val="24"/>
          <w:lang w:val="en-GB"/>
        </w:rPr>
        <w:t xml:space="preserve">80 MPa 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>(HDS80x)</w:t>
      </w:r>
      <w:r w:rsidR="001C4182">
        <w:rPr>
          <w:rFonts w:ascii="Times New Roman" w:hAnsi="Times New Roman" w:cs="Times New Roman"/>
          <w:sz w:val="24"/>
          <w:szCs w:val="24"/>
          <w:lang w:val="en-GB"/>
        </w:rPr>
        <w:t>, being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 xml:space="preserve"> kept constant during the sample colling. </w:t>
      </w:r>
    </w:p>
    <w:p w14:paraId="05505ABC" w14:textId="53D9D48A" w:rsidR="00E04503" w:rsidRPr="00DF1EA6" w:rsidRDefault="0049703E" w:rsidP="00E045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By</w:t>
      </w:r>
      <w:r w:rsidRPr="00006EF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659AE">
        <w:rPr>
          <w:rFonts w:ascii="Times New Roman" w:hAnsi="Times New Roman" w:cs="Times New Roman"/>
          <w:sz w:val="24"/>
          <w:szCs w:val="24"/>
          <w:lang w:val="en-GB"/>
        </w:rPr>
        <w:t>increasing the applied pressure</w:t>
      </w:r>
      <w:r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659A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 xml:space="preserve">significant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improvement on </w:t>
      </w:r>
      <w:r w:rsidR="000659AE">
        <w:rPr>
          <w:rFonts w:ascii="Times New Roman" w:hAnsi="Times New Roman" w:cs="Times New Roman"/>
          <w:sz w:val="24"/>
          <w:szCs w:val="24"/>
          <w:lang w:val="en-GB"/>
        </w:rPr>
        <w:t xml:space="preserve">the alignment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5623AC">
        <w:rPr>
          <w:rFonts w:ascii="Times New Roman" w:hAnsi="Times New Roman" w:cs="Times New Roman"/>
          <w:sz w:val="24"/>
          <w:szCs w:val="24"/>
          <w:lang w:val="en-GB"/>
        </w:rPr>
        <w:t>obtained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however </w:t>
      </w:r>
      <w:r w:rsidR="000659AE">
        <w:rPr>
          <w:rFonts w:ascii="Times New Roman" w:hAnsi="Times New Roman" w:cs="Times New Roman"/>
          <w:sz w:val="24"/>
          <w:szCs w:val="24"/>
          <w:lang w:val="en-GB"/>
        </w:rPr>
        <w:t>enhanced the grain grow process</w:t>
      </w:r>
      <w:r w:rsidR="005623AC">
        <w:rPr>
          <w:rFonts w:ascii="Times New Roman" w:hAnsi="Times New Roman" w:cs="Times New Roman"/>
          <w:sz w:val="24"/>
          <w:szCs w:val="24"/>
          <w:lang w:val="en-GB"/>
        </w:rPr>
        <w:t xml:space="preserve"> was observed</w:t>
      </w:r>
      <w:r w:rsidR="000659A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commentRangeStart w:id="4"/>
      <w:r w:rsidR="000659AE">
        <w:rPr>
          <w:rFonts w:ascii="Times New Roman" w:hAnsi="Times New Roman" w:cs="Times New Roman"/>
          <w:sz w:val="24"/>
          <w:szCs w:val="24"/>
          <w:lang w:val="en-GB"/>
        </w:rPr>
        <w:t xml:space="preserve">(due to better heat exchange?). </w:t>
      </w:r>
      <w:commentRangeEnd w:id="4"/>
      <w:r w:rsidR="005623AC">
        <w:rPr>
          <w:rStyle w:val="CommentReference"/>
        </w:rPr>
        <w:commentReference w:id="4"/>
      </w:r>
      <w:r w:rsidR="000659AE">
        <w:rPr>
          <w:rFonts w:ascii="Times New Roman" w:hAnsi="Times New Roman" w:cs="Times New Roman"/>
          <w:sz w:val="24"/>
          <w:szCs w:val="24"/>
          <w:lang w:val="en-GB"/>
        </w:rPr>
        <w:t xml:space="preserve">Further deformation experiments were done by varying the heating rate (50 to 100 °C/min) and the dwelling temperature (see Table xx). Based on the observed </w:t>
      </w:r>
      <w:r w:rsidR="00576FC1">
        <w:rPr>
          <w:rFonts w:ascii="Times New Roman" w:hAnsi="Times New Roman" w:cs="Times New Roman"/>
          <w:sz w:val="24"/>
          <w:szCs w:val="24"/>
          <w:lang w:val="en-GB"/>
        </w:rPr>
        <w:t>microstructure (see Fig. xx)</w:t>
      </w:r>
      <w:ins w:id="5" w:author="Fernando Maccari" w:date="2023-12-03T22:32:00Z">
        <w:r w:rsidR="005623AC">
          <w:rPr>
            <w:rFonts w:ascii="Times New Roman" w:hAnsi="Times New Roman" w:cs="Times New Roman"/>
            <w:sz w:val="24"/>
            <w:szCs w:val="24"/>
            <w:lang w:val="en-GB"/>
          </w:rPr>
          <w:t>,</w:t>
        </w:r>
      </w:ins>
      <w:r w:rsidR="000659A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6FC1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006EFD">
        <w:rPr>
          <w:rFonts w:ascii="Times New Roman" w:hAnsi="Times New Roman" w:cs="Times New Roman"/>
          <w:sz w:val="24"/>
          <w:szCs w:val="24"/>
          <w:lang w:val="en-GB"/>
        </w:rPr>
        <w:t xml:space="preserve">he best </w:t>
      </w:r>
      <w:r w:rsidR="00576FC1">
        <w:rPr>
          <w:rFonts w:ascii="Times New Roman" w:hAnsi="Times New Roman" w:cs="Times New Roman"/>
          <w:sz w:val="24"/>
          <w:szCs w:val="24"/>
          <w:lang w:val="en-GB"/>
        </w:rPr>
        <w:t>results are obtained with heating rate of 75 °C/min</w:t>
      </w:r>
      <w:r w:rsidR="00576FC1" w:rsidRPr="00576FC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6FC1">
        <w:rPr>
          <w:rFonts w:ascii="Times New Roman" w:hAnsi="Times New Roman" w:cs="Times New Roman"/>
          <w:sz w:val="24"/>
          <w:szCs w:val="24"/>
          <w:lang w:val="en-GB"/>
        </w:rPr>
        <w:t xml:space="preserve">and pressure of 70 </w:t>
      </w:r>
      <w:r w:rsidR="00576FC1" w:rsidRPr="00DF1EA6">
        <w:rPr>
          <w:rFonts w:ascii="Times New Roman" w:hAnsi="Times New Roman" w:cs="Times New Roman"/>
          <w:sz w:val="24"/>
          <w:szCs w:val="24"/>
          <w:lang w:val="en-GB"/>
        </w:rPr>
        <w:t>MPa</w:t>
      </w:r>
      <w:r w:rsidR="00576FC1">
        <w:rPr>
          <w:rFonts w:ascii="Times New Roman" w:hAnsi="Times New Roman" w:cs="Times New Roman"/>
          <w:sz w:val="24"/>
          <w:szCs w:val="24"/>
          <w:lang w:val="en-GB"/>
        </w:rPr>
        <w:t xml:space="preserve"> during dw</w:t>
      </w:r>
      <w:r w:rsidR="00576FC1" w:rsidRPr="00DF1EA6">
        <w:rPr>
          <w:rFonts w:ascii="Times New Roman" w:hAnsi="Times New Roman" w:cs="Times New Roman"/>
          <w:sz w:val="24"/>
          <w:szCs w:val="24"/>
          <w:lang w:val="en-GB"/>
        </w:rPr>
        <w:t>ell</w:t>
      </w:r>
      <w:r w:rsidR="00C53F8A" w:rsidRPr="00DF1EA6">
        <w:rPr>
          <w:rFonts w:ascii="Times New Roman" w:hAnsi="Times New Roman" w:cs="Times New Roman"/>
          <w:sz w:val="24"/>
          <w:szCs w:val="24"/>
          <w:lang w:val="en-GB"/>
        </w:rPr>
        <w:t xml:space="preserve"> time of 60 s </w:t>
      </w:r>
      <w:r w:rsidR="00576FC1">
        <w:rPr>
          <w:rFonts w:ascii="Times New Roman" w:hAnsi="Times New Roman" w:cs="Times New Roman"/>
          <w:sz w:val="24"/>
          <w:szCs w:val="24"/>
          <w:lang w:val="en-GB"/>
        </w:rPr>
        <w:t>at 750°C</w:t>
      </w:r>
      <w:r w:rsidR="005623AC">
        <w:rPr>
          <w:rFonts w:ascii="Times New Roman" w:hAnsi="Times New Roman" w:cs="Times New Roman"/>
          <w:sz w:val="24"/>
          <w:szCs w:val="24"/>
          <w:lang w:val="en-GB"/>
        </w:rPr>
        <w:t>, since it resulted in a microstructure with well aligned grains with fine microstructure</w:t>
      </w:r>
      <w:r w:rsidR="00576FC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733C5DF" w14:textId="387531BE" w:rsidR="006D4D94" w:rsidRPr="00E875BA" w:rsidRDefault="006D4D94" w:rsidP="006D4D94">
      <w:pPr>
        <w:keepNext/>
        <w:spacing w:after="0" w:line="360" w:lineRule="auto"/>
        <w:contextualSpacing/>
        <w:rPr>
          <w:rFonts w:ascii="Times New Roman" w:eastAsia="Helvetica" w:hAnsi="Times New Roman" w:cs="Times New Roman"/>
          <w:sz w:val="24"/>
          <w:szCs w:val="24"/>
          <w:lang w:val="en-GB"/>
        </w:rPr>
      </w:pPr>
      <w:bookmarkStart w:id="6" w:name="_Hlk152625198"/>
      <w:bookmarkEnd w:id="3"/>
    </w:p>
    <w:p w14:paraId="5E38DF19" w14:textId="173A2CBD" w:rsidR="002B7037" w:rsidRPr="00576FC1" w:rsidRDefault="002B7037" w:rsidP="002B703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576FC1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Table 2.</w:t>
      </w:r>
      <w:r w:rsidRPr="00576FC1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FAST/SPS parameters used for hot deformation of almost dense Nd-Fe-B samples (750°C, 70 MPa, 1 min). </w:t>
      </w:r>
      <w:r w:rsidRPr="00576FC1">
        <w:rPr>
          <w:rFonts w:ascii="Times New Roman" w:hAnsi="Times New Roman" w:cs="Times New Roman"/>
          <w:bCs/>
          <w:i/>
          <w:iCs/>
          <w:sz w:val="24"/>
          <w:szCs w:val="24"/>
          <w:lang w:val="en-GB"/>
        </w:rPr>
        <w:t>Deformation and densification in relation to change of pressure, temperature, and heating rate.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172"/>
        <w:gridCol w:w="1173"/>
        <w:gridCol w:w="1172"/>
        <w:gridCol w:w="1174"/>
        <w:gridCol w:w="1169"/>
        <w:gridCol w:w="1169"/>
      </w:tblGrid>
      <w:tr w:rsidR="00576FC1" w:rsidRPr="00576FC1" w14:paraId="616FE4EA" w14:textId="77777777" w:rsidTr="00C06398"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D3B685" w14:textId="77777777" w:rsidR="002B7037" w:rsidRPr="00576FC1" w:rsidRDefault="002B7037" w:rsidP="00C0639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Sample code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0DF07F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Heating rate [K/min]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D00C5C" w14:textId="3B6848D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Max. temperature</w:t>
            </w:r>
          </w:p>
          <w:p w14:paraId="3076DF31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[°C]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5D365D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Pressure</w:t>
            </w:r>
          </w:p>
          <w:p w14:paraId="21FB6647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[MPa]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8F7920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Hold time</w:t>
            </w:r>
          </w:p>
          <w:p w14:paraId="4F269777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[s]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D9E14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Height Reduction</w:t>
            </w:r>
          </w:p>
          <w:p w14:paraId="51F623AE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[%]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C3AFD0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Relative Density</w:t>
            </w:r>
          </w:p>
          <w:p w14:paraId="703CA416" w14:textId="77777777" w:rsidR="002B7037" w:rsidRPr="00576FC1" w:rsidRDefault="002B7037" w:rsidP="00C0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[%]</w:t>
            </w:r>
          </w:p>
        </w:tc>
      </w:tr>
      <w:tr w:rsidR="00576FC1" w:rsidRPr="00576FC1" w14:paraId="2EEEDAFB" w14:textId="77777777" w:rsidTr="00C06398"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CADC7D7" w14:textId="1D4CFF61" w:rsidR="002B7037" w:rsidRPr="00576FC1" w:rsidRDefault="002B7037" w:rsidP="00C0639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HDS 501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D84CFC" w14:textId="7DEFA93B" w:rsidR="002B7037" w:rsidRPr="00576FC1" w:rsidRDefault="002B7037" w:rsidP="00C0639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20E3D21" w14:textId="7DD50652" w:rsidR="002B7037" w:rsidRPr="00576FC1" w:rsidRDefault="002B7037" w:rsidP="00C0639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4C162C" w14:textId="2DCE5F02" w:rsidR="002B7037" w:rsidRPr="00576FC1" w:rsidRDefault="002B7037" w:rsidP="00C0639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CFB6124" w14:textId="12B23E65" w:rsidR="002B7037" w:rsidRPr="00576FC1" w:rsidRDefault="00E76D40" w:rsidP="00C0639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2CA5CAC" w14:textId="453EC1F1" w:rsidR="002B7037" w:rsidRPr="00576FC1" w:rsidRDefault="00E76D40" w:rsidP="00C0639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520DF8" w14:textId="419A781B" w:rsidR="002B7037" w:rsidRPr="00576FC1" w:rsidRDefault="00E76D40" w:rsidP="00C0639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76FC1" w:rsidRPr="00576FC1" w14:paraId="2B3433AA" w14:textId="77777777" w:rsidTr="00C06398"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C539AA4" w14:textId="29181374" w:rsidR="002B7037" w:rsidRPr="00576FC1" w:rsidRDefault="002B7037" w:rsidP="002B703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HDS 601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6035AE" w14:textId="1791DAE4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BF84593" w14:textId="01AEB4E1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9211C9" w14:textId="12944112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C12FC0" w14:textId="1EDA81B7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51A986" w14:textId="748B3864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1E14C2D" w14:textId="0CF2437A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76FC1" w:rsidRPr="00576FC1" w14:paraId="700DCE06" w14:textId="77777777" w:rsidTr="00C06398"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CAEC805" w14:textId="2517F450" w:rsidR="002B7037" w:rsidRPr="00576FC1" w:rsidRDefault="002B7037" w:rsidP="002B703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HDS 701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3C1154" w14:textId="454CF4B9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3718F1F" w14:textId="255545FD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8C564D" w14:textId="45C8389D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0D7B118" w14:textId="3B3E85BB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DB1DFDA" w14:textId="70DEAE6E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E58AE2" w14:textId="149E34CD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76FC1" w:rsidRPr="00576FC1" w14:paraId="63CF334A" w14:textId="77777777" w:rsidTr="00C06398"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CA5B8C9" w14:textId="1DD064BE" w:rsidR="002B7037" w:rsidRPr="00576FC1" w:rsidRDefault="002B7037" w:rsidP="002B703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HDS 702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CAED38E" w14:textId="67153CB1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9F6D4F0" w14:textId="70B5784B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D53D9AC" w14:textId="3E59FBC4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D27733" w14:textId="715C4DFD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9339F97" w14:textId="29366CC5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C7E4950" w14:textId="3F3B8FCA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76FC1" w:rsidRPr="00576FC1" w14:paraId="009EF248" w14:textId="77777777" w:rsidTr="00C06398"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EEF84B0" w14:textId="74A7D951" w:rsidR="002B7037" w:rsidRPr="00576FC1" w:rsidRDefault="002B7037" w:rsidP="002B703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HDS 703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5C20F81" w14:textId="3586457D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0D9B136" w14:textId="3166B1A3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A704D4B" w14:textId="66C494AC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1520691" w14:textId="20A6EF03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D2DE17" w14:textId="5E68751A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E9EE409" w14:textId="07031FC7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76FC1" w:rsidRPr="00576FC1" w14:paraId="2C193DA1" w14:textId="77777777" w:rsidTr="002B7037"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C172CB" w14:textId="734FECA7" w:rsidR="002B7037" w:rsidRPr="00576FC1" w:rsidRDefault="002B7037" w:rsidP="002B703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HDS 801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5DD041" w14:textId="067A9955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E0B3265" w14:textId="5ACAF495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990BED" w14:textId="766B7D0C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06B8EFD" w14:textId="16A46F3F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9595E8B" w14:textId="787E4493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8CE426" w14:textId="195530DD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76FC1" w:rsidRPr="00576FC1" w14:paraId="28225ED0" w14:textId="77777777" w:rsidTr="00C06398"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7A0BF70" w14:textId="14695900" w:rsidR="002B7037" w:rsidRPr="00576FC1" w:rsidRDefault="002B7037" w:rsidP="002B703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HDS 802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CDCEED3" w14:textId="78FBB391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2C2E4E8" w14:textId="4507693B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725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9D43A01" w14:textId="397E923D" w:rsidR="002B7037" w:rsidRPr="00576FC1" w:rsidRDefault="002B7037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DC1E1CD" w14:textId="39413FD2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200511B" w14:textId="35BB439C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13422A8" w14:textId="03FEA293" w:rsidR="002B7037" w:rsidRPr="00576FC1" w:rsidRDefault="00E76D40" w:rsidP="002B703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FC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</w:tbl>
    <w:bookmarkEnd w:id="6"/>
    <w:p w14:paraId="5F5E0953" w14:textId="524DFA8D" w:rsidR="002B7037" w:rsidRPr="00CB0074" w:rsidRDefault="009269F2" w:rsidP="002B7037">
      <w:pPr>
        <w:spacing w:after="0"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175D6F" wp14:editId="2A18EDD9">
                <wp:simplePos x="0" y="0"/>
                <wp:positionH relativeFrom="column">
                  <wp:posOffset>-60873</wp:posOffset>
                </wp:positionH>
                <wp:positionV relativeFrom="paragraph">
                  <wp:posOffset>272064</wp:posOffset>
                </wp:positionV>
                <wp:extent cx="5718416" cy="2050568"/>
                <wp:effectExtent l="0" t="0" r="0" b="698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416" cy="2050568"/>
                          <a:chOff x="0" y="0"/>
                          <a:chExt cx="5718416" cy="2050568"/>
                        </a:xfrm>
                      </wpg:grpSpPr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948572A9-129B-4D94-9610-FD90F8E354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1" r="12839"/>
                          <a:stretch/>
                        </pic:blipFill>
                        <pic:spPr>
                          <a:xfrm rot="5400000">
                            <a:off x="1844610" y="254788"/>
                            <a:ext cx="2048510" cy="154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70840C68-7DAD-4A7F-B202-3099E88A69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89" t="30649" r="41404" b="12973"/>
                          <a:stretch/>
                        </pic:blipFill>
                        <pic:spPr>
                          <a:xfrm>
                            <a:off x="4175366" y="0"/>
                            <a:ext cx="1543050" cy="2048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DB49AA18-3E05-46ED-BC48-24B4684AE8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9983" b="89931" l="47656" r="78398">
                                        <a14:foregroundMark x1="69570" y1="73785" x2="78398" y2="42448"/>
                                        <a14:foregroundMark x1="78398" y1="42448" x2="65078" y2="24826"/>
                                        <a14:foregroundMark x1="65078" y1="24826" x2="56914" y2="27083"/>
                                        <a14:foregroundMark x1="61211" y1="34375" x2="60977" y2="34375"/>
                                        <a14:foregroundMark x1="65000" y1="32726" x2="64766" y2="33247"/>
                                      </a14:backgroundRemoval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59" r="21481"/>
                          <a:stretch/>
                        </pic:blipFill>
                        <pic:spPr>
                          <a:xfrm rot="5400000">
                            <a:off x="187960" y="219448"/>
                            <a:ext cx="1200150" cy="1576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Arrow: Right 18">
                          <a:extLst>
                            <a:ext uri="{FF2B5EF4-FFF2-40B4-BE49-F238E27FC236}">
                              <a16:creationId xmlns:a16="http://schemas.microsoft.com/office/drawing/2014/main" id="{B620BB4A-EE52-4B96-A9C6-2EA23D404AAC}"/>
                            </a:ext>
                          </a:extLst>
                        </wps:cNvPr>
                        <wps:cNvSpPr/>
                        <wps:spPr>
                          <a:xfrm>
                            <a:off x="1652884" y="747548"/>
                            <a:ext cx="292100" cy="6350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" name="Arrow: Right 19">
                          <a:extLst>
                            <a:ext uri="{FF2B5EF4-FFF2-40B4-BE49-F238E27FC236}">
                              <a16:creationId xmlns:a16="http://schemas.microsoft.com/office/drawing/2014/main" id="{1D3E028C-84B7-4B50-81FB-D5472CDB4F74}"/>
                            </a:ext>
                          </a:extLst>
                        </wps:cNvPr>
                        <wps:cNvSpPr/>
                        <wps:spPr>
                          <a:xfrm>
                            <a:off x="3765463" y="731783"/>
                            <a:ext cx="292100" cy="6350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>
            <w:pict>
              <v:group w14:anchorId="3A83B8CE" id="Group 4" o:spid="_x0000_s1026" style="position:absolute;margin-left:-4.8pt;margin-top:21.4pt;width:450.25pt;height:161.45pt;z-index:251663360" coordsize="57184,205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18445;top:2548;width:20485;height:1543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">
                  <v:imagedata r:id="rId16" o:title="" cropleft="17964f" cropright="8414f"/>
                </v:shape>
                <v:shape id="Picture 12" o:spid="_x0000_s1028" type="#_x0000_t75" style="position:absolute;left:41753;width:15431;height:2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">
                  <v:imagedata r:id="rId17" o:title="" croptop="20086f" cropbottom="8502f" cropleft="25880f" cropright="27135f"/>
                </v:shape>
                <v:shape id="Picture 14" o:spid="_x0000_s1029" type="#_x0000_t75" style="position:absolute;left:1879;top:2195;width:12001;height:1576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">
                  <v:imagedata r:id="rId18" o:title="" cropleft="29006f" cropright="14078f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8" o:spid="_x0000_s1030" type="#_x0000_t13" style="position:absolute;left:16528;top:7475;width:2921;height:6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" adj="10800" fillcolor="black [3200]" strokecolor="black [1600]" strokeweight="1pt"/>
                <v:shape id="Arrow: Right 19" o:spid="_x0000_s1031" type="#_x0000_t13" style="position:absolute;left:37654;top:7317;width:2921;height:6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" adj="10800" fillcolor="black [3200]" strokecolor="black [1600]" strokeweight="1pt"/>
              </v:group>
            </w:pict>
          </mc:Fallback>
        </mc:AlternateContent>
      </w:r>
    </w:p>
    <w:p w14:paraId="34631B87" w14:textId="79A1E152" w:rsidR="005C1E77" w:rsidRPr="005C1E77" w:rsidRDefault="009269F2" w:rsidP="005C1E77">
      <w:pPr>
        <w:rPr>
          <w:lang w:val="en-GB"/>
        </w:rPr>
      </w:pPr>
      <w:r>
        <w:rPr>
          <w:rFonts w:ascii="Arial" w:eastAsia="Helvetica" w:hAnsi="Arial" w:cs="Arial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82FFC8C" wp14:editId="76A2CFC0">
            <wp:simplePos x="0" y="0"/>
            <wp:positionH relativeFrom="margin">
              <wp:posOffset>0</wp:posOffset>
            </wp:positionH>
            <wp:positionV relativeFrom="paragraph">
              <wp:posOffset>2079297</wp:posOffset>
            </wp:positionV>
            <wp:extent cx="5760720" cy="3057526"/>
            <wp:effectExtent l="0" t="0" r="0" b="952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7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655">
        <w:rPr>
          <w:lang w:val="en-GB"/>
        </w:rPr>
        <w:br w:type="page"/>
      </w:r>
    </w:p>
    <w:p w14:paraId="1BEB89C4" w14:textId="70C1A73E" w:rsidR="00C449FD" w:rsidRPr="00C449FD" w:rsidRDefault="009269F2">
      <w:pPr>
        <w:rPr>
          <w:lang w:val="en-GB"/>
        </w:rPr>
      </w:pPr>
      <w:r>
        <w:rPr>
          <w:lang w:val="en-GB"/>
        </w:rPr>
        <w:lastRenderedPageBreak/>
        <w:t xml:space="preserve">Effect </w:t>
      </w:r>
      <w:r w:rsidR="00C449FD">
        <w:rPr>
          <w:lang w:val="en-GB"/>
        </w:rPr>
        <w:t>of not fully dense samples</w:t>
      </w:r>
    </w:p>
    <w:p w14:paraId="2BA97476" w14:textId="00DA628B" w:rsidR="007C6655" w:rsidRDefault="007C6655">
      <w:pPr>
        <w:rPr>
          <w:lang w:val="en-GB"/>
        </w:rPr>
      </w:pPr>
    </w:p>
    <w:p w14:paraId="691FEFF4" w14:textId="77777777" w:rsidR="007C6655" w:rsidRDefault="007C6655">
      <w:pPr>
        <w:rPr>
          <w:lang w:val="en-GB"/>
        </w:rPr>
      </w:pPr>
    </w:p>
    <w:p w14:paraId="442E5CFF" w14:textId="22DB0FE7" w:rsidR="007C6655" w:rsidRDefault="007C6655">
      <w:pPr>
        <w:rPr>
          <w:lang w:val="en-GB"/>
        </w:rPr>
      </w:pPr>
    </w:p>
    <w:p w14:paraId="53B7D6EF" w14:textId="25BA29BF" w:rsidR="0055682A" w:rsidRPr="006B7A2D" w:rsidRDefault="0055682A">
      <w:pPr>
        <w:rPr>
          <w:lang w:val="en-GB"/>
        </w:rPr>
      </w:pPr>
    </w:p>
    <w:sectPr w:rsidR="0055682A" w:rsidRPr="006B7A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Fernando Maccari" w:date="2023-12-03T20:23:00Z" w:initials="FM">
    <w:p w14:paraId="2BB8D887" w14:textId="5730CEDB" w:rsidR="005F4100" w:rsidRPr="00E31FED" w:rsidRDefault="005F4100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E31FED">
        <w:rPr>
          <w:lang w:val="en-GB"/>
        </w:rPr>
        <w:t>I would put some arrows:</w:t>
      </w:r>
    </w:p>
    <w:p w14:paraId="6D577FB1" w14:textId="77777777" w:rsidR="005F4100" w:rsidRPr="00E31FED" w:rsidRDefault="005F4100">
      <w:pPr>
        <w:pStyle w:val="CommentText"/>
        <w:rPr>
          <w:lang w:val="en-GB"/>
        </w:rPr>
      </w:pPr>
      <w:r w:rsidRPr="00E31FED">
        <w:rPr>
          <w:lang w:val="en-GB"/>
        </w:rPr>
        <w:t>A) show the porosity</w:t>
      </w:r>
    </w:p>
    <w:p w14:paraId="50CAA289" w14:textId="77777777" w:rsidR="005F4100" w:rsidRPr="00E31FED" w:rsidRDefault="005F4100">
      <w:pPr>
        <w:pStyle w:val="CommentText"/>
        <w:rPr>
          <w:lang w:val="en-GB"/>
        </w:rPr>
      </w:pPr>
      <w:r w:rsidRPr="00E31FED">
        <w:rPr>
          <w:lang w:val="en-GB"/>
        </w:rPr>
        <w:t>B) emphasize of the equiaxial fine grains</w:t>
      </w:r>
    </w:p>
    <w:p w14:paraId="2C073B9C" w14:textId="77777777" w:rsidR="005F4100" w:rsidRPr="00E31FED" w:rsidRDefault="005F4100" w:rsidP="00A60771">
      <w:pPr>
        <w:pStyle w:val="CommentText"/>
        <w:rPr>
          <w:lang w:val="en-GB"/>
        </w:rPr>
      </w:pPr>
      <w:r w:rsidRPr="00E31FED">
        <w:rPr>
          <w:lang w:val="en-GB"/>
        </w:rPr>
        <w:t>C) highlight the abnormal grain growth</w:t>
      </w:r>
    </w:p>
  </w:comment>
  <w:comment w:id="2" w:author="Fernando Maccari" w:date="2023-12-03T20:21:00Z" w:initials="FM">
    <w:p w14:paraId="6D182533" w14:textId="50C82811" w:rsidR="005F4100" w:rsidRPr="00E31FED" w:rsidRDefault="005F4100" w:rsidP="00407499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E31FED">
        <w:rPr>
          <w:lang w:val="en-GB"/>
        </w:rPr>
        <w:t xml:space="preserve">This part I do not agree. The Nd-rich phase is already liquid at </w:t>
      </w:r>
      <w:proofErr w:type="gramStart"/>
      <w:r w:rsidRPr="00E31FED">
        <w:rPr>
          <w:lang w:val="en-GB"/>
        </w:rPr>
        <w:t>this temperatures</w:t>
      </w:r>
      <w:proofErr w:type="gramEnd"/>
      <w:r w:rsidRPr="00E31FED">
        <w:rPr>
          <w:lang w:val="en-GB"/>
        </w:rPr>
        <w:t xml:space="preserve"> and it one of the reasons for the achieved fully dense state.</w:t>
      </w:r>
    </w:p>
  </w:comment>
  <w:comment w:id="4" w:author="Fernando Maccari" w:date="2023-12-03T22:32:00Z" w:initials="FM">
    <w:p w14:paraId="4F7E860B" w14:textId="77777777" w:rsidR="005623AC" w:rsidRDefault="005623AC" w:rsidP="00ED58DA">
      <w:pPr>
        <w:pStyle w:val="CommentText"/>
      </w:pPr>
      <w:r>
        <w:rPr>
          <w:rStyle w:val="CommentReference"/>
        </w:rPr>
        <w:annotationRef/>
      </w:r>
      <w:proofErr w:type="spellStart"/>
      <w:r>
        <w:t>Good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073B9C" w15:done="0"/>
  <w15:commentEx w15:paraId="6D182533" w15:done="0"/>
  <w15:commentEx w15:paraId="4F7E86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20847C5" w16cex:dateUtc="2023-12-03T19:23:00Z"/>
  <w16cex:commentExtensible w16cex:durableId="05383E54" w16cex:dateUtc="2023-12-03T19:21:00Z"/>
  <w16cex:commentExtensible w16cex:durableId="61EE7554" w16cex:dateUtc="2023-12-03T2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073B9C" w16cid:durableId="420847C5"/>
  <w16cid:commentId w16cid:paraId="6D182533" w16cid:durableId="05383E54"/>
  <w16cid:commentId w16cid:paraId="4F7E860B" w16cid:durableId="61EE75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ernando Maccari">
    <w15:presenceInfo w15:providerId="Windows Live" w15:userId="538c496ea1c634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82A"/>
    <w:rsid w:val="00006EFD"/>
    <w:rsid w:val="000501E4"/>
    <w:rsid w:val="000659AE"/>
    <w:rsid w:val="000F0CF6"/>
    <w:rsid w:val="001C4182"/>
    <w:rsid w:val="002B7037"/>
    <w:rsid w:val="003E57FF"/>
    <w:rsid w:val="00437560"/>
    <w:rsid w:val="00464054"/>
    <w:rsid w:val="0049055D"/>
    <w:rsid w:val="0049703E"/>
    <w:rsid w:val="005507CF"/>
    <w:rsid w:val="0055682A"/>
    <w:rsid w:val="005623AC"/>
    <w:rsid w:val="00576FC1"/>
    <w:rsid w:val="005C1E77"/>
    <w:rsid w:val="005F4100"/>
    <w:rsid w:val="00662BAD"/>
    <w:rsid w:val="006A13C2"/>
    <w:rsid w:val="006B7A2D"/>
    <w:rsid w:val="006D019D"/>
    <w:rsid w:val="006D4D94"/>
    <w:rsid w:val="006F6284"/>
    <w:rsid w:val="00720FE2"/>
    <w:rsid w:val="00764D45"/>
    <w:rsid w:val="007C3173"/>
    <w:rsid w:val="007C6655"/>
    <w:rsid w:val="00826ED5"/>
    <w:rsid w:val="009269F2"/>
    <w:rsid w:val="0095041C"/>
    <w:rsid w:val="00A61B10"/>
    <w:rsid w:val="00AE53FD"/>
    <w:rsid w:val="00B502FB"/>
    <w:rsid w:val="00B63ADA"/>
    <w:rsid w:val="00B9422C"/>
    <w:rsid w:val="00C14914"/>
    <w:rsid w:val="00C449FD"/>
    <w:rsid w:val="00C53F8A"/>
    <w:rsid w:val="00D51EE0"/>
    <w:rsid w:val="00D86821"/>
    <w:rsid w:val="00DF1EA6"/>
    <w:rsid w:val="00E04503"/>
    <w:rsid w:val="00E31FED"/>
    <w:rsid w:val="00E4600F"/>
    <w:rsid w:val="00E76D40"/>
    <w:rsid w:val="00E875BA"/>
    <w:rsid w:val="00F854CA"/>
    <w:rsid w:val="00FA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87226"/>
  <w15:chartTrackingRefBased/>
  <w15:docId w15:val="{B71FF2F1-AEE4-4602-BBCD-304F84A3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703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Revision">
    <w:name w:val="Revision"/>
    <w:hidden/>
    <w:uiPriority w:val="99"/>
    <w:semiHidden/>
    <w:rsid w:val="009504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504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04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04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04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04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microsoft.com/office/2011/relationships/commentsExtended" Target="commentsExtended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tiff"/><Relationship Id="rId5" Type="http://schemas.openxmlformats.org/officeDocument/2006/relationships/image" Target="media/image1.tiff"/><Relationship Id="rId15" Type="http://schemas.microsoft.com/office/2007/relationships/hdphoto" Target="media/hdphoto1.wdp"/><Relationship Id="rId10" Type="http://schemas.openxmlformats.org/officeDocument/2006/relationships/image" Target="media/image2.tiff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E42C2-DC9C-43BE-A551-A558949BC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783</Words>
  <Characters>4940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Radulov, Iliya Angelov</dc:creator>
  <cp:keywords/>
  <dc:description/>
  <cp:lastModifiedBy>Radulov, Iliya Angelov</cp:lastModifiedBy>
  <cp:revision>11</cp:revision>
  <dcterms:created xsi:type="dcterms:W3CDTF">2023-12-02T09:28:00Z</dcterms:created>
  <dcterms:modified xsi:type="dcterms:W3CDTF">2023-12-04T23:03:00Z</dcterms:modified>
</cp:coreProperties>
</file>